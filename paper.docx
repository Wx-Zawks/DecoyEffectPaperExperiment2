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spacing w:after="120" w:line="240" w:lineRule="auto"/>
        <w:rPr>
          <w:lang w:eastAsia="zh-CN"/>
        </w:rPr>
      </w:pPr>
      <w:r>
        <w:rPr>
          <w:rFonts w:hint="eastAsia"/>
          <w:lang w:eastAsia="zh-CN"/>
        </w:rPr>
        <w:t>Research On Incentive Mechanisms for task offloading in fog computing based on Decoy Effect</w:t>
      </w:r>
    </w:p>
    <w:p>
      <w:pPr>
        <w:pStyle w:val="32"/>
        <w:spacing w:before="80" w:after="360" w:line="240" w:lineRule="auto"/>
      </w:pPr>
      <w:r>
        <w:rPr>
          <w:rFonts w:hint="eastAsia"/>
          <w:lang w:eastAsia="zh-CN"/>
        </w:rPr>
        <w:t xml:space="preserve">Incentive mechanism based on behavioral economics considering task inducement and variable individual preference </w:t>
      </w:r>
    </w:p>
    <w:p>
      <w:pPr>
        <w:pStyle w:val="32"/>
        <w:spacing w:before="80" w:after="360" w:line="240" w:lineRule="auto"/>
        <w:rPr>
          <w:i/>
          <w:iCs/>
          <w:szCs w:val="22"/>
        </w:rPr>
      </w:pPr>
      <w:r>
        <w:t xml:space="preserve">First A. Author, Second B. Author Jr., and Third C. Author, </w:t>
      </w:r>
      <w:r>
        <w:rPr>
          <w:rStyle w:val="65"/>
          <w:rFonts w:ascii="Helvetica" w:hAnsi="Helvetica"/>
        </w:rPr>
        <w:t>Member, IEEE</w:t>
      </w:r>
    </w:p>
    <w:p>
      <w:pPr>
        <w:spacing w:line="240" w:lineRule="auto"/>
        <w:jc w:val="left"/>
        <w:rPr>
          <w:lang w:eastAsia="zh-CN"/>
        </w:rPr>
      </w:pPr>
      <w:r>
        <w:rPr>
          <w:b/>
          <w:lang w:eastAsia="zh-CN"/>
        </w:rPr>
        <w:t>Abstract</w:t>
      </w:r>
      <w:r>
        <w:rPr>
          <w:lang w:eastAsia="zh-CN"/>
        </w:rPr>
        <w:t>—</w:t>
      </w:r>
      <w:ins w:id="0" w:author="俞成琴" w:date="2022-04-13T19:25:12Z">
        <w:r>
          <w:rPr>
            <w:rFonts w:hint="eastAsia"/>
            <w:lang w:val="en-US" w:eastAsia="zh-CN"/>
          </w:rPr>
          <w:t>雾计算</w:t>
        </w:r>
      </w:ins>
      <w:ins w:id="1" w:author="俞成琴" w:date="2022-04-13T19:25:20Z">
        <w:r>
          <w:rPr>
            <w:rFonts w:hint="eastAsia"/>
            <w:lang w:val="en-US" w:eastAsia="zh-CN"/>
          </w:rPr>
          <w:t>通过</w:t>
        </w:r>
      </w:ins>
      <w:ins w:id="2" w:author="俞成琴" w:date="2022-04-13T19:25:23Z">
        <w:r>
          <w:rPr>
            <w:rFonts w:hint="eastAsia"/>
            <w:lang w:val="en-US" w:eastAsia="zh-CN"/>
          </w:rPr>
          <w:t>雾节点</w:t>
        </w:r>
      </w:ins>
      <w:ins w:id="3" w:author="俞成琴" w:date="2022-04-13T20:06:04Z">
        <w:r>
          <w:rPr>
            <w:rFonts w:hint="eastAsia"/>
            <w:lang w:val="en-US" w:eastAsia="zh-CN"/>
          </w:rPr>
          <w:t>共享</w:t>
        </w:r>
      </w:ins>
      <w:ins w:id="4" w:author="俞成琴" w:date="2022-04-13T20:06:09Z">
        <w:r>
          <w:rPr>
            <w:rFonts w:hint="eastAsia"/>
            <w:lang w:val="en-US" w:eastAsia="zh-CN"/>
          </w:rPr>
          <w:t>计算资源</w:t>
        </w:r>
      </w:ins>
      <w:ins w:id="5" w:author="俞成琴" w:date="2022-04-13T20:06:22Z">
        <w:r>
          <w:rPr>
            <w:rFonts w:hint="eastAsia"/>
            <w:lang w:val="en-US" w:eastAsia="zh-CN"/>
          </w:rPr>
          <w:t>来</w:t>
        </w:r>
      </w:ins>
      <w:ins w:id="6" w:author="俞成琴" w:date="2022-04-13T19:52:35Z">
        <w:r>
          <w:rPr>
            <w:rFonts w:hint="eastAsia"/>
            <w:lang w:val="en-US" w:eastAsia="zh-CN"/>
          </w:rPr>
          <w:t>完成</w:t>
        </w:r>
      </w:ins>
      <w:ins w:id="7" w:author="俞成琴" w:date="2022-04-13T19:52:37Z">
        <w:r>
          <w:rPr>
            <w:rFonts w:hint="eastAsia"/>
            <w:lang w:val="en-US" w:eastAsia="zh-CN"/>
          </w:rPr>
          <w:t>从</w:t>
        </w:r>
      </w:ins>
      <w:ins w:id="8" w:author="俞成琴" w:date="2022-04-13T19:52:39Z">
        <w:r>
          <w:rPr>
            <w:rFonts w:hint="eastAsia"/>
            <w:lang w:val="en-US" w:eastAsia="zh-CN"/>
          </w:rPr>
          <w:t>用户</w:t>
        </w:r>
      </w:ins>
      <w:ins w:id="9" w:author="俞成琴" w:date="2022-04-13T19:52:44Z">
        <w:r>
          <w:rPr>
            <w:rFonts w:hint="eastAsia"/>
            <w:lang w:val="en-US" w:eastAsia="zh-CN"/>
          </w:rPr>
          <w:t>终端</w:t>
        </w:r>
      </w:ins>
      <w:ins w:id="10" w:author="俞成琴" w:date="2022-04-13T19:52:48Z">
        <w:r>
          <w:rPr>
            <w:rFonts w:hint="eastAsia"/>
            <w:lang w:val="en-US" w:eastAsia="zh-CN"/>
          </w:rPr>
          <w:t>卸载</w:t>
        </w:r>
      </w:ins>
      <w:ins w:id="11" w:author="俞成琴" w:date="2022-04-13T19:52:49Z">
        <w:r>
          <w:rPr>
            <w:rFonts w:hint="eastAsia"/>
            <w:lang w:val="en-US" w:eastAsia="zh-CN"/>
          </w:rPr>
          <w:t>的</w:t>
        </w:r>
      </w:ins>
      <w:ins w:id="12" w:author="俞成琴" w:date="2022-04-13T19:52:50Z">
        <w:r>
          <w:rPr>
            <w:rFonts w:hint="eastAsia"/>
            <w:lang w:val="en-US" w:eastAsia="zh-CN"/>
          </w:rPr>
          <w:t>计算</w:t>
        </w:r>
      </w:ins>
      <w:ins w:id="13" w:author="俞成琴" w:date="2022-04-13T19:52:51Z">
        <w:r>
          <w:rPr>
            <w:rFonts w:hint="eastAsia"/>
            <w:lang w:val="en-US" w:eastAsia="zh-CN"/>
          </w:rPr>
          <w:t>任务</w:t>
        </w:r>
      </w:ins>
      <w:ins w:id="14" w:author="俞成琴" w:date="2022-04-13T19:52:53Z">
        <w:r>
          <w:rPr>
            <w:rFonts w:hint="eastAsia"/>
            <w:lang w:val="en-US" w:eastAsia="zh-CN"/>
          </w:rPr>
          <w:t>。</w:t>
        </w:r>
      </w:ins>
      <w:r>
        <w:rPr>
          <w:rFonts w:hint="eastAsia"/>
          <w:lang w:eastAsia="zh-CN"/>
        </w:rPr>
        <w:t>雾计算</w:t>
      </w:r>
      <w:r>
        <w:rPr>
          <w:rFonts w:hint="eastAsia"/>
          <w:lang w:val="en-US" w:eastAsia="zh-CN"/>
        </w:rPr>
        <w:t>卸载任务的成本是影响雾节点选择任务的重要参数，低成本低报酬的任务容易被快速完成，而高成本高报酬的任务则很难完成。因此，需要</w:t>
      </w:r>
      <w:r>
        <w:rPr>
          <w:rFonts w:hint="eastAsia"/>
          <w:lang w:eastAsia="zh-CN"/>
        </w:rPr>
        <w:t>设计</w:t>
      </w:r>
      <w:r>
        <w:rPr>
          <w:rFonts w:hint="eastAsia"/>
          <w:lang w:val="en-US" w:eastAsia="zh-CN"/>
        </w:rPr>
        <w:t>有效</w:t>
      </w:r>
      <w:r>
        <w:rPr>
          <w:rFonts w:hint="eastAsia"/>
          <w:lang w:eastAsia="zh-CN"/>
        </w:rPr>
        <w:t>的激励机制</w:t>
      </w:r>
      <w:r>
        <w:rPr>
          <w:rFonts w:hint="eastAsia"/>
          <w:lang w:val="en-US" w:eastAsia="zh-CN"/>
        </w:rPr>
        <w:t>促使雾节点积极参与高成本高报酬的卸载任务</w:t>
      </w:r>
      <w:r>
        <w:rPr>
          <w:rFonts w:hint="eastAsia"/>
          <w:lang w:eastAsia="zh-CN"/>
        </w:rPr>
        <w:t>。当前的激励机制</w:t>
      </w:r>
      <w:r>
        <w:rPr>
          <w:rFonts w:hint="eastAsia"/>
          <w:lang w:val="en-US" w:eastAsia="zh-CN"/>
        </w:rPr>
        <w:t>主要</w:t>
      </w:r>
      <w:r>
        <w:rPr>
          <w:rFonts w:hint="eastAsia"/>
          <w:lang w:eastAsia="zh-CN"/>
        </w:rPr>
        <w:t>存在如下</w:t>
      </w:r>
      <w:r>
        <w:rPr>
          <w:rFonts w:hint="eastAsia"/>
          <w:color w:val="0000FF"/>
          <w:lang w:eastAsia="zh-CN"/>
        </w:rPr>
        <w:t>两个问题</w:t>
      </w:r>
      <w:r>
        <w:rPr>
          <w:rFonts w:hint="eastAsia"/>
          <w:lang w:eastAsia="zh-CN"/>
        </w:rPr>
        <w:t>，</w:t>
      </w:r>
      <w:r>
        <w:rPr>
          <w:rFonts w:hint="eastAsia"/>
          <w:lang w:val="en-US" w:eastAsia="zh-CN"/>
        </w:rPr>
        <w:t>首先，大多数</w:t>
      </w:r>
      <w:ins w:id="15" w:author="俞成琴" w:date="2022-04-13T20:08:36Z">
        <w:r>
          <w:rPr>
            <w:rFonts w:hint="eastAsia"/>
            <w:lang w:val="en-US" w:eastAsia="zh-CN"/>
          </w:rPr>
          <w:t>激励机制</w:t>
        </w:r>
      </w:ins>
      <w:ins w:id="16" w:author="俞成琴" w:date="2022-04-13T20:08:06Z">
        <w:r>
          <w:rPr>
            <w:rFonts w:hint="eastAsia"/>
            <w:lang w:val="en-US" w:eastAsia="zh-CN"/>
          </w:rPr>
          <w:t>研究</w:t>
        </w:r>
      </w:ins>
      <w:r>
        <w:rPr>
          <w:rFonts w:hint="eastAsia"/>
          <w:lang w:val="en-US" w:eastAsia="zh-CN"/>
        </w:rPr>
        <w:t>都是</w:t>
      </w:r>
      <w:ins w:id="17" w:author="俞成琴" w:date="2022-04-13T20:08:11Z">
        <w:r>
          <w:rPr>
            <w:rFonts w:hint="eastAsia"/>
            <w:lang w:val="en-US" w:eastAsia="zh-CN"/>
          </w:rPr>
          <w:t>基于</w:t>
        </w:r>
      </w:ins>
      <w:ins w:id="18" w:author="俞成琴" w:date="2022-04-13T20:08:14Z">
        <w:r>
          <w:rPr>
            <w:rFonts w:hint="eastAsia"/>
            <w:lang w:val="en-US" w:eastAsia="zh-CN"/>
          </w:rPr>
          <w:t>传统经济学</w:t>
        </w:r>
      </w:ins>
      <w:ins w:id="19" w:author="俞成琴" w:date="2022-04-13T20:08:20Z">
        <w:r>
          <w:rPr>
            <w:rFonts w:hint="eastAsia"/>
            <w:lang w:val="en-US" w:eastAsia="zh-CN"/>
          </w:rPr>
          <w:t>理论</w:t>
        </w:r>
      </w:ins>
      <w:ins w:id="20" w:author="俞成琴" w:date="2022-04-13T20:08:22Z">
        <w:r>
          <w:rPr>
            <w:rFonts w:hint="eastAsia"/>
            <w:lang w:val="en-US" w:eastAsia="zh-CN"/>
          </w:rPr>
          <w:t>的</w:t>
        </w:r>
      </w:ins>
      <w:ins w:id="21" w:author="俞成琴" w:date="2022-04-13T20:08:24Z">
        <w:r>
          <w:rPr>
            <w:rFonts w:hint="eastAsia"/>
            <w:lang w:val="en-US" w:eastAsia="zh-CN"/>
          </w:rPr>
          <w:t>报酬</w:t>
        </w:r>
      </w:ins>
      <w:ins w:id="22" w:author="俞成琴" w:date="2022-04-13T20:08:27Z">
        <w:r>
          <w:rPr>
            <w:rFonts w:hint="eastAsia"/>
            <w:lang w:val="en-US" w:eastAsia="zh-CN"/>
          </w:rPr>
          <w:t>支付</w:t>
        </w:r>
      </w:ins>
      <w:ins w:id="23" w:author="俞成琴" w:date="2022-04-13T20:08:45Z">
        <w:r>
          <w:rPr>
            <w:rFonts w:hint="eastAsia"/>
            <w:lang w:val="en-US" w:eastAsia="zh-CN"/>
          </w:rPr>
          <w:t>方案</w:t>
        </w:r>
      </w:ins>
      <w:ins w:id="24" w:author="俞成琴" w:date="2022-04-13T20:08:47Z">
        <w:r>
          <w:rPr>
            <w:rFonts w:hint="eastAsia"/>
            <w:lang w:val="en-US" w:eastAsia="zh-CN"/>
          </w:rPr>
          <w:t>，</w:t>
        </w:r>
      </w:ins>
      <w:r>
        <w:rPr>
          <w:rFonts w:hint="eastAsia"/>
          <w:lang w:val="en-US" w:eastAsia="zh-CN"/>
        </w:rPr>
        <w:t>通过</w:t>
      </w:r>
      <w:ins w:id="25" w:author="俞成琴" w:date="2022-04-13T20:10:10Z">
        <w:r>
          <w:rPr>
            <w:rFonts w:hint="eastAsia"/>
            <w:lang w:val="en-US" w:eastAsia="zh-CN"/>
          </w:rPr>
          <w:t>增加</w:t>
        </w:r>
      </w:ins>
      <w:r>
        <w:rPr>
          <w:rFonts w:hint="eastAsia"/>
          <w:lang w:val="en-US" w:eastAsia="zh-CN"/>
        </w:rPr>
        <w:t>报酬来</w:t>
      </w:r>
      <w:ins w:id="26" w:author="俞成琴" w:date="2022-04-13T20:10:15Z">
        <w:r>
          <w:rPr>
            <w:rFonts w:hint="eastAsia"/>
            <w:lang w:val="en-US" w:eastAsia="zh-CN"/>
          </w:rPr>
          <w:t>提高</w:t>
        </w:r>
      </w:ins>
      <w:r>
        <w:rPr>
          <w:rFonts w:hint="eastAsia"/>
          <w:lang w:val="en-US" w:eastAsia="zh-CN"/>
        </w:rPr>
        <w:t>参与者对高成本任务的选择概率，</w:t>
      </w:r>
      <w:ins w:id="27" w:author="俞成琴" w:date="2022-04-13T20:10:22Z">
        <w:r>
          <w:rPr>
            <w:rFonts w:hint="eastAsia"/>
            <w:lang w:val="en-US" w:eastAsia="zh-CN"/>
          </w:rPr>
          <w:t>则</w:t>
        </w:r>
      </w:ins>
      <w:ins w:id="28" w:author="俞成琴" w:date="2022-04-13T20:10:27Z">
        <w:r>
          <w:rPr>
            <w:rFonts w:hint="eastAsia"/>
            <w:lang w:val="en-US" w:eastAsia="zh-CN"/>
          </w:rPr>
          <w:t>必然</w:t>
        </w:r>
      </w:ins>
      <w:ins w:id="29" w:author="俞成琴" w:date="2022-04-13T20:10:30Z">
        <w:r>
          <w:rPr>
            <w:rFonts w:hint="eastAsia"/>
            <w:lang w:val="en-US" w:eastAsia="zh-CN"/>
          </w:rPr>
          <w:t>导致</w:t>
        </w:r>
      </w:ins>
      <w:ins w:id="30" w:author="俞成琴" w:date="2022-04-13T20:10:33Z">
        <w:r>
          <w:rPr>
            <w:rFonts w:hint="eastAsia"/>
            <w:color w:val="0000FF"/>
            <w:lang w:val="en-US" w:eastAsia="zh-CN"/>
          </w:rPr>
          <w:t>平台</w:t>
        </w:r>
      </w:ins>
      <w:ins w:id="31" w:author="俞成琴" w:date="2022-04-13T20:10:35Z">
        <w:r>
          <w:rPr>
            <w:rFonts w:hint="eastAsia"/>
            <w:color w:val="0000FF"/>
            <w:lang w:val="en-US" w:eastAsia="zh-CN"/>
          </w:rPr>
          <w:t>成本</w:t>
        </w:r>
      </w:ins>
      <w:ins w:id="32" w:author="俞成琴" w:date="2022-04-13T20:10:37Z">
        <w:r>
          <w:rPr>
            <w:rFonts w:hint="eastAsia"/>
            <w:color w:val="0000FF"/>
            <w:lang w:val="en-US" w:eastAsia="zh-CN"/>
          </w:rPr>
          <w:t>增加</w:t>
        </w:r>
      </w:ins>
      <w:r>
        <w:rPr>
          <w:rFonts w:hint="eastAsia"/>
          <w:lang w:eastAsia="zh-CN"/>
        </w:rPr>
        <w:t>。</w:t>
      </w:r>
      <w:r>
        <w:rPr>
          <w:rFonts w:hint="eastAsia"/>
          <w:lang w:val="en-US" w:eastAsia="zh-CN"/>
        </w:rPr>
        <w:t>其次，大多数激励机制假设</w:t>
      </w:r>
      <w:r>
        <w:rPr>
          <w:rFonts w:hint="eastAsia"/>
          <w:lang w:eastAsia="zh-CN"/>
        </w:rPr>
        <w:t>雾节点</w:t>
      </w:r>
      <w:ins w:id="33" w:author="俞成琴" w:date="2022-04-13T20:19:33Z">
        <w:r>
          <w:rPr>
            <w:rFonts w:hint="eastAsia"/>
            <w:lang w:val="en-US" w:eastAsia="zh-CN"/>
          </w:rPr>
          <w:t>的</w:t>
        </w:r>
      </w:ins>
      <w:ins w:id="34" w:author="俞成琴" w:date="2022-04-13T20:19:36Z">
        <w:r>
          <w:rPr>
            <w:rFonts w:hint="eastAsia"/>
            <w:color w:val="0000FF"/>
            <w:lang w:val="en-US" w:eastAsia="zh-CN"/>
          </w:rPr>
          <w:t>决策</w:t>
        </w:r>
      </w:ins>
      <w:r>
        <w:rPr>
          <w:rFonts w:hint="eastAsia"/>
          <w:color w:val="0000FF"/>
          <w:lang w:val="en-US" w:eastAsia="zh-CN"/>
        </w:rPr>
        <w:t>偏好相同</w:t>
      </w:r>
      <w:r>
        <w:rPr>
          <w:rFonts w:hint="eastAsia"/>
          <w:lang w:val="en-US" w:eastAsia="zh-CN"/>
        </w:rPr>
        <w:t>且恒定，</w:t>
      </w:r>
      <w:ins w:id="35" w:author="俞成琴" w:date="2022-04-13T20:36:38Z">
        <w:r>
          <w:rPr>
            <w:rFonts w:hint="eastAsia"/>
            <w:lang w:val="en-US" w:eastAsia="zh-CN"/>
          </w:rPr>
          <w:t>即</w:t>
        </w:r>
      </w:ins>
      <w:ins w:id="36" w:author="俞成琴" w:date="2022-04-13T20:36:47Z">
        <w:r>
          <w:rPr>
            <w:rFonts w:hint="eastAsia"/>
            <w:lang w:val="en-US" w:eastAsia="zh-CN"/>
          </w:rPr>
          <w:t>与</w:t>
        </w:r>
      </w:ins>
      <w:ins w:id="37" w:author="俞成琴" w:date="2022-04-13T20:20:28Z">
        <w:r>
          <w:rPr>
            <w:rFonts w:hint="eastAsia"/>
            <w:lang w:val="en-US" w:eastAsia="zh-CN"/>
          </w:rPr>
          <w:t>本身</w:t>
        </w:r>
      </w:ins>
      <w:ins w:id="38" w:author="俞成琴" w:date="2022-04-13T20:20:30Z">
        <w:r>
          <w:rPr>
            <w:rFonts w:hint="eastAsia"/>
            <w:lang w:val="en-US" w:eastAsia="zh-CN"/>
          </w:rPr>
          <w:t>性能</w:t>
        </w:r>
      </w:ins>
      <w:ins w:id="39" w:author="俞成琴" w:date="2022-04-13T20:36:54Z">
        <w:r>
          <w:rPr>
            <w:rFonts w:hint="eastAsia"/>
            <w:lang w:val="en-US" w:eastAsia="zh-CN"/>
          </w:rPr>
          <w:t>无关</w:t>
        </w:r>
      </w:ins>
      <w:ins w:id="40" w:author="俞成琴" w:date="2022-04-13T20:20:33Z">
        <w:r>
          <w:rPr>
            <w:rFonts w:hint="eastAsia"/>
            <w:lang w:val="en-US" w:eastAsia="zh-CN"/>
          </w:rPr>
          <w:t>，</w:t>
        </w:r>
      </w:ins>
      <w:ins w:id="41" w:author="俞成琴" w:date="2022-04-13T20:20:35Z">
        <w:r>
          <w:rPr>
            <w:rFonts w:hint="eastAsia"/>
            <w:lang w:val="en-US" w:eastAsia="zh-CN"/>
          </w:rPr>
          <w:t>也</w:t>
        </w:r>
      </w:ins>
      <w:r>
        <w:rPr>
          <w:rFonts w:hint="eastAsia"/>
          <w:lang w:val="en-US" w:eastAsia="zh-CN"/>
        </w:rPr>
        <w:t>不会随着任务集的改变而改变。</w:t>
      </w:r>
      <w:r>
        <w:rPr>
          <w:rFonts w:hint="eastAsia"/>
          <w:lang w:eastAsia="zh-CN"/>
        </w:rPr>
        <w:t>行为经济学的诱饵效应</w:t>
      </w:r>
      <w:r>
        <w:rPr>
          <w:rFonts w:hint="eastAsia"/>
          <w:lang w:val="en-US" w:eastAsia="zh-CN"/>
        </w:rPr>
        <w:t>表明，</w:t>
      </w:r>
      <w:ins w:id="42" w:author="俞成琴" w:date="2022-04-13T20:21:45Z">
        <w:r>
          <w:rPr>
            <w:rFonts w:hint="eastAsia"/>
            <w:lang w:val="en-US" w:eastAsia="zh-CN"/>
          </w:rPr>
          <w:t>参与者</w:t>
        </w:r>
      </w:ins>
      <w:ins w:id="43" w:author="俞成琴" w:date="2022-04-13T20:39:00Z">
        <w:r>
          <w:rPr>
            <w:rFonts w:hint="eastAsia"/>
            <w:lang w:val="en-US" w:eastAsia="zh-CN"/>
          </w:rPr>
          <w:t>会</w:t>
        </w:r>
      </w:ins>
      <w:ins w:id="44" w:author="俞成琴" w:date="2022-04-13T20:40:24Z">
        <w:r>
          <w:rPr>
            <w:rFonts w:hint="eastAsia"/>
            <w:lang w:val="en-US" w:eastAsia="zh-CN"/>
          </w:rPr>
          <w:t>选取</w:t>
        </w:r>
      </w:ins>
      <w:ins w:id="45" w:author="俞成琴" w:date="2022-04-13T20:39:09Z">
        <w:r>
          <w:rPr>
            <w:rFonts w:hint="eastAsia"/>
            <w:lang w:val="en-US" w:eastAsia="zh-CN"/>
          </w:rPr>
          <w:t>一</w:t>
        </w:r>
      </w:ins>
      <w:ins w:id="46" w:author="俞成琴" w:date="2022-04-13T20:40:47Z">
        <w:r>
          <w:rPr>
            <w:rFonts w:hint="eastAsia"/>
            <w:lang w:val="en-US" w:eastAsia="zh-CN"/>
          </w:rPr>
          <w:t>个</w:t>
        </w:r>
      </w:ins>
      <w:ins w:id="47" w:author="俞成琴" w:date="2022-04-13T20:40:28Z">
        <w:r>
          <w:rPr>
            <w:rFonts w:hint="eastAsia"/>
            <w:lang w:val="en-US" w:eastAsia="zh-CN"/>
          </w:rPr>
          <w:t>参照</w:t>
        </w:r>
      </w:ins>
      <w:ins w:id="48" w:author="俞成琴" w:date="2022-04-13T20:40:50Z">
        <w:r>
          <w:rPr>
            <w:rFonts w:hint="eastAsia"/>
            <w:lang w:val="en-US" w:eastAsia="zh-CN"/>
          </w:rPr>
          <w:t>标准</w:t>
        </w:r>
      </w:ins>
      <w:ins w:id="49" w:author="俞成琴" w:date="2022-04-13T20:39:12Z">
        <w:r>
          <w:rPr>
            <w:rFonts w:hint="eastAsia"/>
            <w:lang w:val="en-US" w:eastAsia="zh-CN"/>
          </w:rPr>
          <w:t>作为</w:t>
        </w:r>
      </w:ins>
      <w:ins w:id="50" w:author="俞成琴" w:date="2022-04-13T20:41:51Z">
        <w:r>
          <w:rPr>
            <w:rFonts w:hint="eastAsia"/>
            <w:lang w:val="en-US" w:eastAsia="zh-CN"/>
          </w:rPr>
          <w:t>参考</w:t>
        </w:r>
      </w:ins>
      <w:ins w:id="51" w:author="俞成琴" w:date="2022-04-13T20:41:00Z">
        <w:r>
          <w:rPr>
            <w:rFonts w:hint="eastAsia"/>
            <w:lang w:val="en-US" w:eastAsia="zh-CN"/>
          </w:rPr>
          <w:t>依据</w:t>
        </w:r>
      </w:ins>
      <w:ins w:id="52" w:author="俞成琴" w:date="2022-04-13T20:41:01Z">
        <w:r>
          <w:rPr>
            <w:rFonts w:hint="eastAsia"/>
            <w:lang w:val="en-US" w:eastAsia="zh-CN"/>
          </w:rPr>
          <w:t>，</w:t>
        </w:r>
      </w:ins>
      <w:ins w:id="53" w:author="俞成琴" w:date="2022-04-13T20:41:56Z">
        <w:r>
          <w:rPr>
            <w:rFonts w:hint="eastAsia"/>
            <w:lang w:val="en-US" w:eastAsia="zh-CN"/>
          </w:rPr>
          <w:t>并</w:t>
        </w:r>
      </w:ins>
      <w:ins w:id="54" w:author="俞成琴" w:date="2022-04-13T20:41:57Z">
        <w:r>
          <w:rPr>
            <w:rFonts w:hint="eastAsia"/>
            <w:lang w:val="en-US" w:eastAsia="zh-CN"/>
          </w:rPr>
          <w:t>根据</w:t>
        </w:r>
      </w:ins>
      <w:ins w:id="55" w:author="俞成琴" w:date="2022-04-13T20:42:01Z">
        <w:r>
          <w:rPr>
            <w:rFonts w:hint="eastAsia"/>
            <w:lang w:val="en-US" w:eastAsia="zh-CN"/>
          </w:rPr>
          <w:t>与</w:t>
        </w:r>
      </w:ins>
      <w:ins w:id="56" w:author="俞成琴" w:date="2022-04-13T20:42:06Z">
        <w:r>
          <w:rPr>
            <w:rFonts w:hint="eastAsia"/>
            <w:lang w:val="en-US" w:eastAsia="zh-CN"/>
          </w:rPr>
          <w:t>参照点的</w:t>
        </w:r>
      </w:ins>
      <w:ins w:id="57" w:author="俞成琴" w:date="2022-04-13T20:42:13Z">
        <w:r>
          <w:rPr>
            <w:rFonts w:hint="eastAsia"/>
            <w:lang w:val="en-US" w:eastAsia="zh-CN"/>
          </w:rPr>
          <w:t>相对</w:t>
        </w:r>
      </w:ins>
      <w:ins w:id="58" w:author="俞成琴" w:date="2022-04-13T20:42:27Z">
        <w:r>
          <w:rPr>
            <w:rFonts w:hint="eastAsia"/>
            <w:lang w:val="en-US" w:eastAsia="zh-CN"/>
          </w:rPr>
          <w:t>差异</w:t>
        </w:r>
      </w:ins>
      <w:ins w:id="59" w:author="俞成琴" w:date="2022-04-13T20:42:30Z">
        <w:r>
          <w:rPr>
            <w:rFonts w:hint="eastAsia"/>
            <w:lang w:val="en-US" w:eastAsia="zh-CN"/>
          </w:rPr>
          <w:t>而非</w:t>
        </w:r>
      </w:ins>
      <w:ins w:id="60" w:author="俞成琴" w:date="2022-04-13T20:42:34Z">
        <w:r>
          <w:rPr>
            <w:rFonts w:hint="eastAsia"/>
            <w:lang w:val="en-US" w:eastAsia="zh-CN"/>
          </w:rPr>
          <w:t>绝对</w:t>
        </w:r>
      </w:ins>
      <w:ins w:id="61" w:author="俞成琴" w:date="2022-04-13T20:42:36Z">
        <w:r>
          <w:rPr>
            <w:rFonts w:hint="eastAsia"/>
            <w:lang w:val="en-US" w:eastAsia="zh-CN"/>
          </w:rPr>
          <w:t>差异</w:t>
        </w:r>
      </w:ins>
      <w:ins w:id="62" w:author="俞成琴" w:date="2022-04-13T20:42:57Z">
        <w:r>
          <w:rPr>
            <w:rFonts w:hint="eastAsia"/>
            <w:lang w:val="en-US" w:eastAsia="zh-CN"/>
          </w:rPr>
          <w:t>做出</w:t>
        </w:r>
      </w:ins>
      <w:ins w:id="63" w:author="俞成琴" w:date="2022-04-13T20:42:52Z">
        <w:r>
          <w:rPr>
            <w:rFonts w:hint="eastAsia"/>
            <w:lang w:val="en-US" w:eastAsia="zh-CN"/>
          </w:rPr>
          <w:t>决策</w:t>
        </w:r>
      </w:ins>
      <w:r>
        <w:rPr>
          <w:rFonts w:hint="eastAsia"/>
          <w:lang w:val="en-US" w:eastAsia="zh-CN"/>
        </w:rPr>
        <w:t>，而且</w:t>
      </w:r>
      <w:ins w:id="64" w:author="俞成琴" w:date="2022-04-13T20:43:40Z">
        <w:r>
          <w:rPr>
            <w:rFonts w:hint="eastAsia"/>
            <w:lang w:val="en-US" w:eastAsia="zh-CN"/>
          </w:rPr>
          <w:t>参与者</w:t>
        </w:r>
      </w:ins>
      <w:ins w:id="65" w:author="俞成琴" w:date="2022-04-13T20:43:41Z">
        <w:r>
          <w:rPr>
            <w:rFonts w:hint="eastAsia"/>
            <w:lang w:val="en-US" w:eastAsia="zh-CN"/>
          </w:rPr>
          <w:t>的</w:t>
        </w:r>
      </w:ins>
      <w:r>
        <w:rPr>
          <w:rFonts w:hint="eastAsia"/>
          <w:lang w:val="en-US" w:eastAsia="zh-CN"/>
        </w:rPr>
        <w:t>偏好会随着</w:t>
      </w:r>
      <w:ins w:id="66" w:author="俞成琴" w:date="2022-04-13T20:46:35Z">
        <w:r>
          <w:rPr>
            <w:rFonts w:hint="eastAsia"/>
            <w:lang w:val="en-US" w:eastAsia="zh-CN"/>
          </w:rPr>
          <w:t>选择</w:t>
        </w:r>
      </w:ins>
      <w:ins w:id="67" w:author="俞成琴" w:date="2022-04-13T20:46:36Z">
        <w:r>
          <w:rPr>
            <w:rFonts w:hint="eastAsia"/>
            <w:lang w:val="en-US" w:eastAsia="zh-CN"/>
          </w:rPr>
          <w:t>集合</w:t>
        </w:r>
      </w:ins>
      <w:r>
        <w:rPr>
          <w:rFonts w:hint="eastAsia"/>
          <w:lang w:val="en-US" w:eastAsia="zh-CN"/>
        </w:rPr>
        <w:t>的变化而变化。因此，我们</w:t>
      </w:r>
      <w:r>
        <w:rPr>
          <w:rFonts w:hint="eastAsia"/>
          <w:lang w:eastAsia="zh-CN"/>
        </w:rPr>
        <w:t>提出了</w:t>
      </w:r>
      <w:r>
        <w:rPr>
          <w:rFonts w:hint="eastAsia"/>
          <w:lang w:val="en-US" w:eastAsia="zh-CN"/>
        </w:rPr>
        <w:t>一种</w:t>
      </w:r>
      <w:r>
        <w:rPr>
          <w:rFonts w:hint="eastAsia"/>
          <w:lang w:eastAsia="zh-CN"/>
        </w:rPr>
        <w:t>基于</w:t>
      </w:r>
      <w:r>
        <w:rPr>
          <w:rFonts w:hint="eastAsia"/>
          <w:color w:val="0000FF"/>
          <w:lang w:eastAsia="zh-CN"/>
        </w:rPr>
        <w:t>诱饵效应</w:t>
      </w:r>
      <w:r>
        <w:rPr>
          <w:rFonts w:hint="eastAsia"/>
          <w:lang w:eastAsia="zh-CN"/>
        </w:rPr>
        <w:t>的</w:t>
      </w:r>
      <w:r>
        <w:rPr>
          <w:rFonts w:hint="eastAsia"/>
          <w:color w:val="0000FF"/>
          <w:lang w:eastAsia="zh-CN"/>
        </w:rPr>
        <w:t>激励机制</w:t>
      </w:r>
      <w:r>
        <w:rPr>
          <w:rFonts w:hint="eastAsia"/>
          <w:lang w:eastAsia="zh-CN"/>
        </w:rPr>
        <w:t>，</w:t>
      </w:r>
      <w:r>
        <w:rPr>
          <w:rFonts w:hint="eastAsia"/>
          <w:lang w:val="en-US" w:eastAsia="zh-CN"/>
        </w:rPr>
        <w:t>基于参照依赖理论，</w:t>
      </w:r>
      <w:r>
        <w:rPr>
          <w:rFonts w:hint="eastAsia"/>
          <w:lang w:eastAsia="zh-CN"/>
        </w:rPr>
        <w:t>设计了</w:t>
      </w:r>
      <w:r>
        <w:rPr>
          <w:rFonts w:hint="eastAsia"/>
          <w:color w:val="0000FF"/>
          <w:lang w:eastAsia="zh-CN"/>
        </w:rPr>
        <w:t>任务发布</w:t>
      </w:r>
      <w:r>
        <w:rPr>
          <w:rFonts w:hint="eastAsia"/>
          <w:color w:val="0000FF"/>
          <w:lang w:val="en-US" w:eastAsia="zh-CN"/>
        </w:rPr>
        <w:t>算法DIM</w:t>
      </w:r>
      <w:r>
        <w:rPr>
          <w:rFonts w:hint="eastAsia"/>
          <w:lang w:val="en-US" w:eastAsia="zh-CN"/>
        </w:rPr>
        <w:t>（</w:t>
      </w:r>
      <w:r>
        <w:rPr>
          <w:rFonts w:hint="eastAsia"/>
          <w:lang w:eastAsia="zh-CN"/>
        </w:rPr>
        <w:t>Decoy Incentive Mechanism</w:t>
      </w:r>
      <w:r>
        <w:rPr>
          <w:rFonts w:hint="eastAsia"/>
          <w:lang w:val="en-US" w:eastAsia="zh-CN"/>
        </w:rPr>
        <w:t>），通过</w:t>
      </w:r>
      <w:r>
        <w:rPr>
          <w:rFonts w:hint="eastAsia"/>
          <w:lang w:eastAsia="zh-CN"/>
        </w:rPr>
        <w:t>设置诱饵任务</w:t>
      </w:r>
      <w:r>
        <w:rPr>
          <w:rFonts w:hint="eastAsia"/>
          <w:lang w:val="en-US" w:eastAsia="zh-CN"/>
        </w:rPr>
        <w:t>改变雾节点的参照点</w:t>
      </w:r>
      <w:r>
        <w:rPr>
          <w:rFonts w:hint="eastAsia"/>
          <w:lang w:eastAsia="zh-CN"/>
        </w:rPr>
        <w:t>，激励雾节点选择目标任务。</w:t>
      </w:r>
      <w:r>
        <w:rPr>
          <w:rFonts w:hint="eastAsia"/>
          <w:lang w:val="en-US" w:eastAsia="zh-CN"/>
        </w:rPr>
        <w:t>基于偏好理论，</w:t>
      </w:r>
      <w:r>
        <w:rPr>
          <w:rFonts w:hint="eastAsia"/>
          <w:lang w:eastAsia="zh-CN"/>
        </w:rPr>
        <w:t>设计</w:t>
      </w:r>
      <w:r>
        <w:rPr>
          <w:rFonts w:hint="eastAsia"/>
          <w:lang w:val="en-US" w:eastAsia="zh-CN"/>
        </w:rPr>
        <w:t>了</w:t>
      </w:r>
      <w:r>
        <w:rPr>
          <w:rFonts w:hint="eastAsia"/>
          <w:color w:val="0000FF"/>
          <w:lang w:eastAsia="zh-CN"/>
        </w:rPr>
        <w:t>任务推送机制PRM</w:t>
      </w:r>
      <w:r>
        <w:rPr>
          <w:rFonts w:hint="eastAsia"/>
          <w:lang w:eastAsia="zh-CN"/>
        </w:rPr>
        <w:t>（ Preference Reverse for pushing tasks Mechanism）</w:t>
      </w:r>
      <w:ins w:id="68" w:author="俞成琴" w:date="2022-04-13T20:49:26Z">
        <w:r>
          <w:rPr>
            <w:rFonts w:hint="eastAsia"/>
            <w:lang w:eastAsia="zh-CN"/>
          </w:rPr>
          <w:t>，</w:t>
        </w:r>
      </w:ins>
      <w:ins w:id="69" w:author="俞成琴" w:date="2022-04-13T20:49:31Z">
        <w:r>
          <w:rPr>
            <w:rFonts w:hint="eastAsia"/>
            <w:lang w:val="en-US" w:eastAsia="zh-CN"/>
          </w:rPr>
          <w:t>通过</w:t>
        </w:r>
      </w:ins>
      <w:ins w:id="70" w:author="俞成琴" w:date="2022-04-13T20:49:42Z">
        <w:r>
          <w:rPr>
            <w:rFonts w:hint="eastAsia"/>
            <w:lang w:val="en-US" w:eastAsia="zh-CN"/>
          </w:rPr>
          <w:t>给</w:t>
        </w:r>
      </w:ins>
      <w:ins w:id="71" w:author="俞成琴" w:date="2022-04-13T20:49:45Z">
        <w:r>
          <w:rPr>
            <w:rFonts w:hint="eastAsia"/>
            <w:lang w:val="en-US" w:eastAsia="zh-CN"/>
          </w:rPr>
          <w:t>不同</w:t>
        </w:r>
      </w:ins>
      <w:ins w:id="72" w:author="俞成琴" w:date="2022-04-13T20:49:50Z">
        <w:r>
          <w:rPr>
            <w:rFonts w:hint="eastAsia"/>
            <w:lang w:val="en-US" w:eastAsia="zh-CN"/>
          </w:rPr>
          <w:t>偏好</w:t>
        </w:r>
      </w:ins>
      <w:ins w:id="73" w:author="俞成琴" w:date="2022-04-13T20:49:53Z">
        <w:r>
          <w:rPr>
            <w:rFonts w:hint="eastAsia"/>
            <w:lang w:val="en-US" w:eastAsia="zh-CN"/>
          </w:rPr>
          <w:t>类型</w:t>
        </w:r>
      </w:ins>
      <w:ins w:id="74" w:author="俞成琴" w:date="2022-04-13T20:49:56Z">
        <w:r>
          <w:rPr>
            <w:rFonts w:hint="eastAsia"/>
            <w:lang w:val="en-US" w:eastAsia="zh-CN"/>
          </w:rPr>
          <w:t>的</w:t>
        </w:r>
      </w:ins>
      <w:ins w:id="75" w:author="俞成琴" w:date="2022-04-13T20:49:58Z">
        <w:r>
          <w:rPr>
            <w:rFonts w:hint="eastAsia"/>
            <w:lang w:val="en-US" w:eastAsia="zh-CN"/>
          </w:rPr>
          <w:t>雾节点</w:t>
        </w:r>
      </w:ins>
      <w:ins w:id="76" w:author="俞成琴" w:date="2022-04-13T20:50:01Z">
        <w:r>
          <w:rPr>
            <w:rFonts w:hint="eastAsia"/>
            <w:lang w:val="en-US" w:eastAsia="zh-CN"/>
          </w:rPr>
          <w:t>推送</w:t>
        </w:r>
      </w:ins>
      <w:ins w:id="77" w:author="俞成琴" w:date="2022-04-13T20:50:02Z">
        <w:r>
          <w:rPr>
            <w:rFonts w:hint="eastAsia"/>
            <w:lang w:val="en-US" w:eastAsia="zh-CN"/>
          </w:rPr>
          <w:t>不同</w:t>
        </w:r>
      </w:ins>
      <w:ins w:id="78" w:author="俞成琴" w:date="2022-04-13T20:50:04Z">
        <w:r>
          <w:rPr>
            <w:rFonts w:hint="eastAsia"/>
            <w:lang w:val="en-US" w:eastAsia="zh-CN"/>
          </w:rPr>
          <w:t>类型的</w:t>
        </w:r>
      </w:ins>
      <w:ins w:id="79" w:author="俞成琴" w:date="2022-04-13T20:50:06Z">
        <w:r>
          <w:rPr>
            <w:rFonts w:hint="eastAsia"/>
            <w:lang w:val="en-US" w:eastAsia="zh-CN"/>
          </w:rPr>
          <w:t>任务</w:t>
        </w:r>
      </w:ins>
      <w:ins w:id="80" w:author="俞成琴" w:date="2022-04-13T20:50:07Z">
        <w:r>
          <w:rPr>
            <w:rFonts w:hint="eastAsia"/>
            <w:lang w:val="en-US" w:eastAsia="zh-CN"/>
          </w:rPr>
          <w:t>，</w:t>
        </w:r>
      </w:ins>
      <w:r>
        <w:rPr>
          <w:rFonts w:hint="eastAsia"/>
          <w:lang w:val="en-US" w:eastAsia="zh-CN"/>
        </w:rPr>
        <w:t>提高整体的任务卸载率</w:t>
      </w:r>
      <w:r>
        <w:rPr>
          <w:rFonts w:hint="eastAsia"/>
          <w:lang w:eastAsia="zh-CN"/>
        </w:rPr>
        <w:t>。仿真结果表明，提出</w:t>
      </w:r>
      <w:r>
        <w:rPr>
          <w:rFonts w:hint="eastAsia"/>
          <w:lang w:val="en-US" w:eastAsia="zh-CN"/>
        </w:rPr>
        <w:t>的</w:t>
      </w:r>
      <w:r>
        <w:rPr>
          <w:rFonts w:hint="eastAsia"/>
          <w:lang w:eastAsia="zh-CN"/>
        </w:rPr>
        <w:t>机制</w:t>
      </w:r>
      <w:ins w:id="81" w:author="俞成琴" w:date="2022-04-13T20:50:33Z">
        <w:r>
          <w:rPr>
            <w:rFonts w:hint="eastAsia"/>
            <w:lang w:val="en-US" w:eastAsia="zh-CN"/>
          </w:rPr>
          <w:t>可以</w:t>
        </w:r>
      </w:ins>
      <w:ins w:id="82" w:author="俞成琴" w:date="2022-04-13T20:51:44Z">
        <w:r>
          <w:rPr>
            <w:rFonts w:hint="eastAsia"/>
            <w:lang w:val="en-US" w:eastAsia="zh-CN"/>
          </w:rPr>
          <w:t>在</w:t>
        </w:r>
      </w:ins>
      <w:ins w:id="83" w:author="俞成琴" w:date="2022-04-13T20:51:46Z">
        <w:r>
          <w:rPr>
            <w:rFonts w:hint="eastAsia"/>
            <w:lang w:val="en-US" w:eastAsia="zh-CN"/>
          </w:rPr>
          <w:t>不增加</w:t>
        </w:r>
      </w:ins>
      <w:ins w:id="84" w:author="俞成琴" w:date="2022-04-13T20:51:52Z">
        <w:r>
          <w:rPr>
            <w:rFonts w:hint="eastAsia"/>
            <w:lang w:val="en-US" w:eastAsia="zh-CN"/>
          </w:rPr>
          <w:t>平台</w:t>
        </w:r>
      </w:ins>
      <w:ins w:id="85" w:author="俞成琴" w:date="2022-04-13T20:51:54Z">
        <w:r>
          <w:rPr>
            <w:rFonts w:hint="eastAsia"/>
            <w:lang w:val="en-US" w:eastAsia="zh-CN"/>
          </w:rPr>
          <w:t>成本</w:t>
        </w:r>
      </w:ins>
      <w:ins w:id="86" w:author="俞成琴" w:date="2022-04-13T20:51:55Z">
        <w:r>
          <w:rPr>
            <w:rFonts w:hint="eastAsia"/>
            <w:lang w:val="en-US" w:eastAsia="zh-CN"/>
          </w:rPr>
          <w:t>的</w:t>
        </w:r>
      </w:ins>
      <w:ins w:id="87" w:author="俞成琴" w:date="2022-04-13T20:51:57Z">
        <w:r>
          <w:rPr>
            <w:rFonts w:hint="eastAsia"/>
            <w:lang w:val="en-US" w:eastAsia="zh-CN"/>
          </w:rPr>
          <w:t>前提</w:t>
        </w:r>
      </w:ins>
      <w:ins w:id="88" w:author="俞成琴" w:date="2022-04-13T20:51:58Z">
        <w:r>
          <w:rPr>
            <w:rFonts w:hint="eastAsia"/>
            <w:lang w:val="en-US" w:eastAsia="zh-CN"/>
          </w:rPr>
          <w:t>下</w:t>
        </w:r>
      </w:ins>
      <w:ins w:id="89" w:author="俞成琴" w:date="2022-04-13T20:50:36Z">
        <w:r>
          <w:rPr>
            <w:rFonts w:hint="eastAsia"/>
            <w:lang w:val="en-US" w:eastAsia="zh-CN"/>
          </w:rPr>
          <w:t>有效</w:t>
        </w:r>
      </w:ins>
      <w:ins w:id="90" w:author="俞成琴" w:date="2022-04-13T20:50:41Z">
        <w:r>
          <w:rPr>
            <w:rFonts w:hint="eastAsia"/>
            <w:lang w:val="en-US" w:eastAsia="zh-CN"/>
          </w:rPr>
          <w:t>激励</w:t>
        </w:r>
      </w:ins>
      <w:ins w:id="91" w:author="俞成琴" w:date="2022-04-13T20:50:45Z">
        <w:r>
          <w:rPr>
            <w:rFonts w:hint="eastAsia"/>
            <w:lang w:val="en-US" w:eastAsia="zh-CN"/>
          </w:rPr>
          <w:t>参与者</w:t>
        </w:r>
      </w:ins>
      <w:ins w:id="92" w:author="俞成琴" w:date="2022-04-13T20:50:51Z">
        <w:r>
          <w:rPr>
            <w:rFonts w:hint="eastAsia"/>
            <w:lang w:val="en-US" w:eastAsia="zh-CN"/>
          </w:rPr>
          <w:t>选择</w:t>
        </w:r>
      </w:ins>
      <w:ins w:id="93" w:author="俞成琴" w:date="2022-04-13T20:50:58Z">
        <w:r>
          <w:rPr>
            <w:rFonts w:hint="eastAsia"/>
            <w:lang w:val="en-US" w:eastAsia="zh-CN"/>
          </w:rPr>
          <w:t>高成本</w:t>
        </w:r>
      </w:ins>
      <w:ins w:id="94" w:author="俞成琴" w:date="2022-04-13T20:51:00Z">
        <w:r>
          <w:rPr>
            <w:rFonts w:hint="eastAsia"/>
            <w:lang w:val="en-US" w:eastAsia="zh-CN"/>
          </w:rPr>
          <w:t>高报酬</w:t>
        </w:r>
      </w:ins>
      <w:ins w:id="95" w:author="俞成琴" w:date="2022-04-13T20:51:02Z">
        <w:r>
          <w:rPr>
            <w:rFonts w:hint="eastAsia"/>
            <w:lang w:val="en-US" w:eastAsia="zh-CN"/>
          </w:rPr>
          <w:t>的</w:t>
        </w:r>
      </w:ins>
      <w:ins w:id="96" w:author="俞成琴" w:date="2022-04-13T20:51:03Z">
        <w:r>
          <w:rPr>
            <w:rFonts w:hint="eastAsia"/>
            <w:lang w:val="en-US" w:eastAsia="zh-CN"/>
          </w:rPr>
          <w:t>任务</w:t>
        </w:r>
      </w:ins>
      <w:ins w:id="97" w:author="俞成琴" w:date="2022-04-13T20:51:15Z">
        <w:r>
          <w:rPr>
            <w:rFonts w:hint="eastAsia"/>
            <w:lang w:val="en-US" w:eastAsia="zh-CN"/>
          </w:rPr>
          <w:t>，</w:t>
        </w:r>
      </w:ins>
      <w:ins w:id="98" w:author="俞成琴" w:date="2022-04-13T20:51:20Z">
        <w:r>
          <w:rPr>
            <w:rFonts w:hint="eastAsia"/>
            <w:lang w:val="en-US" w:eastAsia="zh-CN"/>
          </w:rPr>
          <w:t>同时</w:t>
        </w:r>
      </w:ins>
      <w:r>
        <w:rPr>
          <w:rFonts w:hint="eastAsia"/>
          <w:lang w:val="en-US" w:eastAsia="zh-CN"/>
        </w:rPr>
        <w:t>提高了</w:t>
      </w:r>
      <w:ins w:id="99" w:author="俞成琴" w:date="2022-04-13T20:52:22Z">
        <w:r>
          <w:rPr>
            <w:rFonts w:hint="eastAsia"/>
            <w:lang w:val="en-US" w:eastAsia="zh-CN"/>
          </w:rPr>
          <w:t>总体</w:t>
        </w:r>
      </w:ins>
      <w:r>
        <w:rPr>
          <w:rFonts w:hint="eastAsia"/>
          <w:lang w:val="en-US" w:eastAsia="zh-CN"/>
        </w:rPr>
        <w:t>任务卸载率</w:t>
      </w:r>
      <w:r>
        <w:rPr>
          <w:rFonts w:hint="eastAsia"/>
          <w:lang w:eastAsia="zh-CN"/>
        </w:rPr>
        <w:t>。</w:t>
      </w:r>
    </w:p>
    <w:p>
      <w:pPr>
        <w:spacing w:line="240" w:lineRule="auto"/>
        <w:jc w:val="left"/>
        <w:rPr>
          <w:lang w:eastAsia="zh-CN"/>
        </w:rPr>
      </w:pPr>
    </w:p>
    <w:p>
      <w:pPr>
        <w:spacing w:line="240" w:lineRule="auto"/>
        <w:jc w:val="left"/>
        <w:rPr>
          <w:lang w:eastAsia="zh-CN"/>
        </w:rPr>
      </w:pPr>
      <w:r>
        <w:rPr>
          <w:rFonts w:hint="eastAsia"/>
          <w:b/>
          <w:bCs/>
          <w:lang w:eastAsia="zh-CN"/>
        </w:rPr>
        <w:t>关键词：</w:t>
      </w:r>
      <w:r>
        <w:rPr>
          <w:rFonts w:hint="eastAsia"/>
          <w:lang w:eastAsia="zh-CN"/>
        </w:rPr>
        <w:t>雾计算，计算卸载，激励机制，诱饵效应，行为经济学</w:t>
      </w:r>
    </w:p>
    <w:p>
      <w:pPr>
        <w:spacing w:line="240" w:lineRule="auto"/>
        <w:jc w:val="left"/>
        <w:rPr>
          <w:lang w:eastAsia="zh-CN"/>
        </w:rPr>
      </w:pPr>
    </w:p>
    <w:p>
      <w:pPr>
        <w:pStyle w:val="64"/>
        <w:spacing w:line="240" w:lineRule="auto"/>
      </w:pPr>
      <w:r>
        <w:rPr>
          <w:b/>
          <w:lang w:eastAsia="zh-CN"/>
        </w:rPr>
        <w:t>Index Terms</w:t>
      </w:r>
      <w:r>
        <w:rPr>
          <w:lang w:eastAsia="zh-CN"/>
        </w:rPr>
        <w:t xml:space="preserve">—Keywords should be taken from the </w:t>
      </w:r>
      <w:r>
        <w:rPr>
          <w:rFonts w:cs="Arial"/>
          <w:lang w:eastAsia="zh-CN"/>
        </w:rPr>
        <w:t>taxonomy</w:t>
      </w:r>
      <w:r>
        <w:rPr>
          <w:lang w:eastAsia="zh-CN"/>
        </w:rPr>
        <w:t xml:space="preserve"> (</w:t>
      </w:r>
      <w:r>
        <w:rPr>
          <w:rStyle w:val="52"/>
          <w:color w:val="auto"/>
          <w:sz w:val="14"/>
          <w:lang w:eastAsia="zh-CN"/>
        </w:rPr>
        <w:t>http://www.computer.org/mc/keywords/keywords.htm</w:t>
      </w:r>
      <w:r>
        <w:rPr>
          <w:lang w:eastAsia="zh-CN"/>
        </w:rPr>
        <w:t xml:space="preserve">). </w:t>
      </w:r>
      <w:r>
        <w:t xml:space="preserve">Keywords should closely reflect the topic and should optimally characterize the paper. Use about fo参与者 key words or phrases in alphabetical order, separated by commas (there should not be a period at the end of the index terms) </w:t>
      </w:r>
    </w:p>
    <w:p>
      <w:pPr>
        <w:pStyle w:val="44"/>
        <w:framePr w:w="4631" w:hAnchor="page" w:x="3551"/>
        <w:spacing w:line="240" w:lineRule="auto"/>
        <w:rPr>
          <w:spacing w:val="0"/>
        </w:rPr>
      </w:pPr>
      <w:r>
        <w:rPr>
          <w:spacing w:val="0"/>
        </w:rPr>
        <w:t>xxxx-xxxx/0x/$xx.00 © 200x IEEE        Published by the IEEE Computer Society</w:t>
      </w:r>
    </w:p>
    <w:p>
      <w:pPr>
        <w:pStyle w:val="56"/>
        <w:framePr w:vSpace="0" w:wrap="around"/>
        <w:spacing w:before="120" w:after="60" w:line="240" w:lineRule="auto"/>
        <w:jc w:val="center"/>
        <w:rPr>
          <w:i w:val="0"/>
        </w:rPr>
      </w:pPr>
      <w:r>
        <w:rPr>
          <w:rFonts w:ascii="Times New Roman" w:hAnsi="Times New Roman"/>
          <w:i w:val="0"/>
          <w:sz w:val="14"/>
        </w:rPr>
        <w:t>————————————————</w:t>
      </w:r>
    </w:p>
    <w:p>
      <w:pPr>
        <w:pStyle w:val="56"/>
        <w:framePr w:vSpace="0" w:wrap="around"/>
        <w:numPr>
          <w:ilvl w:val="0"/>
          <w:numId w:val="14"/>
        </w:numPr>
        <w:spacing w:line="240" w:lineRule="auto"/>
        <w:jc w:val="left"/>
        <w:rPr>
          <w:i w:val="0"/>
        </w:rPr>
      </w:pPr>
      <w:r>
        <w:t>F.A. Author is with the National Institute of Standards and Technology, Boulder, CO 80305. E-mail: author@ boulder.nist.gov.</w:t>
      </w:r>
    </w:p>
    <w:p>
      <w:pPr>
        <w:pStyle w:val="56"/>
        <w:framePr w:vSpace="0" w:wrap="around"/>
        <w:numPr>
          <w:ilvl w:val="0"/>
          <w:numId w:val="14"/>
        </w:numPr>
        <w:spacing w:line="240" w:lineRule="auto"/>
        <w:jc w:val="left"/>
        <w:rPr>
          <w:i w:val="0"/>
        </w:rPr>
      </w:pPr>
      <w:r>
        <w:t>S.B. Author Jr. is with the Department of Physics, Colorado State University, Fort Collins, CO 80523. E-mail: author@colostate.edu.</w:t>
      </w:r>
    </w:p>
    <w:p>
      <w:pPr>
        <w:pStyle w:val="56"/>
        <w:framePr w:vSpace="0" w:wrap="around"/>
        <w:numPr>
          <w:ilvl w:val="0"/>
          <w:numId w:val="14"/>
        </w:numPr>
        <w:spacing w:line="240" w:lineRule="auto"/>
        <w:jc w:val="left"/>
        <w:rPr>
          <w:i w:val="0"/>
        </w:rPr>
      </w:pPr>
      <w:r>
        <w:t xml:space="preserve">T.C. Author is with the Electrical Engineering Department, University of Colorado, Boulder, CO 80309. On leave from the National Research Institute for Metals, Tsukuba, Japan E-mail: </w:t>
      </w:r>
      <w:r>
        <w:fldChar w:fldCharType="begin"/>
      </w:r>
      <w:r>
        <w:instrText xml:space="preserve"> HYPERLINK "mailto:author@nrim.go.jp" </w:instrText>
      </w:r>
      <w:r>
        <w:fldChar w:fldCharType="separate"/>
      </w:r>
      <w:r>
        <w:rPr>
          <w:rStyle w:val="25"/>
          <w:rFonts w:ascii="Palatino" w:hAnsi="Palatino" w:cs="Times New Roman"/>
          <w:color w:val="auto"/>
        </w:rPr>
        <w:t>author@nrim.go.jp</w:t>
      </w:r>
      <w:r>
        <w:rPr>
          <w:rStyle w:val="25"/>
          <w:rFonts w:ascii="Palatino" w:hAnsi="Palatino" w:cs="Times New Roman"/>
          <w:color w:val="auto"/>
        </w:rPr>
        <w:fldChar w:fldCharType="end"/>
      </w:r>
      <w:r>
        <w:t>.</w:t>
      </w:r>
    </w:p>
    <w:p>
      <w:pPr>
        <w:pStyle w:val="56"/>
        <w:framePr w:vSpace="0" w:wrap="around"/>
        <w:spacing w:line="240" w:lineRule="auto"/>
        <w:ind w:left="160"/>
        <w:jc w:val="left"/>
      </w:pPr>
    </w:p>
    <w:p>
      <w:pPr>
        <w:pStyle w:val="56"/>
        <w:framePr w:vSpace="0" w:wrap="around"/>
        <w:spacing w:line="240" w:lineRule="auto"/>
        <w:ind w:left="160"/>
        <w:jc w:val="left"/>
        <w:rPr>
          <w:b/>
          <w:i w:val="0"/>
        </w:rPr>
      </w:pPr>
      <w:r>
        <w:rPr>
          <w:b/>
        </w:rPr>
        <w:t>***Please provide a complete mailing address for each author, as this is the address the 10 complimentary reprints of yo参与者 paper will be sent</w:t>
      </w:r>
    </w:p>
    <w:p>
      <w:pPr>
        <w:pStyle w:val="56"/>
        <w:framePr w:vSpace="0" w:wrap="around"/>
        <w:numPr>
          <w:ilvl w:val="12"/>
          <w:numId w:val="0"/>
        </w:numPr>
        <w:spacing w:line="240" w:lineRule="auto"/>
        <w:ind w:left="320" w:hanging="160"/>
        <w:jc w:val="left"/>
        <w:rPr>
          <w:i w:val="0"/>
        </w:rPr>
      </w:pPr>
    </w:p>
    <w:p>
      <w:pPr>
        <w:pStyle w:val="61"/>
        <w:framePr w:vSpace="0" w:wrap="around" w:xAlign="left"/>
        <w:spacing w:before="80" w:after="80" w:line="240" w:lineRule="auto"/>
        <w:ind w:firstLine="0"/>
        <w:jc w:val="left"/>
      </w:pPr>
      <w:r>
        <w:rPr>
          <w:i/>
        </w:rPr>
        <w:t>Please note that all acknowledgments should be placed at the end of the paper, before the bibliography (</w:t>
      </w:r>
      <w:r>
        <w:rPr>
          <w:b/>
          <w:i/>
        </w:rPr>
        <w:t>note that corresponding authorship is not noted in affiliation box, but in acknowledgment section</w:t>
      </w:r>
      <w:r>
        <w:rPr>
          <w:i/>
        </w:rPr>
        <w:t>).</w:t>
      </w:r>
    </w:p>
    <w:p>
      <w:pPr>
        <w:pStyle w:val="4"/>
        <w:spacing w:before="120" w:line="240" w:lineRule="auto"/>
        <w:jc w:val="center"/>
        <w:rPr>
          <w:lang w:eastAsia="zh-CN"/>
        </w:rPr>
        <w:sectPr>
          <w:headerReference r:id="rId9" w:type="first"/>
          <w:footerReference r:id="rId12" w:type="first"/>
          <w:headerReference r:id="rId7" w:type="default"/>
          <w:footerReference r:id="rId10" w:type="default"/>
          <w:headerReference r:id="rId8" w:type="even"/>
          <w:footerReference r:id="rId11" w:type="even"/>
          <w:type w:val="continuous"/>
          <w:pgSz w:w="11340" w:h="15480"/>
          <w:pgMar w:top="1195" w:right="605" w:bottom="360" w:left="720" w:header="605" w:footer="72" w:gutter="0"/>
          <w:pgBorders>
            <w:top w:val="none" w:sz="0" w:space="0"/>
            <w:left w:val="none" w:sz="0" w:space="0"/>
            <w:bottom w:val="none" w:sz="0" w:space="0"/>
            <w:right w:val="none" w:sz="0" w:space="0"/>
          </w:pgBorders>
          <w:cols w:space="240" w:num="1"/>
          <w:titlePg/>
        </w:sectPr>
      </w:pPr>
      <w:r>
        <w:rPr>
          <w:lang w:eastAsia="zh-CN"/>
        </w:rPr>
        <w:t>——————————</w:t>
      </w:r>
      <w:r>
        <w:rPr>
          <w:rFonts w:ascii="Times New Roman" w:hAnsi="Times New Roman"/>
          <w:position w:val="-2"/>
          <w:lang w:eastAsia="zh-CN"/>
        </w:rPr>
        <w:t xml:space="preserve">   </w:t>
      </w:r>
      <w:r>
        <w:rPr>
          <w:rFonts w:ascii="Wingdings" w:hAnsi="Wingdings"/>
          <w:position w:val="-2"/>
        </w:rPr>
        <w:sym w:font="Wingdings" w:char="F075"/>
      </w:r>
      <w:r>
        <w:rPr>
          <w:rFonts w:ascii="Times New Roman" w:hAnsi="Times New Roman"/>
          <w:position w:val="-2"/>
          <w:lang w:eastAsia="zh-CN"/>
        </w:rPr>
        <w:t xml:space="preserve">   </w:t>
      </w:r>
      <w:r>
        <w:rPr>
          <w:lang w:eastAsia="zh-CN"/>
        </w:rPr>
        <w:t>——————————</w:t>
      </w:r>
    </w:p>
    <w:p>
      <w:pPr>
        <w:pStyle w:val="2"/>
        <w:spacing w:before="200" w:line="240" w:lineRule="auto"/>
        <w:rPr>
          <w:lang w:eastAsia="zh-CN"/>
        </w:rPr>
        <w:sectPr>
          <w:type w:val="continuous"/>
          <w:pgSz w:w="11340" w:h="15480"/>
          <w:pgMar w:top="1195" w:right="605" w:bottom="360" w:left="720" w:header="605" w:footer="72" w:gutter="0"/>
          <w:pgBorders>
            <w:top w:val="none" w:sz="0" w:space="0"/>
            <w:left w:val="none" w:sz="0" w:space="0"/>
            <w:bottom w:val="none" w:sz="0" w:space="0"/>
            <w:right w:val="none" w:sz="0" w:space="0"/>
          </w:pgBorders>
          <w:cols w:space="240" w:num="2"/>
          <w:titlePg/>
        </w:sectPr>
      </w:pPr>
    </w:p>
    <w:p>
      <w:pPr>
        <w:pStyle w:val="10"/>
        <w:rPr>
          <w:b/>
          <w:bCs/>
        </w:rPr>
        <w:sectPr>
          <w:headerReference r:id="rId13" w:type="default"/>
          <w:headerReference r:id="rId14" w:type="even"/>
          <w:type w:val="continuous"/>
          <w:pgSz w:w="11340" w:h="15480"/>
          <w:pgMar w:top="1195" w:right="605" w:bottom="360" w:left="720" w:header="605" w:footer="72" w:gutter="0"/>
          <w:pgBorders>
            <w:top w:val="none" w:sz="0" w:space="0"/>
            <w:left w:val="none" w:sz="0" w:space="0"/>
            <w:bottom w:val="none" w:sz="0" w:space="0"/>
            <w:right w:val="none" w:sz="0" w:space="0"/>
          </w:pgBorders>
          <w:cols w:space="240" w:num="2"/>
        </w:sectPr>
      </w:pPr>
    </w:p>
    <w:p>
      <w:pPr>
        <w:rPr>
          <w:rStyle w:val="60"/>
          <w:rFonts w:ascii="Helvetica" w:hAnsi="Helvetica"/>
          <w:b/>
          <w:smallCaps/>
          <w:color w:val="auto"/>
          <w:sz w:val="23"/>
          <w:lang w:eastAsia="zh-CN"/>
        </w:rPr>
      </w:pPr>
      <w:r>
        <w:rPr>
          <w:rStyle w:val="60"/>
          <w:rFonts w:hint="eastAsia" w:ascii="Helvetica" w:hAnsi="Helvetica"/>
          <w:b/>
          <w:smallCaps/>
          <w:color w:val="auto"/>
          <w:sz w:val="23"/>
          <w:lang w:eastAsia="zh-CN"/>
        </w:rPr>
        <w:t>1.INTRODUCTION</w:t>
      </w:r>
    </w:p>
    <w:p>
      <w:pPr>
        <w:snapToGrid w:val="0"/>
        <w:spacing w:line="240" w:lineRule="auto"/>
        <w:jc w:val="left"/>
        <w:rPr>
          <w:ins w:id="100" w:author="俞成琴" w:date="2022-04-14T15:01:43Z"/>
          <w:rFonts w:hint="eastAsia"/>
          <w:sz w:val="18"/>
          <w:szCs w:val="18"/>
          <w:lang w:eastAsia="zh-CN"/>
        </w:rPr>
      </w:pPr>
      <w:r>
        <w:rPr>
          <w:rFonts w:hint="eastAsia"/>
          <w:sz w:val="18"/>
          <w:szCs w:val="18"/>
          <w:lang w:eastAsia="zh-CN"/>
        </w:rPr>
        <w:t xml:space="preserve">        雾计算是在用户终端设备和云服务器之间通过雾节点（Fog Node，简称FN）</w:t>
      </w:r>
      <w:r>
        <w:rPr>
          <w:rFonts w:hint="eastAsia"/>
          <w:sz w:val="18"/>
          <w:szCs w:val="18"/>
          <w:lang w:val="en-US" w:eastAsia="zh-CN"/>
        </w:rPr>
        <w:t>链接，</w:t>
      </w:r>
      <w:r>
        <w:rPr>
          <w:rFonts w:hint="eastAsia"/>
          <w:sz w:val="18"/>
          <w:szCs w:val="18"/>
          <w:lang w:eastAsia="zh-CN"/>
        </w:rPr>
        <w:t>为用户提供计算、存储和网络服务的一种</w:t>
      </w:r>
      <w:r>
        <w:rPr>
          <w:rFonts w:hint="eastAsia"/>
          <w:sz w:val="18"/>
          <w:szCs w:val="18"/>
          <w:lang w:val="en-US" w:eastAsia="zh-CN"/>
        </w:rPr>
        <w:t>计算模式</w:t>
      </w:r>
      <w:r>
        <w:rPr>
          <w:rFonts w:hint="eastAsia"/>
          <w:sz w:val="18"/>
          <w:szCs w:val="18"/>
          <w:lang w:eastAsia="zh-CN"/>
        </w:rPr>
        <w:t>[1, 2]。当</w:t>
      </w:r>
      <w:ins w:id="101" w:author="俞成琴" w:date="2022-04-14T09:03:04Z">
        <w:r>
          <w:rPr>
            <w:rFonts w:hint="eastAsia"/>
            <w:sz w:val="18"/>
            <w:szCs w:val="18"/>
            <w:lang w:val="en-US" w:eastAsia="zh-CN"/>
          </w:rPr>
          <w:t>用户</w:t>
        </w:r>
      </w:ins>
      <w:ins w:id="102" w:author="俞成琴" w:date="2022-04-14T09:03:06Z">
        <w:r>
          <w:rPr>
            <w:rFonts w:hint="eastAsia"/>
            <w:sz w:val="18"/>
            <w:szCs w:val="18"/>
            <w:lang w:val="en-US" w:eastAsia="zh-CN"/>
          </w:rPr>
          <w:t>终端</w:t>
        </w:r>
      </w:ins>
      <w:ins w:id="103" w:author="俞成琴" w:date="2022-04-14T09:03:08Z">
        <w:r>
          <w:rPr>
            <w:rFonts w:hint="eastAsia"/>
            <w:sz w:val="18"/>
            <w:szCs w:val="18"/>
            <w:lang w:val="en-US" w:eastAsia="zh-CN"/>
          </w:rPr>
          <w:t>设备</w:t>
        </w:r>
      </w:ins>
      <w:r>
        <w:rPr>
          <w:rFonts w:hint="eastAsia"/>
          <w:sz w:val="18"/>
          <w:szCs w:val="18"/>
          <w:lang w:eastAsia="zh-CN"/>
        </w:rPr>
        <w:t>上产生计算密集型任务时，附近的雾节点可以共享其额外的计算资源来帮助该设备执行任务。</w:t>
      </w:r>
      <w:r>
        <w:rPr>
          <w:rFonts w:hint="eastAsia"/>
          <w:sz w:val="18"/>
          <w:szCs w:val="18"/>
          <w:lang w:val="en-US" w:eastAsia="zh-CN"/>
        </w:rPr>
        <w:t>雾计算广泛应用于各个领域，如</w:t>
      </w:r>
      <w:r>
        <w:rPr>
          <w:rFonts w:hint="eastAsia"/>
          <w:sz w:val="18"/>
          <w:szCs w:val="18"/>
          <w:lang w:eastAsia="zh-CN"/>
        </w:rPr>
        <w:t>增强现实</w:t>
      </w:r>
      <w:r>
        <w:rPr>
          <w:rFonts w:hint="eastAsia"/>
          <w:sz w:val="18"/>
          <w:szCs w:val="18"/>
          <w:lang w:val="en-US" w:eastAsia="zh-CN"/>
        </w:rPr>
        <w:t>[17]</w:t>
      </w:r>
      <w:r>
        <w:rPr>
          <w:rFonts w:hint="eastAsia"/>
          <w:sz w:val="18"/>
          <w:szCs w:val="18"/>
          <w:lang w:eastAsia="zh-CN"/>
        </w:rPr>
        <w:t>、智慧医疗</w:t>
      </w:r>
      <w:r>
        <w:rPr>
          <w:rFonts w:hint="eastAsia"/>
          <w:sz w:val="18"/>
          <w:szCs w:val="18"/>
          <w:lang w:val="en-US" w:eastAsia="zh-CN"/>
        </w:rPr>
        <w:t>[18、19、20]、智能电网[21、22]等。这些领域的应用往往需要消耗大量计算资源，要求雾节点积极提供高计算量的卸载服务。例如</w:t>
      </w:r>
      <w:ins w:id="104" w:author="俞成琴" w:date="2022-04-14T14:55:40Z">
        <w:r>
          <w:rPr>
            <w:rFonts w:hint="eastAsia"/>
            <w:sz w:val="18"/>
            <w:szCs w:val="18"/>
            <w:lang w:val="en-US" w:eastAsia="zh-CN"/>
          </w:rPr>
          <w:t>在</w:t>
        </w:r>
      </w:ins>
      <w:r>
        <w:rPr>
          <w:rFonts w:hint="eastAsia"/>
          <w:sz w:val="18"/>
          <w:szCs w:val="18"/>
          <w:lang w:val="en-US" w:eastAsia="zh-CN"/>
        </w:rPr>
        <w:t>增强现实[17]</w:t>
      </w:r>
      <w:ins w:id="105" w:author="俞成琴" w:date="2022-04-14T14:55:43Z">
        <w:r>
          <w:rPr>
            <w:rFonts w:hint="eastAsia"/>
            <w:sz w:val="18"/>
            <w:szCs w:val="18"/>
            <w:lang w:val="en-US" w:eastAsia="zh-CN"/>
          </w:rPr>
          <w:t>中</w:t>
        </w:r>
      </w:ins>
      <w:r>
        <w:rPr>
          <w:rFonts w:hint="eastAsia"/>
          <w:sz w:val="18"/>
          <w:szCs w:val="18"/>
          <w:lang w:val="en-US" w:eastAsia="zh-CN"/>
        </w:rPr>
        <w:t>，为了给用户提供良好的实时交互能力，其任务大都需要占用大量内存和计算资源，而且对时延敏感[ ]，这意味着雾节点必须积极选择这类任务来提供卸载服务。</w:t>
      </w:r>
      <w:r>
        <w:rPr>
          <w:rFonts w:hint="eastAsia"/>
          <w:sz w:val="18"/>
          <w:szCs w:val="18"/>
          <w:lang w:eastAsia="zh-CN"/>
        </w:rPr>
        <w:t xml:space="preserve"> </w:t>
      </w:r>
      <w:r>
        <w:rPr>
          <w:rFonts w:hint="eastAsia"/>
          <w:sz w:val="18"/>
          <w:szCs w:val="18"/>
          <w:lang w:val="en-US" w:eastAsia="zh-CN"/>
        </w:rPr>
        <w:t>然而，在成本报酬比相同的前提下，低成本的任务更容易被选择完成[ ]，很少雾节点的</w:t>
      </w:r>
      <w:r>
        <w:rPr>
          <w:rFonts w:hint="eastAsia"/>
          <w:sz w:val="18"/>
          <w:szCs w:val="18"/>
          <w:lang w:eastAsia="zh-CN"/>
        </w:rPr>
        <w:t>所有者</w:t>
      </w:r>
      <w:r>
        <w:rPr>
          <w:rFonts w:hint="eastAsia"/>
          <w:sz w:val="18"/>
          <w:szCs w:val="18"/>
          <w:lang w:val="en-US" w:eastAsia="zh-CN"/>
        </w:rPr>
        <w:t>会积极参与并</w:t>
      </w:r>
      <w:r>
        <w:rPr>
          <w:rFonts w:hint="eastAsia"/>
          <w:sz w:val="18"/>
          <w:szCs w:val="18"/>
          <w:lang w:eastAsia="zh-CN"/>
        </w:rPr>
        <w:t>提供</w:t>
      </w:r>
      <w:r>
        <w:rPr>
          <w:rFonts w:hint="eastAsia"/>
          <w:sz w:val="18"/>
          <w:szCs w:val="18"/>
          <w:lang w:val="en-US" w:eastAsia="zh-CN"/>
        </w:rPr>
        <w:t>高成本的</w:t>
      </w:r>
      <w:r>
        <w:rPr>
          <w:rFonts w:hint="eastAsia"/>
          <w:sz w:val="18"/>
          <w:szCs w:val="18"/>
          <w:lang w:eastAsia="zh-CN"/>
        </w:rPr>
        <w:t>计算卸载服务，</w:t>
      </w:r>
      <w:r>
        <w:rPr>
          <w:rFonts w:hint="eastAsia"/>
          <w:sz w:val="18"/>
          <w:szCs w:val="18"/>
          <w:lang w:val="en-US" w:eastAsia="zh-CN"/>
        </w:rPr>
        <w:t>这会</w:t>
      </w:r>
      <w:r>
        <w:rPr>
          <w:rFonts w:hint="eastAsia"/>
          <w:sz w:val="18"/>
          <w:szCs w:val="18"/>
          <w:lang w:eastAsia="zh-CN"/>
        </w:rPr>
        <w:t>导致不可接受的时延甚至服务中断[8]，</w:t>
      </w:r>
      <w:r>
        <w:rPr>
          <w:rFonts w:hint="eastAsia"/>
          <w:sz w:val="18"/>
          <w:szCs w:val="18"/>
          <w:lang w:val="en-US" w:eastAsia="zh-CN"/>
        </w:rPr>
        <w:t>严重影响用户的体验效果</w:t>
      </w:r>
      <w:r>
        <w:rPr>
          <w:rFonts w:hint="eastAsia"/>
          <w:sz w:val="18"/>
          <w:szCs w:val="18"/>
          <w:lang w:eastAsia="zh-CN"/>
        </w:rPr>
        <w:t>。因此</w:t>
      </w:r>
      <w:r>
        <w:rPr>
          <w:rFonts w:hint="eastAsia"/>
          <w:sz w:val="18"/>
          <w:szCs w:val="18"/>
          <w:lang w:val="en-US" w:eastAsia="zh-CN"/>
        </w:rPr>
        <w:t>有必要</w:t>
      </w:r>
      <w:r>
        <w:rPr>
          <w:rFonts w:hint="eastAsia"/>
          <w:sz w:val="18"/>
          <w:szCs w:val="18"/>
          <w:lang w:eastAsia="zh-CN"/>
        </w:rPr>
        <w:t>设计合理的激励机制</w:t>
      </w:r>
      <w:r>
        <w:rPr>
          <w:rFonts w:hint="eastAsia"/>
          <w:sz w:val="18"/>
          <w:szCs w:val="18"/>
          <w:lang w:val="en-US" w:eastAsia="zh-CN"/>
        </w:rPr>
        <w:t>来</w:t>
      </w:r>
      <w:r>
        <w:rPr>
          <w:rFonts w:hint="eastAsia"/>
          <w:sz w:val="18"/>
          <w:szCs w:val="18"/>
          <w:lang w:eastAsia="zh-CN"/>
        </w:rPr>
        <w:t>激励雾节点积极参与</w:t>
      </w:r>
      <w:r>
        <w:rPr>
          <w:rFonts w:hint="eastAsia"/>
          <w:sz w:val="18"/>
          <w:szCs w:val="18"/>
          <w:lang w:val="en-US" w:eastAsia="zh-CN"/>
        </w:rPr>
        <w:t>完成高成本高报酬的</w:t>
      </w:r>
      <w:r>
        <w:rPr>
          <w:rFonts w:hint="eastAsia"/>
          <w:sz w:val="18"/>
          <w:szCs w:val="18"/>
          <w:lang w:eastAsia="zh-CN"/>
        </w:rPr>
        <w:t>计算卸载任务[9]。</w:t>
      </w:r>
    </w:p>
    <w:p>
      <w:pPr>
        <w:spacing w:line="240" w:lineRule="auto"/>
        <w:ind w:firstLine="360" w:firstLineChars="200"/>
        <w:jc w:val="left"/>
        <w:rPr>
          <w:rFonts w:hint="default"/>
          <w:sz w:val="18"/>
          <w:szCs w:val="18"/>
          <w:lang w:val="en-US" w:eastAsia="zh-CN"/>
        </w:rPr>
      </w:pPr>
      <w:r>
        <w:rPr>
          <w:rFonts w:hint="eastAsia"/>
          <w:sz w:val="18"/>
          <w:szCs w:val="18"/>
          <w:lang w:eastAsia="zh-CN"/>
        </w:rPr>
        <w:t>为了解决这个问题，许多研究者提出拍卖机制[15，42，43]、博弈论方法[47，48，49]或加入声誉信用[52，53，54]等因素来吸引参与者选择高成本高报酬的任务。然而，这些激励机制普遍存在以下</w:t>
      </w:r>
      <w:r>
        <w:rPr>
          <w:rFonts w:hint="eastAsia"/>
          <w:color w:val="0000FF"/>
          <w:sz w:val="18"/>
          <w:szCs w:val="18"/>
          <w:lang w:eastAsia="zh-CN"/>
        </w:rPr>
        <w:t>两个问题</w:t>
      </w:r>
      <w:ins w:id="106" w:author="俞成琴" w:date="2022-04-14T15:01:57Z">
        <w:r>
          <w:rPr>
            <w:rFonts w:hint="eastAsia"/>
            <w:sz w:val="18"/>
            <w:szCs w:val="18"/>
            <w:lang w:eastAsia="zh-CN"/>
          </w:rPr>
          <w:t>。</w:t>
        </w:r>
      </w:ins>
      <w:r>
        <w:rPr>
          <w:rFonts w:hint="eastAsia"/>
          <w:sz w:val="18"/>
          <w:szCs w:val="18"/>
          <w:lang w:val="en-US" w:eastAsia="zh-CN"/>
        </w:rPr>
        <w:t>第一，这些激励机制假设雾节点</w:t>
      </w:r>
      <w:r>
        <w:rPr>
          <w:rFonts w:hint="eastAsia"/>
          <w:color w:val="0000FF"/>
          <w:sz w:val="18"/>
          <w:szCs w:val="18"/>
          <w:lang w:val="en-US" w:eastAsia="zh-CN"/>
        </w:rPr>
        <w:t>选择任务由效用的绝对值来决定</w:t>
      </w:r>
      <w:r>
        <w:rPr>
          <w:rFonts w:hint="eastAsia"/>
          <w:sz w:val="18"/>
          <w:szCs w:val="18"/>
          <w:lang w:val="en-US" w:eastAsia="zh-CN"/>
        </w:rPr>
        <w:t>，不会受到诸如任务集等因素的影响。也就是说，这些机制认为</w:t>
      </w:r>
      <w:r>
        <w:rPr>
          <w:rFonts w:hint="eastAsia"/>
          <w:sz w:val="18"/>
          <w:szCs w:val="18"/>
          <w:lang w:eastAsia="zh-CN"/>
        </w:rPr>
        <w:t>向任务集中增加一类任务会降低之前每一类任务的被选概率，且</w:t>
      </w:r>
      <w:r>
        <w:rPr>
          <w:rFonts w:hint="eastAsia"/>
          <w:sz w:val="18"/>
          <w:szCs w:val="18"/>
          <w:lang w:val="en-US" w:eastAsia="zh-CN"/>
        </w:rPr>
        <w:t>任务</w:t>
      </w:r>
      <w:r>
        <w:rPr>
          <w:rFonts w:hint="eastAsia"/>
          <w:sz w:val="18"/>
          <w:szCs w:val="18"/>
          <w:lang w:eastAsia="zh-CN"/>
        </w:rPr>
        <w:t>的定价机制基于市场供需关系而制定，</w:t>
      </w:r>
      <w:r>
        <w:rPr>
          <w:rFonts w:hint="eastAsia"/>
          <w:sz w:val="18"/>
          <w:szCs w:val="18"/>
          <w:lang w:val="en-US" w:eastAsia="zh-CN"/>
        </w:rPr>
        <w:t>即</w:t>
      </w:r>
      <w:r>
        <w:rPr>
          <w:rFonts w:hint="eastAsia"/>
          <w:sz w:val="18"/>
          <w:szCs w:val="18"/>
          <w:lang w:eastAsia="zh-CN"/>
        </w:rPr>
        <w:t>若想提高某类任务的被选概率，只能提高该类任务的报酬，则必然会</w:t>
      </w:r>
      <w:r>
        <w:rPr>
          <w:rFonts w:hint="eastAsia"/>
          <w:sz w:val="18"/>
          <w:szCs w:val="18"/>
          <w:lang w:val="en-US" w:eastAsia="zh-CN"/>
        </w:rPr>
        <w:t>增加平台预算，</w:t>
      </w:r>
      <w:r>
        <w:rPr>
          <w:rFonts w:hint="eastAsia"/>
          <w:sz w:val="18"/>
          <w:szCs w:val="18"/>
          <w:lang w:eastAsia="zh-CN"/>
        </w:rPr>
        <w:t>降低</w:t>
      </w:r>
      <w:ins w:id="107" w:author="俞成琴" w:date="2022-04-14T10:46:16Z">
        <w:r>
          <w:rPr>
            <w:rFonts w:hint="eastAsia"/>
            <w:sz w:val="18"/>
            <w:szCs w:val="18"/>
            <w:lang w:val="en-US" w:eastAsia="zh-CN"/>
          </w:rPr>
          <w:t>用户终端</w:t>
        </w:r>
      </w:ins>
      <w:r>
        <w:rPr>
          <w:rFonts w:hint="eastAsia"/>
          <w:sz w:val="18"/>
          <w:szCs w:val="18"/>
          <w:lang w:eastAsia="zh-CN"/>
        </w:rPr>
        <w:t>设备的效用</w:t>
      </w:r>
      <w:r>
        <w:rPr>
          <w:rFonts w:hint="eastAsia"/>
          <w:sz w:val="18"/>
          <w:szCs w:val="18"/>
          <w:lang w:val="en-US" w:eastAsia="zh-CN"/>
        </w:rPr>
        <w:t>[13]</w:t>
      </w:r>
      <w:r>
        <w:rPr>
          <w:rFonts w:hint="eastAsia"/>
          <w:sz w:val="18"/>
          <w:szCs w:val="18"/>
          <w:lang w:eastAsia="zh-CN"/>
        </w:rPr>
        <w:t>。</w:t>
      </w:r>
      <w:r>
        <w:rPr>
          <w:rFonts w:hint="eastAsia"/>
          <w:sz w:val="18"/>
          <w:szCs w:val="18"/>
          <w:lang w:val="en-US" w:eastAsia="zh-CN"/>
        </w:rPr>
        <w:t>然而</w:t>
      </w:r>
      <w:r>
        <w:rPr>
          <w:rFonts w:hint="eastAsia"/>
          <w:sz w:val="18"/>
          <w:szCs w:val="18"/>
          <w:lang w:eastAsia="zh-CN"/>
        </w:rPr>
        <w:t>行为经济学</w:t>
      </w:r>
      <w:r>
        <w:rPr>
          <w:rFonts w:hint="eastAsia"/>
          <w:sz w:val="18"/>
          <w:szCs w:val="18"/>
          <w:lang w:val="en-US" w:eastAsia="zh-CN"/>
        </w:rPr>
        <w:t>中的</w:t>
      </w:r>
      <w:r>
        <w:rPr>
          <w:rFonts w:hint="eastAsia"/>
          <w:sz w:val="18"/>
          <w:szCs w:val="18"/>
          <w:lang w:eastAsia="zh-CN"/>
        </w:rPr>
        <w:t>诱饵效应研究表明，在被选集合中加入特定的诱饵项，不仅不会降低已有选项的被选概率，反而会使某个旧选项更具吸引力。</w:t>
      </w:r>
      <w:r>
        <w:rPr>
          <w:rFonts w:hint="eastAsia"/>
          <w:sz w:val="18"/>
          <w:szCs w:val="18"/>
          <w:lang w:val="en-US" w:eastAsia="zh-CN"/>
        </w:rPr>
        <w:t>我们可以通过分析一个案例来反映诱饵项的作用，</w:t>
      </w:r>
      <w:commentRangeStart w:id="0"/>
      <w:r>
        <w:rPr>
          <w:rFonts w:hint="eastAsia"/>
          <w:sz w:val="18"/>
          <w:szCs w:val="18"/>
          <w:highlight w:val="none"/>
          <w:lang w:val="en-US" w:eastAsia="zh-CN"/>
        </w:rPr>
        <w:t>在餐厅选择实验[57]中</w:t>
      </w:r>
      <w:commentRangeEnd w:id="0"/>
      <w:r>
        <w:commentReference w:id="0"/>
      </w:r>
      <w:r>
        <w:rPr>
          <w:rFonts w:hint="eastAsia"/>
          <w:sz w:val="18"/>
          <w:szCs w:val="18"/>
          <w:lang w:val="en-US" w:eastAsia="zh-CN"/>
        </w:rPr>
        <w:t>，有A和B两个选项，A是需要25分钟车程的五星级餐厅，B是需要5分钟车程的三星级餐厅，当添加需要35分钟车程的四星级餐厅的C选项时，参与者选择A的概率更高。</w:t>
      </w:r>
      <w:r>
        <w:rPr>
          <w:rFonts w:hint="eastAsia"/>
          <w:sz w:val="18"/>
          <w:szCs w:val="18"/>
          <w:lang w:eastAsia="zh-CN"/>
        </w:rPr>
        <w:t>这是由于个体对一个选择项的满意度受参考点的影响，即参照依赖[14]。</w:t>
      </w:r>
      <w:r>
        <w:rPr>
          <w:rFonts w:hint="eastAsia"/>
          <w:sz w:val="18"/>
          <w:szCs w:val="18"/>
          <w:lang w:val="en-US" w:eastAsia="zh-CN"/>
        </w:rPr>
        <w:t>这使得我们</w:t>
      </w:r>
      <w:r>
        <w:rPr>
          <w:rFonts w:hint="eastAsia"/>
          <w:color w:val="0000FF"/>
          <w:sz w:val="18"/>
          <w:szCs w:val="18"/>
          <w:lang w:val="en-US" w:eastAsia="zh-CN"/>
        </w:rPr>
        <w:t>可以在对雾节点发布任务时调整它们的参考点</w:t>
      </w:r>
      <w:r>
        <w:rPr>
          <w:rFonts w:hint="eastAsia"/>
          <w:sz w:val="18"/>
          <w:szCs w:val="18"/>
          <w:lang w:val="en-US" w:eastAsia="zh-CN"/>
        </w:rPr>
        <w:t>，从而影响雾节点的决策行为。</w:t>
      </w:r>
    </w:p>
    <w:p>
      <w:pPr>
        <w:spacing w:line="240" w:lineRule="auto"/>
        <w:ind w:firstLine="360" w:firstLineChars="200"/>
        <w:jc w:val="left"/>
        <w:rPr>
          <w:sz w:val="18"/>
          <w:szCs w:val="18"/>
          <w:lang w:eastAsia="zh-CN"/>
        </w:rPr>
      </w:pPr>
      <w:r>
        <w:rPr>
          <w:rFonts w:hint="eastAsia"/>
          <w:sz w:val="18"/>
          <w:szCs w:val="18"/>
          <w:lang w:val="en-US" w:eastAsia="zh-CN"/>
        </w:rPr>
        <w:t>第二</w:t>
      </w:r>
      <w:r>
        <w:rPr>
          <w:rFonts w:hint="eastAsia"/>
          <w:sz w:val="18"/>
          <w:szCs w:val="18"/>
          <w:lang w:eastAsia="zh-CN"/>
        </w:rPr>
        <w:t>，</w:t>
      </w:r>
      <w:r>
        <w:rPr>
          <w:rFonts w:hint="eastAsia"/>
          <w:sz w:val="18"/>
          <w:szCs w:val="18"/>
          <w:lang w:val="en-US" w:eastAsia="zh-CN"/>
        </w:rPr>
        <w:t>现有的激励机制假设雾节点对所有任务的偏好一致，即这些机制是建立在参与者对任务的喜好不变的前提上，然后根据目标来选择竞标者[15]。然而，</w:t>
      </w:r>
      <w:r>
        <w:rPr>
          <w:rFonts w:hint="eastAsia"/>
          <w:sz w:val="18"/>
          <w:szCs w:val="18"/>
          <w:lang w:eastAsia="zh-CN"/>
        </w:rPr>
        <w:t>行为经济学</w:t>
      </w:r>
      <w:r>
        <w:rPr>
          <w:rFonts w:hint="eastAsia"/>
          <w:sz w:val="18"/>
          <w:szCs w:val="18"/>
          <w:lang w:val="en-US" w:eastAsia="zh-CN"/>
        </w:rPr>
        <w:t>的</w:t>
      </w:r>
      <w:r>
        <w:rPr>
          <w:rFonts w:hint="eastAsia"/>
          <w:sz w:val="18"/>
          <w:szCs w:val="18"/>
          <w:lang w:eastAsia="zh-CN"/>
        </w:rPr>
        <w:t>偏好理论研究证明，</w:t>
      </w:r>
      <w:r>
        <w:rPr>
          <w:rFonts w:hint="eastAsia"/>
          <w:color w:val="0000FF"/>
          <w:sz w:val="18"/>
          <w:szCs w:val="18"/>
          <w:lang w:eastAsia="zh-CN"/>
        </w:rPr>
        <w:t>个体是存在偏好的</w:t>
      </w:r>
      <w:r>
        <w:rPr>
          <w:rFonts w:hint="eastAsia"/>
          <w:sz w:val="18"/>
          <w:szCs w:val="18"/>
          <w:lang w:eastAsia="zh-CN"/>
        </w:rPr>
        <w:t>，并且会随着选择集的改变而改变。</w:t>
      </w:r>
      <w:r>
        <w:rPr>
          <w:rFonts w:hint="eastAsia"/>
          <w:sz w:val="18"/>
          <w:szCs w:val="18"/>
          <w:lang w:val="en-US" w:eastAsia="zh-CN"/>
        </w:rPr>
        <w:t>雾节点会因为本身性能、功能等因素的影响而选择适合于自身的任务，也就是对某类任务存在偏好，并且当任务集发生变化时，它们对任务的选择也会发生改变。</w:t>
      </w:r>
      <w:commentRangeStart w:id="1"/>
      <w:r>
        <w:rPr>
          <w:rFonts w:hint="eastAsia"/>
          <w:sz w:val="18"/>
          <w:szCs w:val="18"/>
          <w:lang w:val="en-US" w:eastAsia="zh-CN"/>
        </w:rPr>
        <w:t>实验证明</w:t>
      </w:r>
      <w:commentRangeEnd w:id="1"/>
      <w:r>
        <w:commentReference w:id="1"/>
      </w:r>
      <w:r>
        <w:rPr>
          <w:rFonts w:hint="eastAsia"/>
          <w:sz w:val="18"/>
          <w:szCs w:val="18"/>
          <w:lang w:val="en-US" w:eastAsia="zh-CN"/>
        </w:rPr>
        <w:t>，</w:t>
      </w:r>
      <w:r>
        <w:rPr>
          <w:rFonts w:hint="eastAsia"/>
          <w:sz w:val="18"/>
          <w:szCs w:val="18"/>
          <w:lang w:eastAsia="zh-CN"/>
        </w:rPr>
        <w:t>尤其在诱饵效应中，可观察到在</w:t>
      </w:r>
      <w:r>
        <w:rPr>
          <w:rFonts w:hint="eastAsia"/>
          <w:sz w:val="18"/>
          <w:szCs w:val="18"/>
          <w:lang w:val="en-US" w:eastAsia="zh-CN"/>
        </w:rPr>
        <w:t>加入</w:t>
      </w:r>
      <w:r>
        <w:rPr>
          <w:rFonts w:hint="eastAsia"/>
          <w:sz w:val="18"/>
          <w:szCs w:val="18"/>
          <w:lang w:eastAsia="zh-CN"/>
        </w:rPr>
        <w:t>诱饵项后，会出现个体的偏好逆转现象[16]。</w:t>
      </w:r>
    </w:p>
    <w:p>
      <w:pPr>
        <w:spacing w:line="240" w:lineRule="auto"/>
        <w:ind w:firstLine="360" w:firstLineChars="200"/>
        <w:jc w:val="left"/>
        <w:rPr>
          <w:sz w:val="18"/>
          <w:szCs w:val="18"/>
          <w:lang w:eastAsia="zh-CN"/>
        </w:rPr>
      </w:pPr>
      <w:r>
        <w:rPr>
          <w:rFonts w:hint="eastAsia"/>
          <w:sz w:val="18"/>
          <w:szCs w:val="18"/>
          <w:lang w:eastAsia="zh-CN"/>
        </w:rPr>
        <w:t>本文将上述诱饵效应理论</w:t>
      </w:r>
      <w:r>
        <w:rPr>
          <w:rFonts w:hint="eastAsia"/>
          <w:sz w:val="18"/>
          <w:szCs w:val="18"/>
          <w:lang w:val="en-US" w:eastAsia="zh-CN"/>
        </w:rPr>
        <w:t>引入到</w:t>
      </w:r>
      <w:r>
        <w:rPr>
          <w:rFonts w:hint="eastAsia"/>
          <w:sz w:val="18"/>
          <w:szCs w:val="18"/>
          <w:lang w:eastAsia="zh-CN"/>
        </w:rPr>
        <w:t>雾计算卸载的任务发布与任务推送过程中，目标是使得平台</w:t>
      </w:r>
      <w:r>
        <w:rPr>
          <w:rFonts w:hint="eastAsia"/>
          <w:color w:val="0000FF"/>
          <w:sz w:val="18"/>
          <w:szCs w:val="18"/>
          <w:lang w:eastAsia="zh-CN"/>
        </w:rPr>
        <w:t>在不增加支付报酬的情况下提高</w:t>
      </w:r>
      <w:r>
        <w:rPr>
          <w:rFonts w:hint="eastAsia"/>
          <w:color w:val="0000FF"/>
          <w:sz w:val="18"/>
          <w:szCs w:val="18"/>
          <w:lang w:val="en-US" w:eastAsia="zh-CN"/>
        </w:rPr>
        <w:t>高成本高报酬的</w:t>
      </w:r>
      <w:r>
        <w:rPr>
          <w:rFonts w:hint="eastAsia"/>
          <w:color w:val="0000FF"/>
          <w:sz w:val="18"/>
          <w:szCs w:val="18"/>
          <w:lang w:eastAsia="zh-CN"/>
        </w:rPr>
        <w:t>任务卸载率</w:t>
      </w:r>
      <w:r>
        <w:rPr>
          <w:rFonts w:hint="eastAsia"/>
          <w:sz w:val="18"/>
          <w:szCs w:val="18"/>
          <w:lang w:eastAsia="zh-CN"/>
        </w:rPr>
        <w:t>。本文的主要贡献概括如下：</w:t>
      </w:r>
    </w:p>
    <w:p>
      <w:pPr>
        <w:spacing w:line="240" w:lineRule="auto"/>
        <w:ind w:firstLine="360" w:firstLineChars="200"/>
        <w:jc w:val="left"/>
        <w:rPr>
          <w:sz w:val="18"/>
          <w:szCs w:val="18"/>
          <w:lang w:eastAsia="zh-CN"/>
        </w:rPr>
      </w:pPr>
      <w:r>
        <w:rPr>
          <w:rFonts w:hint="eastAsia"/>
          <w:sz w:val="18"/>
          <w:szCs w:val="18"/>
          <w:lang w:eastAsia="zh-CN"/>
        </w:rPr>
        <w:t>1、</w:t>
      </w:r>
      <w:r>
        <w:rPr>
          <w:rFonts w:hint="eastAsia"/>
          <w:sz w:val="18"/>
          <w:szCs w:val="18"/>
          <w:lang w:val="en-US" w:eastAsia="zh-CN"/>
        </w:rPr>
        <w:t>引入参照依赖理论，提出DIM机制。</w:t>
      </w:r>
      <w:commentRangeStart w:id="2"/>
      <w:r>
        <w:rPr>
          <w:sz w:val="18"/>
          <w:szCs w:val="18"/>
          <w:lang w:eastAsia="zh-CN"/>
        </w:rPr>
        <w:t>建立任务的吸引力函数</w:t>
      </w:r>
      <w:commentRangeEnd w:id="2"/>
      <w:r>
        <w:commentReference w:id="2"/>
      </w:r>
      <w:r>
        <w:rPr>
          <w:sz w:val="18"/>
          <w:szCs w:val="18"/>
          <w:lang w:eastAsia="zh-CN"/>
        </w:rPr>
        <w:t>，以高报酬高成本任务为目标任务</w:t>
      </w:r>
      <w:r>
        <w:rPr>
          <w:rFonts w:hint="eastAsia"/>
          <w:sz w:val="18"/>
          <w:szCs w:val="18"/>
          <w:lang w:eastAsia="zh-CN"/>
        </w:rPr>
        <w:t>，</w:t>
      </w:r>
      <w:r>
        <w:rPr>
          <w:rFonts w:hint="eastAsia"/>
          <w:sz w:val="18"/>
          <w:szCs w:val="18"/>
          <w:lang w:val="en-US" w:eastAsia="zh-CN"/>
        </w:rPr>
        <w:t>通过</w:t>
      </w:r>
      <w:r>
        <w:rPr>
          <w:sz w:val="18"/>
          <w:szCs w:val="18"/>
          <w:lang w:eastAsia="zh-CN"/>
        </w:rPr>
        <w:t>设计</w:t>
      </w:r>
      <w:r>
        <w:rPr>
          <w:rFonts w:hint="eastAsia"/>
          <w:sz w:val="18"/>
          <w:szCs w:val="18"/>
          <w:lang w:val="en-US" w:eastAsia="zh-CN"/>
        </w:rPr>
        <w:t>对应的</w:t>
      </w:r>
      <w:r>
        <w:rPr>
          <w:sz w:val="18"/>
          <w:szCs w:val="18"/>
          <w:lang w:eastAsia="zh-CN"/>
        </w:rPr>
        <w:t>诱饵任务，</w:t>
      </w:r>
      <w:r>
        <w:rPr>
          <w:rFonts w:hint="eastAsia"/>
          <w:sz w:val="18"/>
          <w:szCs w:val="18"/>
          <w:lang w:val="en-US" w:eastAsia="zh-CN"/>
        </w:rPr>
        <w:t>改变雾节点选择任务时的参考点，提高目标任务对雾节点的吸引力，促使雾节点选择目标任务，从而</w:t>
      </w:r>
      <w:r>
        <w:rPr>
          <w:sz w:val="18"/>
          <w:szCs w:val="18"/>
          <w:lang w:eastAsia="zh-CN"/>
        </w:rPr>
        <w:t>提高目标任务</w:t>
      </w:r>
      <w:r>
        <w:rPr>
          <w:rFonts w:hint="eastAsia"/>
          <w:sz w:val="18"/>
          <w:szCs w:val="18"/>
          <w:lang w:val="en-US" w:eastAsia="zh-CN"/>
        </w:rPr>
        <w:t>卸载</w:t>
      </w:r>
      <w:r>
        <w:rPr>
          <w:sz w:val="18"/>
          <w:szCs w:val="18"/>
          <w:lang w:eastAsia="zh-CN"/>
        </w:rPr>
        <w:t>率。</w:t>
      </w:r>
    </w:p>
    <w:p>
      <w:pPr>
        <w:spacing w:line="240" w:lineRule="auto"/>
        <w:ind w:firstLine="360" w:firstLineChars="200"/>
        <w:jc w:val="left"/>
        <w:rPr>
          <w:sz w:val="18"/>
          <w:szCs w:val="18"/>
          <w:lang w:eastAsia="zh-CN"/>
        </w:rPr>
      </w:pPr>
      <w:r>
        <w:rPr>
          <w:rFonts w:hint="eastAsia"/>
          <w:sz w:val="18"/>
          <w:szCs w:val="18"/>
          <w:lang w:eastAsia="zh-CN"/>
        </w:rPr>
        <w:t>2、</w:t>
      </w:r>
      <w:r>
        <w:rPr>
          <w:rFonts w:hint="eastAsia"/>
          <w:sz w:val="18"/>
          <w:szCs w:val="18"/>
          <w:lang w:val="en-US" w:eastAsia="zh-CN"/>
        </w:rPr>
        <w:t>引入行为经济学的偏好理论，提出</w:t>
      </w:r>
      <w:r>
        <w:rPr>
          <w:rFonts w:hint="eastAsia"/>
          <w:lang w:eastAsia="zh-CN"/>
        </w:rPr>
        <w:t>PRM</w:t>
      </w:r>
      <w:r>
        <w:rPr>
          <w:rFonts w:hint="eastAsia"/>
          <w:lang w:val="en-US" w:eastAsia="zh-CN"/>
        </w:rPr>
        <w:t>机制。</w:t>
      </w:r>
      <w:r>
        <w:rPr>
          <w:rFonts w:hint="eastAsia"/>
          <w:sz w:val="18"/>
          <w:szCs w:val="18"/>
          <w:lang w:val="en-US" w:eastAsia="zh-CN"/>
        </w:rPr>
        <w:t>引入</w:t>
      </w:r>
      <w:r>
        <w:rPr>
          <w:color w:val="0000FF"/>
          <w:sz w:val="18"/>
          <w:szCs w:val="18"/>
          <w:lang w:eastAsia="zh-CN"/>
        </w:rPr>
        <w:t>偏好系数代表雾节点动态的偏好程度</w:t>
      </w:r>
      <w:r>
        <w:rPr>
          <w:sz w:val="18"/>
          <w:szCs w:val="18"/>
          <w:lang w:eastAsia="zh-CN"/>
        </w:rPr>
        <w:t>，分析加入诱饵任务后雾节点</w:t>
      </w:r>
      <w:r>
        <w:rPr>
          <w:rFonts w:hint="eastAsia"/>
          <w:sz w:val="18"/>
          <w:szCs w:val="18"/>
          <w:lang w:val="en-US" w:eastAsia="zh-CN"/>
        </w:rPr>
        <w:t>的</w:t>
      </w:r>
      <w:r>
        <w:rPr>
          <w:sz w:val="18"/>
          <w:szCs w:val="18"/>
          <w:lang w:eastAsia="zh-CN"/>
        </w:rPr>
        <w:t>偏好系数改变情况，根据改变后的偏好系数对雾节点进行</w:t>
      </w:r>
      <w:r>
        <w:rPr>
          <w:color w:val="0000FF"/>
          <w:sz w:val="18"/>
          <w:szCs w:val="18"/>
          <w:lang w:eastAsia="zh-CN"/>
        </w:rPr>
        <w:t>分组</w:t>
      </w:r>
      <w:r>
        <w:rPr>
          <w:sz w:val="18"/>
          <w:szCs w:val="18"/>
          <w:lang w:eastAsia="zh-CN"/>
        </w:rPr>
        <w:t>，</w:t>
      </w:r>
      <w:r>
        <w:rPr>
          <w:rFonts w:hint="eastAsia"/>
          <w:sz w:val="18"/>
          <w:szCs w:val="18"/>
          <w:lang w:val="en-US" w:eastAsia="zh-CN"/>
        </w:rPr>
        <w:t>然后针</w:t>
      </w:r>
      <w:r>
        <w:rPr>
          <w:sz w:val="18"/>
          <w:szCs w:val="18"/>
          <w:lang w:eastAsia="zh-CN"/>
        </w:rPr>
        <w:t>对不同组的雾节点设计不同方向的诱饵任务，进一步提高任务卸载率。</w:t>
      </w:r>
      <w:r>
        <w:rPr>
          <w:rFonts w:hint="eastAsia"/>
          <w:sz w:val="18"/>
          <w:szCs w:val="18"/>
          <w:lang w:val="en-US" w:eastAsia="zh-CN"/>
        </w:rPr>
        <w:t>并且，根据</w:t>
      </w:r>
      <w:r>
        <w:rPr>
          <w:rFonts w:hint="eastAsia"/>
          <w:sz w:val="18"/>
          <w:szCs w:val="18"/>
          <w:lang w:eastAsia="zh-CN"/>
        </w:rPr>
        <w:t>雾节点</w:t>
      </w:r>
      <w:r>
        <w:rPr>
          <w:sz w:val="18"/>
          <w:szCs w:val="18"/>
          <w:lang w:eastAsia="zh-CN"/>
        </w:rPr>
        <w:t>的</w:t>
      </w:r>
      <w:r>
        <w:rPr>
          <w:rFonts w:hint="eastAsia"/>
          <w:sz w:val="18"/>
          <w:szCs w:val="18"/>
          <w:lang w:eastAsia="zh-CN"/>
        </w:rPr>
        <w:t>偏好</w:t>
      </w:r>
      <w:r>
        <w:rPr>
          <w:sz w:val="18"/>
          <w:szCs w:val="18"/>
          <w:lang w:eastAsia="zh-CN"/>
        </w:rPr>
        <w:t>推送对应的任务，</w:t>
      </w:r>
      <w:r>
        <w:rPr>
          <w:rFonts w:hint="eastAsia"/>
          <w:sz w:val="18"/>
          <w:szCs w:val="18"/>
          <w:lang w:eastAsia="zh-CN"/>
        </w:rPr>
        <w:t>使</w:t>
      </w:r>
      <w:r>
        <w:rPr>
          <w:rFonts w:hint="eastAsia"/>
          <w:sz w:val="18"/>
          <w:szCs w:val="18"/>
          <w:lang w:val="en-US" w:eastAsia="zh-CN"/>
        </w:rPr>
        <w:t>得</w:t>
      </w:r>
      <w:r>
        <w:rPr>
          <w:rFonts w:hint="eastAsia"/>
          <w:sz w:val="18"/>
          <w:szCs w:val="18"/>
          <w:lang w:eastAsia="zh-CN"/>
        </w:rPr>
        <w:t>更多</w:t>
      </w:r>
      <w:r>
        <w:rPr>
          <w:sz w:val="18"/>
          <w:szCs w:val="18"/>
          <w:lang w:eastAsia="zh-CN"/>
        </w:rPr>
        <w:t>雾节点的偏好得到满足从而降低对任务的出价，</w:t>
      </w:r>
      <w:r>
        <w:rPr>
          <w:rFonts w:hint="eastAsia"/>
          <w:sz w:val="18"/>
          <w:szCs w:val="18"/>
          <w:lang w:eastAsia="zh-CN"/>
        </w:rPr>
        <w:t>提高</w:t>
      </w:r>
      <w:r>
        <w:rPr>
          <w:rFonts w:hint="eastAsia"/>
          <w:sz w:val="18"/>
          <w:szCs w:val="18"/>
          <w:lang w:val="en-US" w:eastAsia="zh-CN"/>
        </w:rPr>
        <w:t>了</w:t>
      </w:r>
      <w:ins w:id="108" w:author="俞成琴" w:date="2022-04-14T14:30:27Z">
        <w:r>
          <w:rPr>
            <w:rFonts w:hint="eastAsia"/>
            <w:sz w:val="18"/>
            <w:szCs w:val="18"/>
            <w:lang w:eastAsia="zh-CN"/>
          </w:rPr>
          <w:t>用户终端</w:t>
        </w:r>
      </w:ins>
      <w:r>
        <w:rPr>
          <w:sz w:val="18"/>
          <w:szCs w:val="18"/>
          <w:lang w:eastAsia="zh-CN"/>
        </w:rPr>
        <w:t>设备的总效用。</w:t>
      </w:r>
    </w:p>
    <w:p>
      <w:pPr>
        <w:spacing w:line="240" w:lineRule="auto"/>
        <w:ind w:firstLine="360" w:firstLineChars="200"/>
        <w:jc w:val="left"/>
        <w:rPr>
          <w:sz w:val="18"/>
          <w:szCs w:val="18"/>
          <w:lang w:eastAsia="zh-CN"/>
        </w:rPr>
      </w:pPr>
      <w:r>
        <w:rPr>
          <w:rFonts w:hint="eastAsia"/>
          <w:sz w:val="18"/>
          <w:szCs w:val="18"/>
          <w:lang w:eastAsia="zh-CN"/>
        </w:rPr>
        <w:t>论文的其余部分安排如下。在第二节中，介绍了现有的激励机制和行为经济学中的一些相关工作。第三节中描述了雾计算卸载的系统模型。第四节详细介绍PRM机制的具体设置。第五节使用一个例子来描述整个机制。第六节中通过实验仿真结果对本文的机制进行了评估分析。最后，本文在第七部分对全文进行总结。</w:t>
      </w:r>
    </w:p>
    <w:p>
      <w:pPr>
        <w:rPr>
          <w:rStyle w:val="60"/>
          <w:rFonts w:ascii="Helvetica" w:hAnsi="Helvetica"/>
          <w:b/>
          <w:smallCaps/>
          <w:color w:val="auto"/>
          <w:sz w:val="23"/>
          <w:lang w:eastAsia="zh-CN"/>
        </w:rPr>
      </w:pPr>
      <w:r>
        <w:rPr>
          <w:rStyle w:val="60"/>
          <w:rFonts w:hint="eastAsia" w:ascii="Helvetica" w:hAnsi="Helvetica"/>
          <w:b/>
          <w:smallCaps/>
          <w:color w:val="auto"/>
          <w:sz w:val="23"/>
          <w:lang w:eastAsia="zh-CN"/>
        </w:rPr>
        <w:t>2.RELATED WORK</w:t>
      </w:r>
    </w:p>
    <w:p>
      <w:pPr>
        <w:spacing w:line="240" w:lineRule="auto"/>
        <w:ind w:firstLine="360" w:firstLineChars="200"/>
        <w:jc w:val="left"/>
        <w:rPr>
          <w:sz w:val="18"/>
          <w:szCs w:val="18"/>
          <w:lang w:eastAsia="zh-CN"/>
        </w:rPr>
      </w:pPr>
      <w:r>
        <w:rPr>
          <w:rFonts w:hint="eastAsia"/>
          <w:sz w:val="18"/>
          <w:szCs w:val="18"/>
          <w:lang w:eastAsia="zh-CN"/>
        </w:rPr>
        <w:t>本节首先介绍一些</w:t>
      </w:r>
      <w:r>
        <w:rPr>
          <w:rFonts w:hint="eastAsia"/>
          <w:sz w:val="18"/>
          <w:szCs w:val="18"/>
          <w:lang w:val="en-US" w:eastAsia="zh-CN"/>
        </w:rPr>
        <w:t>基于传统经济学</w:t>
      </w:r>
      <w:r>
        <w:rPr>
          <w:rFonts w:hint="eastAsia"/>
          <w:sz w:val="18"/>
          <w:szCs w:val="18"/>
          <w:lang w:eastAsia="zh-CN"/>
        </w:rPr>
        <w:t>的激励机制，并分析这些机制</w:t>
      </w:r>
      <w:r>
        <w:rPr>
          <w:rFonts w:hint="eastAsia"/>
          <w:sz w:val="18"/>
          <w:szCs w:val="18"/>
          <w:lang w:val="en-US" w:eastAsia="zh-CN"/>
        </w:rPr>
        <w:t>存在的问题</w:t>
      </w:r>
      <w:r>
        <w:rPr>
          <w:rFonts w:hint="eastAsia"/>
          <w:sz w:val="18"/>
          <w:szCs w:val="18"/>
          <w:lang w:eastAsia="zh-CN"/>
        </w:rPr>
        <w:t>，然后介绍本文</w:t>
      </w:r>
      <w:r>
        <w:rPr>
          <w:rFonts w:hint="eastAsia"/>
          <w:sz w:val="18"/>
          <w:szCs w:val="18"/>
          <w:lang w:val="en-US" w:eastAsia="zh-CN"/>
        </w:rPr>
        <w:t>所采用</w:t>
      </w:r>
      <w:r>
        <w:rPr>
          <w:rFonts w:hint="eastAsia"/>
          <w:sz w:val="18"/>
          <w:szCs w:val="18"/>
          <w:lang w:eastAsia="zh-CN"/>
        </w:rPr>
        <w:t>的行为经济学</w:t>
      </w:r>
      <w:r>
        <w:rPr>
          <w:rFonts w:hint="eastAsia"/>
          <w:sz w:val="18"/>
          <w:szCs w:val="18"/>
          <w:lang w:val="en-US" w:eastAsia="zh-CN"/>
        </w:rPr>
        <w:t>的诱饵效应中参照效应和偏好理论</w:t>
      </w:r>
      <w:r>
        <w:rPr>
          <w:rFonts w:hint="eastAsia"/>
          <w:sz w:val="18"/>
          <w:szCs w:val="18"/>
          <w:lang w:eastAsia="zh-CN"/>
        </w:rPr>
        <w:t>的</w:t>
      </w:r>
      <w:r>
        <w:rPr>
          <w:rFonts w:hint="eastAsia"/>
          <w:sz w:val="18"/>
          <w:szCs w:val="18"/>
          <w:lang w:val="en-US" w:eastAsia="zh-CN"/>
        </w:rPr>
        <w:t>相关研究</w:t>
      </w:r>
      <w:r>
        <w:rPr>
          <w:rFonts w:hint="eastAsia"/>
          <w:sz w:val="18"/>
          <w:szCs w:val="18"/>
          <w:lang w:eastAsia="zh-CN"/>
        </w:rPr>
        <w:t>。</w:t>
      </w:r>
    </w:p>
    <w:p>
      <w:pPr>
        <w:spacing w:line="240" w:lineRule="auto"/>
        <w:rPr>
          <w:rFonts w:ascii="Calibri" w:hAnsi="Calibri" w:eastAsia="宋体"/>
          <w:b/>
          <w:bCs/>
          <w:kern w:val="2"/>
          <w:sz w:val="21"/>
          <w:szCs w:val="24"/>
          <w:lang w:eastAsia="zh-CN"/>
        </w:rPr>
      </w:pPr>
      <w:r>
        <w:rPr>
          <w:rFonts w:hint="eastAsia" w:ascii="Calibri" w:hAnsi="Calibri" w:eastAsia="宋体"/>
          <w:b/>
          <w:bCs/>
          <w:kern w:val="2"/>
          <w:sz w:val="21"/>
          <w:szCs w:val="24"/>
          <w:lang w:eastAsia="zh-CN"/>
        </w:rPr>
        <w:t>2.1传统经济学的激励机制</w:t>
      </w:r>
    </w:p>
    <w:p>
      <w:pPr>
        <w:spacing w:line="240" w:lineRule="auto"/>
        <w:ind w:firstLine="360" w:firstLineChars="200"/>
        <w:jc w:val="left"/>
        <w:rPr>
          <w:sz w:val="18"/>
          <w:szCs w:val="18"/>
          <w:lang w:eastAsia="zh-CN"/>
        </w:rPr>
      </w:pPr>
      <w:r>
        <w:rPr>
          <w:rFonts w:hint="eastAsia"/>
          <w:sz w:val="18"/>
          <w:szCs w:val="18"/>
          <w:lang w:eastAsia="zh-CN"/>
        </w:rPr>
        <w:t>目前，</w:t>
      </w:r>
      <w:r>
        <w:rPr>
          <w:rFonts w:hint="eastAsia"/>
          <w:sz w:val="18"/>
          <w:szCs w:val="18"/>
          <w:lang w:val="en-US" w:eastAsia="zh-CN"/>
        </w:rPr>
        <w:t>在雾计算卸载中关于</w:t>
      </w:r>
      <w:r>
        <w:rPr>
          <w:rFonts w:hint="eastAsia"/>
          <w:sz w:val="18"/>
          <w:szCs w:val="18"/>
          <w:lang w:eastAsia="zh-CN"/>
        </w:rPr>
        <w:t>激励机制的研究</w:t>
      </w:r>
      <w:r>
        <w:rPr>
          <w:rFonts w:hint="eastAsia"/>
          <w:sz w:val="18"/>
          <w:szCs w:val="18"/>
          <w:lang w:val="en-US" w:eastAsia="zh-CN"/>
        </w:rPr>
        <w:t>大多都基于传统经济学的理论，例如：拍卖机制[]，声誉机制[]，博弈论[]等</w:t>
      </w:r>
      <w:r>
        <w:rPr>
          <w:rFonts w:hint="eastAsia"/>
          <w:sz w:val="18"/>
          <w:szCs w:val="18"/>
          <w:lang w:eastAsia="zh-CN"/>
        </w:rPr>
        <w:t>。</w:t>
      </w:r>
      <w:r>
        <w:rPr>
          <w:rFonts w:hint="eastAsia"/>
          <w:sz w:val="18"/>
          <w:szCs w:val="18"/>
          <w:lang w:val="en-US" w:eastAsia="zh-CN"/>
        </w:rPr>
        <w:t>这些机制</w:t>
      </w:r>
      <w:r>
        <w:rPr>
          <w:rFonts w:hint="eastAsia"/>
          <w:sz w:val="18"/>
          <w:szCs w:val="18"/>
          <w:lang w:eastAsia="zh-CN"/>
        </w:rPr>
        <w:t>主要可以分为货币和非货币两类。基于货币的激励机制又可分为基于拍卖和基于博弈论的激励机制。接下来将分别做出介绍。</w:t>
      </w:r>
    </w:p>
    <w:p>
      <w:pPr>
        <w:spacing w:line="240" w:lineRule="auto"/>
        <w:jc w:val="left"/>
        <w:rPr>
          <w:sz w:val="18"/>
          <w:szCs w:val="18"/>
          <w:lang w:eastAsia="zh-CN"/>
        </w:rPr>
      </w:pPr>
      <w:r>
        <w:rPr>
          <w:b/>
          <w:bCs/>
          <w:sz w:val="18"/>
          <w:szCs w:val="18"/>
          <w:lang w:eastAsia="zh-CN"/>
        </w:rPr>
        <w:t>2.1.1</w:t>
      </w:r>
      <w:r>
        <w:rPr>
          <w:rFonts w:hint="eastAsia"/>
          <w:b/>
          <w:bCs/>
          <w:sz w:val="18"/>
          <w:szCs w:val="18"/>
          <w:lang w:eastAsia="zh-CN"/>
        </w:rPr>
        <w:t>货币类</w:t>
      </w:r>
    </w:p>
    <w:p>
      <w:pPr>
        <w:spacing w:line="240" w:lineRule="auto"/>
        <w:ind w:firstLine="360" w:firstLineChars="200"/>
        <w:jc w:val="left"/>
        <w:rPr>
          <w:sz w:val="18"/>
          <w:szCs w:val="18"/>
          <w:lang w:eastAsia="zh-CN"/>
        </w:rPr>
      </w:pPr>
      <w:r>
        <w:rPr>
          <w:sz w:val="18"/>
          <w:szCs w:val="18"/>
          <w:highlight w:val="lightGray"/>
          <w:lang w:eastAsia="zh-CN"/>
        </w:rPr>
        <w:t>基于拍卖机制</w:t>
      </w:r>
      <w:r>
        <w:rPr>
          <w:sz w:val="18"/>
          <w:szCs w:val="18"/>
          <w:lang w:eastAsia="zh-CN"/>
        </w:rPr>
        <w:t>的有文献</w:t>
      </w:r>
      <w:r>
        <w:rPr>
          <w:sz w:val="18"/>
          <w:szCs w:val="18"/>
          <w:lang w:eastAsia="zh-CN"/>
        </w:rPr>
        <w:fldChar w:fldCharType="begin"/>
      </w:r>
      <w:r>
        <w:rPr>
          <w:sz w:val="18"/>
          <w:szCs w:val="18"/>
          <w:lang w:eastAsia="zh-CN"/>
        </w:rPr>
        <w:instrText xml:space="preserve"> REF _Ref22225778 \r \h  \* MERGEFORMAT </w:instrText>
      </w:r>
      <w:r>
        <w:rPr>
          <w:sz w:val="18"/>
          <w:szCs w:val="18"/>
          <w:lang w:eastAsia="zh-CN"/>
        </w:rPr>
        <w:fldChar w:fldCharType="separate"/>
      </w:r>
      <w:r>
        <w:rPr>
          <w:sz w:val="18"/>
          <w:szCs w:val="18"/>
          <w:lang w:eastAsia="zh-CN"/>
        </w:rPr>
        <w:t>[42]</w:t>
      </w:r>
      <w:r>
        <w:rPr>
          <w:sz w:val="18"/>
          <w:szCs w:val="18"/>
          <w:lang w:eastAsia="zh-CN"/>
        </w:rPr>
        <w:fldChar w:fldCharType="end"/>
      </w:r>
      <w:r>
        <w:rPr>
          <w:sz w:val="18"/>
          <w:szCs w:val="18"/>
          <w:lang w:eastAsia="zh-CN"/>
        </w:rPr>
        <w:t>中设计激励兼容的拍卖机制（ICAM），以刺激移动云计算架构中cloudlet为附近的移动设备提供服务，从而改善交互性并平衡来自集中式云的工作量。文献</w:t>
      </w:r>
      <w:r>
        <w:rPr>
          <w:sz w:val="18"/>
          <w:szCs w:val="18"/>
          <w:lang w:eastAsia="zh-CN"/>
        </w:rPr>
        <w:fldChar w:fldCharType="begin"/>
      </w:r>
      <w:r>
        <w:rPr>
          <w:sz w:val="18"/>
          <w:szCs w:val="18"/>
          <w:lang w:eastAsia="zh-CN"/>
        </w:rPr>
        <w:instrText xml:space="preserve"> REF _Ref41919371 \r \h  \* MERGEFORMAT </w:instrText>
      </w:r>
      <w:r>
        <w:rPr>
          <w:sz w:val="18"/>
          <w:szCs w:val="18"/>
          <w:lang w:eastAsia="zh-CN"/>
        </w:rPr>
        <w:fldChar w:fldCharType="separate"/>
      </w:r>
      <w:r>
        <w:rPr>
          <w:sz w:val="18"/>
          <w:szCs w:val="18"/>
          <w:lang w:eastAsia="zh-CN"/>
        </w:rPr>
        <w:t>[15]</w:t>
      </w:r>
      <w:r>
        <w:rPr>
          <w:sz w:val="18"/>
          <w:szCs w:val="18"/>
          <w:lang w:eastAsia="zh-CN"/>
        </w:rPr>
        <w:fldChar w:fldCharType="end"/>
      </w:r>
      <w:r>
        <w:rPr>
          <w:sz w:val="18"/>
          <w:szCs w:val="18"/>
          <w:lang w:eastAsia="zh-CN"/>
        </w:rPr>
        <w:t>提出多轮拍卖来解决车辆雾计算系统中的任务卸载存在的效率和自私问题，并运用到车辆预约泊车系统中。文献</w:t>
      </w:r>
      <w:r>
        <w:rPr>
          <w:sz w:val="18"/>
          <w:szCs w:val="18"/>
          <w:lang w:eastAsia="zh-CN"/>
        </w:rPr>
        <w:fldChar w:fldCharType="begin"/>
      </w:r>
      <w:r>
        <w:rPr>
          <w:sz w:val="18"/>
          <w:szCs w:val="18"/>
          <w:lang w:eastAsia="zh-CN"/>
        </w:rPr>
        <w:instrText xml:space="preserve"> REF _Ref22226073 \r \h  \* MERGEFORMAT </w:instrText>
      </w:r>
      <w:r>
        <w:rPr>
          <w:sz w:val="18"/>
          <w:szCs w:val="18"/>
          <w:lang w:eastAsia="zh-CN"/>
        </w:rPr>
        <w:fldChar w:fldCharType="separate"/>
      </w:r>
      <w:r>
        <w:rPr>
          <w:sz w:val="18"/>
          <w:szCs w:val="18"/>
          <w:lang w:eastAsia="zh-CN"/>
        </w:rPr>
        <w:t>[43]</w:t>
      </w:r>
      <w:r>
        <w:rPr>
          <w:sz w:val="18"/>
          <w:szCs w:val="18"/>
          <w:lang w:eastAsia="zh-CN"/>
        </w:rPr>
        <w:fldChar w:fldCharType="end"/>
      </w:r>
      <w:r>
        <w:rPr>
          <w:sz w:val="18"/>
          <w:szCs w:val="18"/>
          <w:lang w:eastAsia="zh-CN"/>
        </w:rPr>
        <w:t>提出一种双重拍卖机制来研究密集异构网络中的视频缓存问题，通过激励视频服务提供商和移动运营商反映真实的缓存需求和投标，最大化社会福利。文献</w:t>
      </w:r>
      <w:r>
        <w:rPr>
          <w:sz w:val="18"/>
          <w:szCs w:val="18"/>
          <w:lang w:eastAsia="zh-CN"/>
        </w:rPr>
        <w:fldChar w:fldCharType="begin"/>
      </w:r>
      <w:r>
        <w:rPr>
          <w:sz w:val="18"/>
          <w:szCs w:val="18"/>
          <w:lang w:eastAsia="zh-CN"/>
        </w:rPr>
        <w:instrText xml:space="preserve"> REF _Ref22303981 \r \h  \* MERGEFORMAT </w:instrText>
      </w:r>
      <w:r>
        <w:rPr>
          <w:sz w:val="18"/>
          <w:szCs w:val="18"/>
          <w:lang w:eastAsia="zh-CN"/>
        </w:rPr>
        <w:fldChar w:fldCharType="separate"/>
      </w:r>
      <w:r>
        <w:rPr>
          <w:sz w:val="18"/>
          <w:szCs w:val="18"/>
          <w:lang w:eastAsia="zh-CN"/>
        </w:rPr>
        <w:t>[44]</w:t>
      </w:r>
      <w:r>
        <w:rPr>
          <w:sz w:val="18"/>
          <w:szCs w:val="18"/>
          <w:lang w:eastAsia="zh-CN"/>
        </w:rPr>
        <w:fldChar w:fldCharType="end"/>
      </w:r>
      <w:r>
        <w:rPr>
          <w:sz w:val="18"/>
          <w:szCs w:val="18"/>
          <w:lang w:eastAsia="zh-CN"/>
        </w:rPr>
        <w:t>提出一种基于双向拍卖的工业物联网移动边缘计算资源分配机制，通过双向拍卖定价以提高雾节点的效用。文献</w:t>
      </w:r>
      <w:r>
        <w:rPr>
          <w:sz w:val="18"/>
          <w:szCs w:val="18"/>
          <w:lang w:eastAsia="zh-CN"/>
        </w:rPr>
        <w:fldChar w:fldCharType="begin"/>
      </w:r>
      <w:r>
        <w:rPr>
          <w:sz w:val="18"/>
          <w:szCs w:val="18"/>
          <w:lang w:eastAsia="zh-CN"/>
        </w:rPr>
        <w:instrText xml:space="preserve"> REF _Ref22226091 \r \h  \* MERGEFORMAT </w:instrText>
      </w:r>
      <w:r>
        <w:rPr>
          <w:sz w:val="18"/>
          <w:szCs w:val="18"/>
          <w:lang w:eastAsia="zh-CN"/>
        </w:rPr>
        <w:fldChar w:fldCharType="separate"/>
      </w:r>
      <w:r>
        <w:rPr>
          <w:sz w:val="18"/>
          <w:szCs w:val="18"/>
          <w:lang w:eastAsia="zh-CN"/>
        </w:rPr>
        <w:t>[45]</w:t>
      </w:r>
      <w:r>
        <w:rPr>
          <w:sz w:val="18"/>
          <w:szCs w:val="18"/>
          <w:lang w:eastAsia="zh-CN"/>
        </w:rPr>
        <w:fldChar w:fldCharType="end"/>
      </w:r>
      <w:r>
        <w:rPr>
          <w:sz w:val="18"/>
          <w:szCs w:val="18"/>
          <w:lang w:eastAsia="zh-CN"/>
        </w:rPr>
        <w:t>研究车载网络中的任务卸载的激励问题，文章提出基于VCG的V2V反向拍卖机制激励自私车辆共享资源或执行来自其他车辆的应用程序，缩短应用程序持续时间并减轻车辆负载。文献</w:t>
      </w:r>
      <w:r>
        <w:rPr>
          <w:sz w:val="18"/>
          <w:szCs w:val="18"/>
          <w:lang w:eastAsia="zh-CN"/>
        </w:rPr>
        <w:fldChar w:fldCharType="begin"/>
      </w:r>
      <w:r>
        <w:rPr>
          <w:sz w:val="18"/>
          <w:szCs w:val="18"/>
          <w:lang w:eastAsia="zh-CN"/>
        </w:rPr>
        <w:instrText xml:space="preserve"> REF _Ref22226103 \r \h  \* MERGEFORMAT </w:instrText>
      </w:r>
      <w:r>
        <w:rPr>
          <w:sz w:val="18"/>
          <w:szCs w:val="18"/>
          <w:lang w:eastAsia="zh-CN"/>
        </w:rPr>
        <w:fldChar w:fldCharType="separate"/>
      </w:r>
      <w:r>
        <w:rPr>
          <w:sz w:val="18"/>
          <w:szCs w:val="18"/>
          <w:lang w:eastAsia="zh-CN"/>
        </w:rPr>
        <w:t>[46]</w:t>
      </w:r>
      <w:r>
        <w:rPr>
          <w:sz w:val="18"/>
          <w:szCs w:val="18"/>
          <w:lang w:eastAsia="zh-CN"/>
        </w:rPr>
        <w:fldChar w:fldCharType="end"/>
      </w:r>
      <w:r>
        <w:rPr>
          <w:sz w:val="18"/>
          <w:szCs w:val="18"/>
          <w:lang w:eastAsia="zh-CN"/>
        </w:rPr>
        <w:t>提出一种基于反向拍卖来激励移动社交网络中的边缘节点提供缓存服务的方案，鼓励边缘节点协同提供缓存服务，节省绿色城市能源。</w:t>
      </w:r>
    </w:p>
    <w:p>
      <w:pPr>
        <w:spacing w:line="240" w:lineRule="auto"/>
        <w:ind w:firstLine="360" w:firstLineChars="200"/>
        <w:jc w:val="left"/>
        <w:rPr>
          <w:sz w:val="18"/>
          <w:szCs w:val="18"/>
          <w:lang w:eastAsia="zh-CN"/>
        </w:rPr>
      </w:pPr>
      <w:r>
        <w:rPr>
          <w:sz w:val="18"/>
          <w:szCs w:val="18"/>
          <w:highlight w:val="lightGray"/>
          <w:lang w:eastAsia="zh-CN"/>
        </w:rPr>
        <w:t>基于博弈论</w:t>
      </w:r>
      <w:r>
        <w:rPr>
          <w:sz w:val="18"/>
          <w:szCs w:val="18"/>
          <w:lang w:eastAsia="zh-CN"/>
        </w:rPr>
        <w:t>的有文献</w:t>
      </w:r>
      <w:r>
        <w:rPr>
          <w:sz w:val="18"/>
          <w:szCs w:val="18"/>
          <w:lang w:eastAsia="zh-CN"/>
        </w:rPr>
        <w:fldChar w:fldCharType="begin"/>
      </w:r>
      <w:r>
        <w:rPr>
          <w:sz w:val="18"/>
          <w:szCs w:val="18"/>
          <w:lang w:eastAsia="zh-CN"/>
        </w:rPr>
        <w:instrText xml:space="preserve"> REF _Ref22226113 \r \h  \* MERGEFORMAT </w:instrText>
      </w:r>
      <w:r>
        <w:rPr>
          <w:sz w:val="18"/>
          <w:szCs w:val="18"/>
          <w:lang w:eastAsia="zh-CN"/>
        </w:rPr>
        <w:fldChar w:fldCharType="separate"/>
      </w:r>
      <w:r>
        <w:rPr>
          <w:sz w:val="18"/>
          <w:szCs w:val="18"/>
          <w:lang w:eastAsia="zh-CN"/>
        </w:rPr>
        <w:t>[47]</w:t>
      </w:r>
      <w:r>
        <w:rPr>
          <w:sz w:val="18"/>
          <w:szCs w:val="18"/>
          <w:lang w:eastAsia="zh-CN"/>
        </w:rPr>
        <w:fldChar w:fldCharType="end"/>
      </w:r>
      <w:r>
        <w:rPr>
          <w:sz w:val="18"/>
          <w:szCs w:val="18"/>
          <w:lang w:eastAsia="zh-CN"/>
        </w:rPr>
        <w:t>研究超密集网络中移动边缘计算的任务卸载问题，利用博弈论设计任务卸载策略方案，最大限度减少网络中的延迟，节省移动用户设备的电池寿命。文献</w:t>
      </w:r>
      <w:r>
        <w:rPr>
          <w:sz w:val="18"/>
          <w:szCs w:val="18"/>
          <w:lang w:eastAsia="zh-CN"/>
        </w:rPr>
        <w:fldChar w:fldCharType="begin"/>
      </w:r>
      <w:r>
        <w:rPr>
          <w:sz w:val="18"/>
          <w:szCs w:val="18"/>
          <w:lang w:eastAsia="zh-CN"/>
        </w:rPr>
        <w:instrText xml:space="preserve"> REF _Ref22226123 \r \h  \* MERGEFORMAT </w:instrText>
      </w:r>
      <w:r>
        <w:rPr>
          <w:sz w:val="18"/>
          <w:szCs w:val="18"/>
          <w:lang w:eastAsia="zh-CN"/>
        </w:rPr>
        <w:fldChar w:fldCharType="separate"/>
      </w:r>
      <w:r>
        <w:rPr>
          <w:sz w:val="18"/>
          <w:szCs w:val="18"/>
          <w:lang w:eastAsia="zh-CN"/>
        </w:rPr>
        <w:t>[48]</w:t>
      </w:r>
      <w:r>
        <w:rPr>
          <w:sz w:val="18"/>
          <w:szCs w:val="18"/>
          <w:lang w:eastAsia="zh-CN"/>
        </w:rPr>
        <w:fldChar w:fldCharType="end"/>
      </w:r>
      <w:r>
        <w:rPr>
          <w:sz w:val="18"/>
          <w:szCs w:val="18"/>
          <w:lang w:eastAsia="zh-CN"/>
        </w:rPr>
        <w:t>提出使用博弈论的方法最小化雾计算中的社会群体执行成本，即能耗和延迟。文献</w:t>
      </w:r>
      <w:r>
        <w:rPr>
          <w:sz w:val="18"/>
          <w:szCs w:val="18"/>
          <w:lang w:eastAsia="zh-CN"/>
        </w:rPr>
        <w:fldChar w:fldCharType="begin"/>
      </w:r>
      <w:r>
        <w:rPr>
          <w:sz w:val="18"/>
          <w:szCs w:val="18"/>
          <w:lang w:eastAsia="zh-CN"/>
        </w:rPr>
        <w:instrText xml:space="preserve"> REF _Ref22226135 \r \h  \* MERGEFORMAT </w:instrText>
      </w:r>
      <w:r>
        <w:rPr>
          <w:sz w:val="18"/>
          <w:szCs w:val="18"/>
          <w:lang w:eastAsia="zh-CN"/>
        </w:rPr>
        <w:fldChar w:fldCharType="separate"/>
      </w:r>
      <w:r>
        <w:rPr>
          <w:sz w:val="18"/>
          <w:szCs w:val="18"/>
          <w:lang w:eastAsia="zh-CN"/>
        </w:rPr>
        <w:t>[49]</w:t>
      </w:r>
      <w:r>
        <w:rPr>
          <w:sz w:val="18"/>
          <w:szCs w:val="18"/>
          <w:lang w:eastAsia="zh-CN"/>
        </w:rPr>
        <w:fldChar w:fldCharType="end"/>
      </w:r>
      <w:r>
        <w:rPr>
          <w:sz w:val="18"/>
          <w:szCs w:val="18"/>
          <w:lang w:eastAsia="zh-CN"/>
        </w:rPr>
        <w:t>论文研究移动边缘计算中的数据卸载，文中提出基于联盟博弈的定价方案，最大化各个联盟效用。文献</w:t>
      </w:r>
      <w:r>
        <w:rPr>
          <w:sz w:val="18"/>
          <w:szCs w:val="18"/>
          <w:lang w:eastAsia="zh-CN"/>
        </w:rPr>
        <w:fldChar w:fldCharType="begin"/>
      </w:r>
      <w:r>
        <w:rPr>
          <w:sz w:val="18"/>
          <w:szCs w:val="18"/>
          <w:lang w:eastAsia="zh-CN"/>
        </w:rPr>
        <w:instrText xml:space="preserve"> REF _Ref22226146 \r \h  \* MERGEFORMAT </w:instrText>
      </w:r>
      <w:r>
        <w:rPr>
          <w:sz w:val="18"/>
          <w:szCs w:val="18"/>
          <w:lang w:eastAsia="zh-CN"/>
        </w:rPr>
        <w:fldChar w:fldCharType="separate"/>
      </w:r>
      <w:r>
        <w:rPr>
          <w:sz w:val="18"/>
          <w:szCs w:val="18"/>
          <w:lang w:eastAsia="zh-CN"/>
        </w:rPr>
        <w:t>[50]</w:t>
      </w:r>
      <w:r>
        <w:rPr>
          <w:sz w:val="18"/>
          <w:szCs w:val="18"/>
          <w:lang w:eastAsia="zh-CN"/>
        </w:rPr>
        <w:fldChar w:fldCharType="end"/>
      </w:r>
      <w:r>
        <w:rPr>
          <w:sz w:val="18"/>
          <w:szCs w:val="18"/>
          <w:lang w:eastAsia="zh-CN"/>
        </w:rPr>
        <w:t>提出一种适用于绿色和低延迟物联网的移动性感知分层移动边缘计算框架，并设计一种基于博弈论的激励机制来优化服务提供商的效用，降低智能设备的能耗和任务执行时间。文献</w:t>
      </w:r>
      <w:r>
        <w:rPr>
          <w:sz w:val="18"/>
          <w:szCs w:val="18"/>
          <w:lang w:eastAsia="zh-CN"/>
        </w:rPr>
        <w:fldChar w:fldCharType="begin"/>
      </w:r>
      <w:r>
        <w:rPr>
          <w:sz w:val="18"/>
          <w:szCs w:val="18"/>
          <w:lang w:eastAsia="zh-CN"/>
        </w:rPr>
        <w:instrText xml:space="preserve"> REF _Ref22229568 \r \h  \* MERGEFORMAT </w:instrText>
      </w:r>
      <w:r>
        <w:rPr>
          <w:sz w:val="18"/>
          <w:szCs w:val="18"/>
          <w:lang w:eastAsia="zh-CN"/>
        </w:rPr>
        <w:fldChar w:fldCharType="separate"/>
      </w:r>
      <w:r>
        <w:rPr>
          <w:sz w:val="18"/>
          <w:szCs w:val="18"/>
          <w:lang w:eastAsia="zh-CN"/>
        </w:rPr>
        <w:t>[51]</w:t>
      </w:r>
      <w:r>
        <w:rPr>
          <w:sz w:val="18"/>
          <w:szCs w:val="18"/>
          <w:lang w:eastAsia="zh-CN"/>
        </w:rPr>
        <w:fldChar w:fldCharType="end"/>
      </w:r>
      <w:r>
        <w:rPr>
          <w:sz w:val="18"/>
          <w:szCs w:val="18"/>
          <w:lang w:eastAsia="zh-CN"/>
        </w:rPr>
        <w:t>将雾节点与用户之间的交互建模为Stackelberg博弈，雾节点设置价格以最大化其收入，并且每个用户单独设计卸载决策以最小化其定义为延迟加付款的成本。提出了一种新的基于Stackelberg博弈的分布式卸载方案，其中用户通过定价方法竞争雾节点的有限计算资源。</w:t>
      </w:r>
    </w:p>
    <w:p>
      <w:pPr>
        <w:rPr>
          <w:b/>
          <w:bCs/>
          <w:sz w:val="18"/>
          <w:szCs w:val="18"/>
          <w:lang w:eastAsia="zh-CN"/>
        </w:rPr>
      </w:pPr>
      <w:r>
        <w:rPr>
          <w:b/>
          <w:bCs/>
          <w:sz w:val="18"/>
          <w:szCs w:val="18"/>
          <w:lang w:eastAsia="zh-CN"/>
        </w:rPr>
        <w:t>2.1.2</w:t>
      </w:r>
      <w:r>
        <w:rPr>
          <w:rFonts w:hint="eastAsia"/>
          <w:b/>
          <w:bCs/>
          <w:sz w:val="18"/>
          <w:szCs w:val="18"/>
          <w:lang w:eastAsia="zh-CN"/>
        </w:rPr>
        <w:t>非货币类</w:t>
      </w:r>
    </w:p>
    <w:p>
      <w:pPr>
        <w:spacing w:line="240" w:lineRule="auto"/>
        <w:ind w:firstLine="360" w:firstLineChars="200"/>
        <w:jc w:val="left"/>
        <w:rPr>
          <w:sz w:val="18"/>
          <w:szCs w:val="18"/>
          <w:lang w:eastAsia="zh-CN"/>
        </w:rPr>
      </w:pPr>
      <w:r>
        <w:rPr>
          <w:sz w:val="18"/>
          <w:szCs w:val="18"/>
          <w:lang w:eastAsia="zh-CN"/>
        </w:rPr>
        <w:t>文献</w:t>
      </w:r>
      <w:r>
        <w:rPr>
          <w:sz w:val="18"/>
          <w:szCs w:val="18"/>
          <w:lang w:eastAsia="zh-CN"/>
        </w:rPr>
        <w:fldChar w:fldCharType="begin"/>
      </w:r>
      <w:r>
        <w:rPr>
          <w:sz w:val="18"/>
          <w:szCs w:val="18"/>
          <w:lang w:eastAsia="zh-CN"/>
        </w:rPr>
        <w:instrText xml:space="preserve"> REF _Ref22230564 \r \h  \* MERGEFORMAT </w:instrText>
      </w:r>
      <w:r>
        <w:rPr>
          <w:sz w:val="18"/>
          <w:szCs w:val="18"/>
          <w:lang w:eastAsia="zh-CN"/>
        </w:rPr>
        <w:fldChar w:fldCharType="separate"/>
      </w:r>
      <w:r>
        <w:rPr>
          <w:sz w:val="18"/>
          <w:szCs w:val="18"/>
          <w:lang w:eastAsia="zh-CN"/>
        </w:rPr>
        <w:t>[52]</w:t>
      </w:r>
      <w:r>
        <w:rPr>
          <w:sz w:val="18"/>
          <w:szCs w:val="18"/>
          <w:lang w:eastAsia="zh-CN"/>
        </w:rPr>
        <w:fldChar w:fldCharType="end"/>
      </w:r>
      <w:r>
        <w:rPr>
          <w:sz w:val="18"/>
          <w:szCs w:val="18"/>
          <w:lang w:eastAsia="zh-CN"/>
        </w:rPr>
        <w:t>提出了</w:t>
      </w:r>
      <w:r>
        <w:rPr>
          <w:sz w:val="18"/>
          <w:szCs w:val="18"/>
          <w:highlight w:val="lightGray"/>
          <w:lang w:eastAsia="zh-CN"/>
        </w:rPr>
        <w:t>结合声誉机制</w:t>
      </w:r>
      <w:r>
        <w:rPr>
          <w:sz w:val="18"/>
          <w:szCs w:val="18"/>
          <w:lang w:eastAsia="zh-CN"/>
        </w:rPr>
        <w:t>的强化框架。帮助他人的手机用户将会收到大量的虚拟货币。当客户端用户想要卸载一个任务时，它会向所有相邻的用户广播一个请求。邻居可以根据执行任务所需的资源来计算软盘硬币的数量。客户端用户选择一个用户作为卸载节点，根据邻居的出价以及他们的可靠性或信誉来执行任务。文献</w:t>
      </w:r>
      <w:r>
        <w:rPr>
          <w:sz w:val="18"/>
          <w:szCs w:val="18"/>
          <w:lang w:eastAsia="zh-CN"/>
        </w:rPr>
        <w:fldChar w:fldCharType="begin"/>
      </w:r>
      <w:r>
        <w:rPr>
          <w:sz w:val="18"/>
          <w:szCs w:val="18"/>
          <w:lang w:eastAsia="zh-CN"/>
        </w:rPr>
        <w:instrText xml:space="preserve"> REF _Ref22230671 \r \h  \* MERGEFORMAT </w:instrText>
      </w:r>
      <w:r>
        <w:rPr>
          <w:sz w:val="18"/>
          <w:szCs w:val="18"/>
          <w:lang w:eastAsia="zh-CN"/>
        </w:rPr>
        <w:fldChar w:fldCharType="separate"/>
      </w:r>
      <w:r>
        <w:rPr>
          <w:sz w:val="18"/>
          <w:szCs w:val="18"/>
          <w:lang w:eastAsia="zh-CN"/>
        </w:rPr>
        <w:t>[53]</w:t>
      </w:r>
      <w:r>
        <w:rPr>
          <w:sz w:val="18"/>
          <w:szCs w:val="18"/>
          <w:lang w:eastAsia="zh-CN"/>
        </w:rPr>
        <w:fldChar w:fldCharType="end"/>
      </w:r>
      <w:r>
        <w:rPr>
          <w:sz w:val="18"/>
          <w:szCs w:val="18"/>
          <w:lang w:eastAsia="zh-CN"/>
        </w:rPr>
        <w:t>通过P2P声誉交换方案，每个用户都可以记录其他用户的善良程度，从而量化自己的声誉，表明了用户的自私程度。文献</w:t>
      </w:r>
      <w:r>
        <w:rPr>
          <w:sz w:val="18"/>
          <w:szCs w:val="18"/>
          <w:lang w:eastAsia="zh-CN"/>
        </w:rPr>
        <w:fldChar w:fldCharType="begin"/>
      </w:r>
      <w:r>
        <w:rPr>
          <w:sz w:val="18"/>
          <w:szCs w:val="18"/>
          <w:lang w:eastAsia="zh-CN"/>
        </w:rPr>
        <w:instrText xml:space="preserve"> REF _Ref22230681 \r \h  \* MERGEFORMAT </w:instrText>
      </w:r>
      <w:r>
        <w:rPr>
          <w:sz w:val="18"/>
          <w:szCs w:val="18"/>
          <w:lang w:eastAsia="zh-CN"/>
        </w:rPr>
        <w:fldChar w:fldCharType="separate"/>
      </w:r>
      <w:r>
        <w:rPr>
          <w:sz w:val="18"/>
          <w:szCs w:val="18"/>
          <w:lang w:eastAsia="zh-CN"/>
        </w:rPr>
        <w:t>[54]</w:t>
      </w:r>
      <w:r>
        <w:rPr>
          <w:sz w:val="18"/>
          <w:szCs w:val="18"/>
          <w:lang w:eastAsia="zh-CN"/>
        </w:rPr>
        <w:fldChar w:fldCharType="end"/>
      </w:r>
      <w:r>
        <w:rPr>
          <w:sz w:val="18"/>
          <w:szCs w:val="18"/>
          <w:lang w:eastAsia="zh-CN"/>
        </w:rPr>
        <w:t>基于声誉和信用提出了类似的激励机制。当用户需要将计算任务卸载到卸载节点时，该节点的信誉值会减少，减少的部分将添加到卸载节点的信誉值中。每次卸载任务完成后，用户都会收到更新的交互对等方的信誉和信用信息。文献</w:t>
      </w:r>
      <w:r>
        <w:rPr>
          <w:sz w:val="18"/>
          <w:szCs w:val="18"/>
          <w:lang w:eastAsia="zh-CN"/>
        </w:rPr>
        <w:fldChar w:fldCharType="begin"/>
      </w:r>
      <w:r>
        <w:rPr>
          <w:sz w:val="18"/>
          <w:szCs w:val="18"/>
          <w:lang w:eastAsia="zh-CN"/>
        </w:rPr>
        <w:instrText xml:space="preserve"> REF _Ref22230726 \r \h  \* MERGEFORMAT </w:instrText>
      </w:r>
      <w:r>
        <w:rPr>
          <w:sz w:val="18"/>
          <w:szCs w:val="18"/>
          <w:lang w:eastAsia="zh-CN"/>
        </w:rPr>
        <w:fldChar w:fldCharType="separate"/>
      </w:r>
      <w:r>
        <w:rPr>
          <w:sz w:val="18"/>
          <w:szCs w:val="18"/>
          <w:lang w:eastAsia="zh-CN"/>
        </w:rPr>
        <w:t>[55]</w:t>
      </w:r>
      <w:r>
        <w:rPr>
          <w:sz w:val="18"/>
          <w:szCs w:val="18"/>
          <w:lang w:eastAsia="zh-CN"/>
        </w:rPr>
        <w:fldChar w:fldCharType="end"/>
      </w:r>
      <w:r>
        <w:rPr>
          <w:sz w:val="18"/>
          <w:szCs w:val="18"/>
          <w:lang w:eastAsia="zh-CN"/>
        </w:rPr>
        <w:t>基于较少即较多的理论，考虑分布式拒绝服务攻击（distributed denial of service， DDoS），提出了一种使运营商利益最大化的激励机制。文献</w:t>
      </w:r>
      <w:r>
        <w:rPr>
          <w:sz w:val="18"/>
          <w:szCs w:val="18"/>
          <w:lang w:eastAsia="zh-CN"/>
        </w:rPr>
        <w:fldChar w:fldCharType="begin"/>
      </w:r>
      <w:r>
        <w:rPr>
          <w:sz w:val="18"/>
          <w:szCs w:val="18"/>
          <w:lang w:eastAsia="zh-CN"/>
        </w:rPr>
        <w:instrText xml:space="preserve"> REF _Ref41918931 \r \h  \* MERGEFORMAT </w:instrText>
      </w:r>
      <w:r>
        <w:rPr>
          <w:sz w:val="18"/>
          <w:szCs w:val="18"/>
          <w:lang w:eastAsia="zh-CN"/>
        </w:rPr>
        <w:fldChar w:fldCharType="separate"/>
      </w:r>
      <w:r>
        <w:rPr>
          <w:sz w:val="18"/>
          <w:szCs w:val="18"/>
          <w:lang w:eastAsia="zh-CN"/>
        </w:rPr>
        <w:t>[13]</w:t>
      </w:r>
      <w:r>
        <w:rPr>
          <w:sz w:val="18"/>
          <w:szCs w:val="18"/>
          <w:lang w:eastAsia="zh-CN"/>
        </w:rPr>
        <w:fldChar w:fldCharType="end"/>
      </w:r>
      <w:r>
        <w:rPr>
          <w:sz w:val="18"/>
          <w:szCs w:val="18"/>
          <w:lang w:eastAsia="zh-CN"/>
        </w:rPr>
        <w:t>研究终端到终端的卸载方法，建立具有移动预测的虚拟银行系统来管理计算卸载。</w:t>
      </w:r>
    </w:p>
    <w:p>
      <w:pPr>
        <w:spacing w:line="240" w:lineRule="auto"/>
        <w:ind w:firstLine="0" w:firstLineChars="0"/>
        <w:jc w:val="left"/>
        <w:rPr>
          <w:rFonts w:hint="default"/>
          <w:sz w:val="18"/>
          <w:szCs w:val="18"/>
          <w:lang w:val="en-US" w:eastAsia="zh-CN"/>
        </w:rPr>
      </w:pPr>
      <w:r>
        <w:rPr>
          <w:rFonts w:hint="default"/>
          <w:b/>
          <w:bCs/>
          <w:sz w:val="18"/>
          <w:szCs w:val="18"/>
          <w:lang w:val="en-US" w:eastAsia="zh-CN"/>
        </w:rPr>
        <w:t>2.1.3小节</w:t>
      </w:r>
    </w:p>
    <w:p>
      <w:pPr>
        <w:spacing w:line="240" w:lineRule="auto"/>
        <w:ind w:firstLine="360" w:firstLineChars="200"/>
        <w:jc w:val="left"/>
        <w:rPr>
          <w:sz w:val="18"/>
          <w:szCs w:val="18"/>
          <w:lang w:eastAsia="zh-CN"/>
        </w:rPr>
      </w:pPr>
      <w:r>
        <w:rPr>
          <w:rFonts w:hint="eastAsia"/>
          <w:sz w:val="18"/>
          <w:szCs w:val="18"/>
          <w:lang w:val="en-US" w:eastAsia="zh-CN"/>
        </w:rPr>
        <w:t>综上可知，无论是货币类激励机制还是非货币类激励机制都可以在一定程度上达到激励的效果。但是通过</w:t>
      </w:r>
      <w:r>
        <w:rPr>
          <w:sz w:val="18"/>
          <w:szCs w:val="18"/>
          <w:lang w:eastAsia="zh-CN"/>
        </w:rPr>
        <w:t>总结当前关于雾计算激励机制的研究，</w:t>
      </w:r>
      <w:r>
        <w:rPr>
          <w:rFonts w:hint="eastAsia"/>
          <w:sz w:val="18"/>
          <w:szCs w:val="18"/>
          <w:lang w:val="en-US" w:eastAsia="zh-CN"/>
        </w:rPr>
        <w:t>可以发现这些理论研究</w:t>
      </w:r>
      <w:r>
        <w:rPr>
          <w:rFonts w:hint="eastAsia"/>
          <w:sz w:val="18"/>
          <w:szCs w:val="18"/>
          <w:lang w:eastAsia="zh-CN"/>
        </w:rPr>
        <w:t>主要</w:t>
      </w:r>
      <w:r>
        <w:rPr>
          <w:sz w:val="18"/>
          <w:szCs w:val="18"/>
          <w:lang w:eastAsia="zh-CN"/>
        </w:rPr>
        <w:t>存在以下两个问题：</w:t>
      </w:r>
    </w:p>
    <w:p>
      <w:pPr>
        <w:spacing w:line="240" w:lineRule="auto"/>
        <w:ind w:firstLine="360" w:firstLineChars="200"/>
        <w:jc w:val="left"/>
        <w:rPr>
          <w:sz w:val="18"/>
          <w:szCs w:val="18"/>
          <w:lang w:eastAsia="zh-CN"/>
        </w:rPr>
      </w:pPr>
      <w:r>
        <w:rPr>
          <w:rFonts w:hint="eastAsia"/>
          <w:sz w:val="18"/>
          <w:szCs w:val="18"/>
          <w:lang w:eastAsia="zh-CN"/>
        </w:rPr>
        <w:t>首先，</w:t>
      </w:r>
      <w:r>
        <w:rPr>
          <w:rFonts w:hint="eastAsia"/>
          <w:sz w:val="18"/>
          <w:szCs w:val="18"/>
          <w:lang w:val="en-US" w:eastAsia="zh-CN"/>
        </w:rPr>
        <w:t>现有的激励机制基于传统经济学中的预期效用理论，</w:t>
      </w:r>
      <w:r>
        <w:rPr>
          <w:rFonts w:hint="eastAsia"/>
          <w:color w:val="0070C0"/>
          <w:sz w:val="18"/>
          <w:szCs w:val="18"/>
          <w:lang w:val="en-US" w:eastAsia="zh-CN"/>
        </w:rPr>
        <w:t>价值函数取决于最终财富价值</w:t>
      </w:r>
      <w:r>
        <w:rPr>
          <w:rFonts w:hint="eastAsia"/>
          <w:sz w:val="18"/>
          <w:szCs w:val="18"/>
          <w:lang w:val="en-US" w:eastAsia="zh-CN"/>
        </w:rPr>
        <w:t>，通常假设报酬越高，激励作用越强[43，44，13]</w:t>
      </w:r>
      <w:r>
        <w:rPr>
          <w:rFonts w:hint="eastAsia"/>
          <w:sz w:val="18"/>
          <w:szCs w:val="18"/>
          <w:lang w:eastAsia="zh-CN"/>
        </w:rPr>
        <w:t>。</w:t>
      </w:r>
      <w:commentRangeStart w:id="3"/>
      <w:r>
        <w:rPr>
          <w:rFonts w:hint="eastAsia"/>
          <w:sz w:val="18"/>
          <w:szCs w:val="18"/>
          <w:lang w:val="en-US" w:eastAsia="zh-CN"/>
        </w:rPr>
        <w:t>例如</w:t>
      </w:r>
      <w:commentRangeEnd w:id="3"/>
      <w:r>
        <w:commentReference w:id="3"/>
      </w:r>
      <w:r>
        <w:rPr>
          <w:rFonts w:hint="eastAsia"/>
          <w:sz w:val="18"/>
          <w:szCs w:val="18"/>
          <w:lang w:val="en-US" w:eastAsia="zh-CN"/>
        </w:rPr>
        <w:t>，为了激励雾节点共享自己的资源，文献[44]提出</w:t>
      </w:r>
      <w:r>
        <w:rPr>
          <w:rFonts w:hint="eastAsia"/>
          <w:sz w:val="18"/>
          <w:szCs w:val="18"/>
          <w:lang w:eastAsia="zh-CN"/>
        </w:rPr>
        <w:t>了</w:t>
      </w:r>
      <w:r>
        <w:rPr>
          <w:rFonts w:hint="eastAsia"/>
          <w:sz w:val="18"/>
          <w:szCs w:val="18"/>
          <w:lang w:val="en-US" w:eastAsia="zh-CN"/>
        </w:rPr>
        <w:t>一个双向拍卖框架，用动态定价方式提高任务卸载率和雾节点的效用。文献[43]表示，在节点和用户之间挖掘出双方隐藏的真实信息，并通过双重拍卖的方式吸引节点参与任务，促进市场高效运行。文献[13]提出了一种基于移动预测的数据卸载激励机制，使用机会主义网络来实现卸载。然而在行为经济学中，雾节点的决策会受参考点的影响，任务集的组成会影响雾节点对任务的选择</w:t>
      </w:r>
      <w:r>
        <w:rPr>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其次，</w:t>
      </w:r>
      <w:r>
        <w:rPr>
          <w:rFonts w:hint="eastAsia"/>
          <w:sz w:val="18"/>
          <w:szCs w:val="18"/>
          <w:lang w:val="en-US" w:eastAsia="zh-CN"/>
        </w:rPr>
        <w:t>这些激励机制基于传统经济学的偏好理论，当雾节点选择任务时，无论任务集如何，雾节点</w:t>
      </w:r>
      <w:r>
        <w:rPr>
          <w:rFonts w:hint="eastAsia"/>
          <w:color w:val="0070C0"/>
          <w:sz w:val="18"/>
          <w:szCs w:val="18"/>
          <w:lang w:val="en-US" w:eastAsia="zh-CN"/>
        </w:rPr>
        <w:t>对任务的偏好都不会改变[</w:t>
      </w:r>
      <w:r>
        <w:rPr>
          <w:rFonts w:hint="eastAsia"/>
          <w:sz w:val="18"/>
          <w:szCs w:val="18"/>
          <w:lang w:val="en-US" w:eastAsia="zh-CN"/>
        </w:rPr>
        <w:t>42，45，46]。例如[46]中假设边缘节点的报价都采用最优策略，设计了基于逆向拍卖的激励机制。</w:t>
      </w:r>
      <w:r>
        <w:rPr>
          <w:sz w:val="18"/>
          <w:szCs w:val="18"/>
          <w:lang w:eastAsia="zh-CN"/>
        </w:rPr>
        <w:t>[42, 45]</w:t>
      </w:r>
      <w:r>
        <w:rPr>
          <w:rFonts w:hint="eastAsia"/>
          <w:sz w:val="18"/>
          <w:szCs w:val="18"/>
          <w:lang w:val="en-US" w:eastAsia="zh-CN"/>
        </w:rPr>
        <w:t>的激励机制中</w:t>
      </w:r>
      <w:r>
        <w:rPr>
          <w:sz w:val="18"/>
          <w:szCs w:val="18"/>
          <w:lang w:eastAsia="zh-CN"/>
        </w:rPr>
        <w:t>考虑了</w:t>
      </w:r>
      <w:r>
        <w:rPr>
          <w:rFonts w:hint="eastAsia"/>
          <w:sz w:val="18"/>
          <w:szCs w:val="18"/>
          <w:lang w:val="en-US" w:eastAsia="zh-CN"/>
        </w:rPr>
        <w:t>雾节点的</w:t>
      </w:r>
      <w:r>
        <w:rPr>
          <w:sz w:val="18"/>
          <w:szCs w:val="18"/>
          <w:lang w:eastAsia="zh-CN"/>
        </w:rPr>
        <w:t>偏好，但没有考虑偏好在不同情境下的改变情况，因此基于此设计的激励机制，会与实际</w:t>
      </w:r>
      <w:r>
        <w:rPr>
          <w:rFonts w:hint="eastAsia"/>
          <w:sz w:val="18"/>
          <w:szCs w:val="18"/>
          <w:lang w:val="en-US" w:eastAsia="zh-CN"/>
        </w:rPr>
        <w:t>情况下</w:t>
      </w:r>
      <w:r>
        <w:rPr>
          <w:sz w:val="18"/>
          <w:szCs w:val="18"/>
          <w:lang w:eastAsia="zh-CN"/>
        </w:rPr>
        <w:t>的激励效果不同。</w:t>
      </w:r>
    </w:p>
    <w:p>
      <w:pPr>
        <w:spacing w:line="240" w:lineRule="auto"/>
        <w:ind w:firstLine="360" w:firstLineChars="200"/>
        <w:jc w:val="left"/>
        <w:rPr>
          <w:sz w:val="18"/>
          <w:szCs w:val="18"/>
          <w:lang w:eastAsia="zh-CN"/>
        </w:rPr>
      </w:pPr>
      <w:r>
        <w:rPr>
          <w:rFonts w:hint="eastAsia"/>
          <w:sz w:val="18"/>
          <w:szCs w:val="18"/>
          <w:lang w:eastAsia="zh-CN"/>
        </w:rPr>
        <w:t>行为经济学的诱饵效应研究表明，在备选项中添加一个诱饵项会提高之前某一类</w:t>
      </w:r>
      <w:r>
        <w:rPr>
          <w:rFonts w:hint="eastAsia"/>
          <w:sz w:val="18"/>
          <w:szCs w:val="18"/>
          <w:lang w:val="en-US" w:eastAsia="zh-CN"/>
        </w:rPr>
        <w:t>选项</w:t>
      </w:r>
      <w:r>
        <w:rPr>
          <w:rFonts w:hint="eastAsia"/>
          <w:sz w:val="18"/>
          <w:szCs w:val="18"/>
          <w:lang w:eastAsia="zh-CN"/>
        </w:rPr>
        <w:t>的吸引力，并且决策者的偏好也会随之改变，变化的偏好同样也会对决策造成影响。通过利用该理论，可以有效的解决上述两个问题。接下来一节便是讨论该理论。</w:t>
      </w:r>
    </w:p>
    <w:p>
      <w:pPr>
        <w:spacing w:line="240" w:lineRule="auto"/>
        <w:rPr>
          <w:rFonts w:ascii="Calibri" w:hAnsi="Calibri" w:eastAsia="宋体"/>
          <w:b/>
          <w:bCs/>
          <w:kern w:val="2"/>
          <w:sz w:val="21"/>
          <w:szCs w:val="24"/>
          <w:lang w:eastAsia="zh-CN"/>
        </w:rPr>
      </w:pPr>
      <w:bookmarkStart w:id="0" w:name="_Toc41295610"/>
      <w:bookmarkStart w:id="1" w:name="_Toc41592319"/>
      <w:r>
        <w:rPr>
          <w:rFonts w:ascii="Calibri" w:hAnsi="Calibri" w:eastAsia="宋体"/>
          <w:b/>
          <w:bCs/>
          <w:kern w:val="2"/>
          <w:sz w:val="21"/>
          <w:szCs w:val="24"/>
          <w:lang w:eastAsia="zh-CN"/>
        </w:rPr>
        <w:t>2.3 诱饵效应</w:t>
      </w:r>
      <w:bookmarkEnd w:id="0"/>
      <w:bookmarkEnd w:id="1"/>
    </w:p>
    <w:p>
      <w:pPr>
        <w:spacing w:line="240" w:lineRule="auto"/>
        <w:ind w:firstLine="360" w:firstLineChars="200"/>
        <w:jc w:val="left"/>
        <w:rPr>
          <w:sz w:val="18"/>
          <w:szCs w:val="18"/>
          <w:lang w:eastAsia="zh-CN"/>
        </w:rPr>
      </w:pPr>
      <w:r>
        <w:rPr>
          <w:sz w:val="18"/>
          <w:szCs w:val="18"/>
          <w:lang w:eastAsia="zh-CN"/>
        </w:rPr>
        <w:t>诱饵效应（Decoy Effect）是指在</w:t>
      </w:r>
      <w:r>
        <w:rPr>
          <w:color w:val="0070C0"/>
          <w:sz w:val="18"/>
          <w:szCs w:val="18"/>
          <w:lang w:eastAsia="zh-CN"/>
        </w:rPr>
        <w:t>非对称占优</w:t>
      </w:r>
      <w:r>
        <w:rPr>
          <w:sz w:val="18"/>
          <w:szCs w:val="18"/>
          <w:lang w:eastAsia="zh-CN"/>
        </w:rPr>
        <w:t>的两个被选项中加入第三种选择，会令选择集中某一备选项变得更有吸引力，人们的偏好和选择行为也发生重大转变的一种现象</w:t>
      </w:r>
      <w:r>
        <w:rPr>
          <w:sz w:val="18"/>
          <w:szCs w:val="18"/>
          <w:lang w:eastAsia="zh-CN"/>
        </w:rPr>
        <w:fldChar w:fldCharType="begin"/>
      </w:r>
      <w:r>
        <w:rPr>
          <w:sz w:val="18"/>
          <w:szCs w:val="18"/>
          <w:lang w:eastAsia="zh-CN"/>
        </w:rPr>
        <w:instrText xml:space="preserve"> REF _Ref22303996 \r \h  \* MERGEFORMAT </w:instrText>
      </w:r>
      <w:r>
        <w:rPr>
          <w:sz w:val="18"/>
          <w:szCs w:val="18"/>
          <w:lang w:eastAsia="zh-CN"/>
        </w:rPr>
        <w:fldChar w:fldCharType="separate"/>
      </w:r>
      <w:r>
        <w:rPr>
          <w:sz w:val="18"/>
          <w:szCs w:val="18"/>
          <w:lang w:eastAsia="zh-CN"/>
        </w:rPr>
        <w:t>[57]</w:t>
      </w:r>
      <w:r>
        <w:rPr>
          <w:sz w:val="18"/>
          <w:szCs w:val="18"/>
          <w:lang w:eastAsia="zh-CN"/>
        </w:rPr>
        <w:fldChar w:fldCharType="end"/>
      </w:r>
      <w:r>
        <w:rPr>
          <w:sz w:val="18"/>
          <w:szCs w:val="18"/>
          <w:lang w:eastAsia="zh-CN"/>
        </w:rPr>
        <w:t xml:space="preserve">, </w:t>
      </w:r>
      <w:r>
        <w:rPr>
          <w:sz w:val="18"/>
          <w:szCs w:val="18"/>
          <w:lang w:eastAsia="zh-CN"/>
        </w:rPr>
        <w:fldChar w:fldCharType="begin"/>
      </w:r>
      <w:r>
        <w:rPr>
          <w:sz w:val="18"/>
          <w:szCs w:val="18"/>
          <w:lang w:eastAsia="zh-CN"/>
        </w:rPr>
        <w:instrText xml:space="preserve"> REF _Ref36390768 \r \h  \* MERGEFORMAT </w:instrText>
      </w:r>
      <w:r>
        <w:rPr>
          <w:sz w:val="18"/>
          <w:szCs w:val="18"/>
          <w:lang w:eastAsia="zh-CN"/>
        </w:rPr>
        <w:fldChar w:fldCharType="separate"/>
      </w:r>
      <w:r>
        <w:rPr>
          <w:sz w:val="18"/>
          <w:szCs w:val="18"/>
          <w:lang w:eastAsia="zh-CN"/>
        </w:rPr>
        <w:t>[56]</w:t>
      </w:r>
      <w:r>
        <w:rPr>
          <w:sz w:val="18"/>
          <w:szCs w:val="18"/>
          <w:lang w:eastAsia="zh-CN"/>
        </w:rPr>
        <w:fldChar w:fldCharType="end"/>
      </w:r>
      <w:r>
        <w:rPr>
          <w:sz w:val="18"/>
          <w:szCs w:val="18"/>
          <w:lang w:eastAsia="zh-CN"/>
        </w:rPr>
        <w:t>。其中非对称占优AD（Asymmetric dominance）</w:t>
      </w:r>
      <w:r>
        <w:rPr>
          <w:rFonts w:hint="eastAsia" w:ascii="宋体" w:hAnsi="宋体"/>
          <w:kern w:val="2"/>
          <w:sz w:val="18"/>
          <w:szCs w:val="18"/>
          <w:lang w:eastAsia="zh-CN"/>
        </w:rPr>
        <w:t>指一个选项至少在一个方面比另一个选项要好，其他方面不劣于另一选项，且</w:t>
      </w:r>
      <w:r>
        <w:rPr>
          <w:rFonts w:hint="eastAsia" w:ascii="宋体" w:hAnsi="宋体"/>
          <w:color w:val="0070C0"/>
          <w:kern w:val="2"/>
          <w:sz w:val="18"/>
          <w:szCs w:val="18"/>
          <w:lang w:eastAsia="zh-CN"/>
        </w:rPr>
        <w:t>不是所有的方面都优于另一选项的情况</w:t>
      </w:r>
      <w:r>
        <w:rPr>
          <w:rFonts w:hint="eastAsia" w:ascii="宋体" w:hAnsi="宋体"/>
          <w:kern w:val="2"/>
          <w:sz w:val="18"/>
          <w:szCs w:val="18"/>
          <w:lang w:eastAsia="zh-CN"/>
        </w:rPr>
        <w:t>[58]</w:t>
      </w:r>
      <w:r>
        <w:rPr>
          <w:sz w:val="18"/>
          <w:szCs w:val="18"/>
          <w:lang w:eastAsia="zh-CN"/>
        </w:rPr>
        <w:t>。之前的两个备选项中，最终被选概率增加的称为</w:t>
      </w:r>
      <w:r>
        <w:rPr>
          <w:color w:val="0070C0"/>
          <w:sz w:val="18"/>
          <w:szCs w:val="18"/>
          <w:lang w:eastAsia="zh-CN"/>
        </w:rPr>
        <w:t>目标项</w:t>
      </w:r>
      <w:r>
        <w:rPr>
          <w:sz w:val="18"/>
          <w:szCs w:val="18"/>
          <w:lang w:eastAsia="zh-CN"/>
        </w:rPr>
        <w:t>，另一个称为</w:t>
      </w:r>
      <w:r>
        <w:rPr>
          <w:color w:val="0070C0"/>
          <w:sz w:val="18"/>
          <w:szCs w:val="18"/>
          <w:lang w:eastAsia="zh-CN"/>
        </w:rPr>
        <w:t>竞争项</w:t>
      </w:r>
      <w:r>
        <w:rPr>
          <w:sz w:val="18"/>
          <w:szCs w:val="18"/>
          <w:lang w:eastAsia="zh-CN"/>
        </w:rPr>
        <w:t>，加入的第三种选择项称为</w:t>
      </w:r>
      <w:r>
        <w:rPr>
          <w:color w:val="0070C0"/>
          <w:sz w:val="18"/>
          <w:szCs w:val="18"/>
          <w:lang w:eastAsia="zh-CN"/>
        </w:rPr>
        <w:t>诱饵项</w:t>
      </w:r>
      <w:r>
        <w:rPr>
          <w:sz w:val="18"/>
          <w:szCs w:val="18"/>
          <w:lang w:eastAsia="zh-CN"/>
        </w:rPr>
        <w:t>（Decoy Alternative）。加入的诱饵项不同会导致不同的诱饵效果，由图</w:t>
      </w:r>
      <w:r>
        <w:rPr>
          <w:rFonts w:hint="eastAsia"/>
          <w:sz w:val="18"/>
          <w:szCs w:val="18"/>
          <w:lang w:val="en-US" w:eastAsia="zh-CN"/>
        </w:rPr>
        <w:t>1</w:t>
      </w:r>
      <w:r>
        <w:rPr>
          <w:sz w:val="18"/>
          <w:szCs w:val="18"/>
          <w:lang w:eastAsia="zh-CN"/>
        </w:rPr>
        <w:t>介绍</w:t>
      </w:r>
      <w:r>
        <w:rPr>
          <w:rFonts w:hint="eastAsia"/>
          <w:sz w:val="18"/>
          <w:szCs w:val="18"/>
          <w:lang w:eastAsia="zh-CN"/>
        </w:rPr>
        <w:t>3</w:t>
      </w:r>
      <w:r>
        <w:rPr>
          <w:sz w:val="18"/>
          <w:szCs w:val="18"/>
          <w:lang w:eastAsia="zh-CN"/>
        </w:rPr>
        <w:t>种诱饵策略</w:t>
      </w:r>
      <w:r>
        <w:rPr>
          <w:rFonts w:hint="eastAsia"/>
          <w:sz w:val="18"/>
          <w:szCs w:val="18"/>
          <w:lang w:eastAsia="zh-CN"/>
        </w:rPr>
        <w:t>。</w:t>
      </w:r>
    </w:p>
    <w:p>
      <w:pPr>
        <w:spacing w:line="360" w:lineRule="auto"/>
        <w:jc w:val="center"/>
      </w:pPr>
      <w:r>
        <w:rPr>
          <w:rFonts w:hint="eastAsia" w:ascii="宋体" w:hAnsi="宋体"/>
          <w:kern w:val="2"/>
          <w:sz w:val="18"/>
          <w:szCs w:val="18"/>
          <w:lang w:eastAsia="zh-CN"/>
        </w:rPr>
        <w:drawing>
          <wp:inline distT="0" distB="0" distL="114300" distR="114300">
            <wp:extent cx="1941195" cy="1609725"/>
            <wp:effectExtent l="0" t="0" r="0" b="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20"/>
                    <a:stretch>
                      <a:fillRect/>
                    </a:stretch>
                  </pic:blipFill>
                  <pic:spPr>
                    <a:xfrm>
                      <a:off x="0" y="0"/>
                      <a:ext cx="1941195" cy="1609725"/>
                    </a:xfrm>
                    <a:prstGeom prst="rect">
                      <a:avLst/>
                    </a:prstGeom>
                  </pic:spPr>
                </pic:pic>
              </a:graphicData>
            </a:graphic>
          </wp:inline>
        </w:drawing>
      </w:r>
    </w:p>
    <w:p>
      <w:pPr>
        <w:spacing w:line="240" w:lineRule="auto"/>
        <w:jc w:val="center"/>
        <w:rPr>
          <w:sz w:val="18"/>
          <w:szCs w:val="18"/>
          <w:lang w:eastAsia="zh-CN"/>
        </w:rPr>
      </w:pPr>
      <w:r>
        <w:rPr>
          <w:sz w:val="18"/>
          <w:szCs w:val="18"/>
          <w:lang w:eastAsia="zh-CN"/>
        </w:rPr>
        <w:t>图</w:t>
      </w:r>
      <w:r>
        <w:rPr>
          <w:rFonts w:hint="eastAsia"/>
          <w:sz w:val="18"/>
          <w:szCs w:val="18"/>
          <w:lang w:val="en-US" w:eastAsia="zh-CN"/>
        </w:rPr>
        <w:t>1</w:t>
      </w:r>
      <w:r>
        <w:rPr>
          <w:sz w:val="18"/>
          <w:szCs w:val="18"/>
          <w:lang w:eastAsia="zh-CN"/>
        </w:rPr>
        <w:t xml:space="preserve"> 诱饵效应</w:t>
      </w:r>
      <w:r>
        <w:rPr>
          <w:rFonts w:hint="eastAsia"/>
          <w:sz w:val="18"/>
          <w:szCs w:val="18"/>
          <w:lang w:eastAsia="zh-CN"/>
        </w:rPr>
        <w:t>3</w:t>
      </w:r>
      <w:r>
        <w:rPr>
          <w:sz w:val="18"/>
          <w:szCs w:val="18"/>
          <w:lang w:eastAsia="zh-CN"/>
        </w:rPr>
        <w:t>种诱饵项策略设置</w:t>
      </w:r>
    </w:p>
    <w:p>
      <w:pPr>
        <w:spacing w:line="240" w:lineRule="auto"/>
        <w:ind w:firstLine="360" w:firstLineChars="200"/>
        <w:jc w:val="left"/>
        <w:rPr>
          <w:sz w:val="18"/>
          <w:szCs w:val="18"/>
          <w:lang w:eastAsia="zh-CN"/>
        </w:rPr>
      </w:pPr>
      <w:commentRangeStart w:id="4"/>
      <w:r>
        <w:rPr>
          <w:sz w:val="18"/>
          <w:szCs w:val="18"/>
          <w:lang w:eastAsia="zh-CN"/>
        </w:rPr>
        <w:t>（1）F（Frequency Increasing</w:t>
      </w:r>
      <w:r>
        <w:rPr>
          <w:rFonts w:hint="eastAsia"/>
          <w:sz w:val="18"/>
          <w:szCs w:val="18"/>
          <w:lang w:eastAsia="zh-CN"/>
        </w:rPr>
        <w:t>，</w:t>
      </w:r>
      <w:r>
        <w:rPr>
          <w:sz w:val="18"/>
          <w:szCs w:val="18"/>
          <w:lang w:eastAsia="zh-CN"/>
        </w:rPr>
        <w:t>频率增加）策略。诱饵项增加目标项在属性2上的排序优势，会显著提高目标项在优势属性上相对于竞争项的吸引力。</w:t>
      </w:r>
      <w:commentRangeEnd w:id="4"/>
      <w:r>
        <w:commentReference w:id="4"/>
      </w:r>
    </w:p>
    <w:p>
      <w:pPr>
        <w:spacing w:line="240" w:lineRule="auto"/>
        <w:ind w:firstLine="360" w:firstLineChars="200"/>
        <w:jc w:val="left"/>
        <w:rPr>
          <w:sz w:val="18"/>
          <w:szCs w:val="18"/>
          <w:lang w:eastAsia="zh-CN"/>
        </w:rPr>
      </w:pPr>
      <w:commentRangeStart w:id="5"/>
      <w:r>
        <w:rPr>
          <w:sz w:val="18"/>
          <w:szCs w:val="18"/>
          <w:lang w:eastAsia="zh-CN"/>
        </w:rPr>
        <w:t>（2）R（Range Increasing</w:t>
      </w:r>
      <w:r>
        <w:rPr>
          <w:rFonts w:hint="eastAsia"/>
          <w:sz w:val="18"/>
          <w:szCs w:val="18"/>
          <w:lang w:eastAsia="zh-CN"/>
        </w:rPr>
        <w:t>，</w:t>
      </w:r>
      <w:r>
        <w:rPr>
          <w:sz w:val="18"/>
          <w:szCs w:val="18"/>
          <w:lang w:eastAsia="zh-CN"/>
        </w:rPr>
        <w:t>范围增加）策略。诱饵项增加属性1的极差。会显著提高目标项在其劣势属性上相对于竞争项的吸引力。</w:t>
      </w:r>
      <w:commentRangeEnd w:id="5"/>
      <w:r>
        <w:commentReference w:id="5"/>
      </w:r>
    </w:p>
    <w:p>
      <w:pPr>
        <w:spacing w:line="240" w:lineRule="auto"/>
        <w:ind w:firstLine="360" w:firstLineChars="200"/>
        <w:jc w:val="left"/>
        <w:rPr>
          <w:sz w:val="18"/>
          <w:szCs w:val="18"/>
          <w:lang w:eastAsia="zh-CN"/>
        </w:rPr>
      </w:pPr>
      <w:r>
        <w:rPr>
          <w:sz w:val="18"/>
          <w:szCs w:val="18"/>
          <w:lang w:eastAsia="zh-CN"/>
        </w:rPr>
        <w:t>（</w:t>
      </w:r>
      <w:commentRangeStart w:id="6"/>
      <w:r>
        <w:rPr>
          <w:sz w:val="18"/>
          <w:szCs w:val="18"/>
          <w:lang w:eastAsia="zh-CN"/>
        </w:rPr>
        <w:t>3）RF（Range-Frequency</w:t>
      </w:r>
      <w:r>
        <w:rPr>
          <w:rFonts w:hint="eastAsia"/>
          <w:sz w:val="18"/>
          <w:szCs w:val="18"/>
          <w:lang w:eastAsia="zh-CN"/>
        </w:rPr>
        <w:t>，</w:t>
      </w:r>
      <w:r>
        <w:rPr>
          <w:sz w:val="18"/>
          <w:szCs w:val="18"/>
          <w:lang w:eastAsia="zh-CN"/>
        </w:rPr>
        <w:t>范围-频率）策略。诱饵项在两个属性上都劣于目标项，极差效应和频率效应都会发生。</w:t>
      </w:r>
      <w:commentRangeEnd w:id="6"/>
      <w:r>
        <w:commentReference w:id="6"/>
      </w:r>
    </w:p>
    <w:p>
      <w:pPr>
        <w:spacing w:line="240" w:lineRule="auto"/>
        <w:ind w:firstLine="360" w:firstLineChars="200"/>
        <w:jc w:val="left"/>
        <w:rPr>
          <w:sz w:val="18"/>
          <w:szCs w:val="18"/>
          <w:lang w:eastAsia="zh-CN"/>
        </w:rPr>
      </w:pPr>
      <w:r>
        <w:rPr>
          <w:rFonts w:hint="eastAsia"/>
          <w:sz w:val="18"/>
          <w:szCs w:val="18"/>
          <w:lang w:eastAsia="zh-CN"/>
        </w:rPr>
        <w:t>这些</w:t>
      </w:r>
      <w:r>
        <w:rPr>
          <w:sz w:val="18"/>
          <w:szCs w:val="18"/>
          <w:lang w:eastAsia="zh-CN"/>
        </w:rPr>
        <w:t>策略</w:t>
      </w:r>
      <w:r>
        <w:rPr>
          <w:rFonts w:hint="eastAsia"/>
          <w:sz w:val="18"/>
          <w:szCs w:val="18"/>
          <w:lang w:eastAsia="zh-CN"/>
        </w:rPr>
        <w:t>的</w:t>
      </w:r>
      <w:r>
        <w:rPr>
          <w:sz w:val="18"/>
          <w:szCs w:val="18"/>
          <w:lang w:eastAsia="zh-CN"/>
        </w:rPr>
        <w:t>一个</w:t>
      </w:r>
      <w:r>
        <w:rPr>
          <w:color w:val="0070C0"/>
          <w:sz w:val="18"/>
          <w:szCs w:val="18"/>
          <w:lang w:eastAsia="zh-CN"/>
        </w:rPr>
        <w:t>重要前提</w:t>
      </w:r>
      <w:r>
        <w:rPr>
          <w:rFonts w:hint="eastAsia"/>
          <w:sz w:val="18"/>
          <w:szCs w:val="18"/>
          <w:lang w:eastAsia="zh-CN"/>
        </w:rPr>
        <w:t>是</w:t>
      </w:r>
      <w:r>
        <w:rPr>
          <w:rFonts w:hint="eastAsia"/>
          <w:sz w:val="18"/>
          <w:szCs w:val="18"/>
          <w:lang w:val="en-US" w:eastAsia="zh-CN"/>
        </w:rPr>
        <w:t>诱饵项的有效性</w:t>
      </w:r>
      <w:r>
        <w:rPr>
          <w:sz w:val="18"/>
          <w:szCs w:val="18"/>
          <w:lang w:eastAsia="zh-CN"/>
        </w:rPr>
        <w:t>，</w:t>
      </w:r>
      <w:r>
        <w:rPr>
          <w:rFonts w:hint="eastAsia"/>
          <w:sz w:val="18"/>
          <w:szCs w:val="18"/>
          <w:lang w:val="en-US" w:eastAsia="zh-CN"/>
        </w:rPr>
        <w:t>即</w:t>
      </w:r>
      <w:r>
        <w:rPr>
          <w:sz w:val="18"/>
          <w:szCs w:val="18"/>
          <w:lang w:eastAsia="zh-CN"/>
        </w:rPr>
        <w:t>加入的诱饵项虽然缺乏吸引力，但</w:t>
      </w:r>
      <w:r>
        <w:rPr>
          <w:rFonts w:hint="eastAsia"/>
          <w:sz w:val="18"/>
          <w:szCs w:val="18"/>
          <w:lang w:eastAsia="zh-CN"/>
        </w:rPr>
        <w:t>其</w:t>
      </w:r>
      <w:r>
        <w:rPr>
          <w:sz w:val="18"/>
          <w:szCs w:val="18"/>
          <w:lang w:eastAsia="zh-CN"/>
        </w:rPr>
        <w:t>属性</w:t>
      </w:r>
      <w:r>
        <w:rPr>
          <w:rFonts w:hint="eastAsia" w:ascii="宋体" w:hAnsi="宋体"/>
          <w:kern w:val="2"/>
          <w:sz w:val="18"/>
          <w:szCs w:val="18"/>
          <w:lang w:eastAsia="zh-CN"/>
        </w:rPr>
        <w:t>要在可以被决策者所能够接受的范围里，</w:t>
      </w:r>
      <w:r>
        <w:rPr>
          <w:rFonts w:hint="eastAsia"/>
          <w:sz w:val="18"/>
          <w:szCs w:val="18"/>
          <w:lang w:eastAsia="zh-CN"/>
        </w:rPr>
        <w:t>否则</w:t>
      </w:r>
      <w:r>
        <w:rPr>
          <w:sz w:val="18"/>
          <w:szCs w:val="18"/>
          <w:lang w:eastAsia="zh-CN"/>
        </w:rPr>
        <w:t>决策者在决策最初</w:t>
      </w:r>
      <w:r>
        <w:rPr>
          <w:rFonts w:hint="eastAsia"/>
          <w:sz w:val="18"/>
          <w:szCs w:val="18"/>
          <w:lang w:eastAsia="zh-CN"/>
        </w:rPr>
        <w:t>就会</w:t>
      </w:r>
      <w:r>
        <w:rPr>
          <w:sz w:val="18"/>
          <w:szCs w:val="18"/>
          <w:lang w:eastAsia="zh-CN"/>
        </w:rPr>
        <w:t>将该选项排除，</w:t>
      </w:r>
      <w:r>
        <w:rPr>
          <w:rFonts w:hint="eastAsia"/>
          <w:sz w:val="18"/>
          <w:szCs w:val="18"/>
          <w:lang w:eastAsia="zh-CN"/>
        </w:rPr>
        <w:t>那么在</w:t>
      </w:r>
      <w:r>
        <w:rPr>
          <w:sz w:val="18"/>
          <w:szCs w:val="18"/>
          <w:lang w:eastAsia="zh-CN"/>
        </w:rPr>
        <w:t>选择时</w:t>
      </w:r>
      <w:r>
        <w:rPr>
          <w:rFonts w:hint="eastAsia"/>
          <w:sz w:val="18"/>
          <w:szCs w:val="18"/>
          <w:lang w:eastAsia="zh-CN"/>
        </w:rPr>
        <w:t>就</w:t>
      </w:r>
      <w:r>
        <w:rPr>
          <w:sz w:val="18"/>
          <w:szCs w:val="18"/>
          <w:lang w:eastAsia="zh-CN"/>
        </w:rPr>
        <w:t>不会受到该诱饵项的影响</w:t>
      </w:r>
      <w:r>
        <w:rPr>
          <w:sz w:val="18"/>
          <w:szCs w:val="18"/>
          <w:lang w:eastAsia="zh-CN"/>
        </w:rPr>
        <w:fldChar w:fldCharType="begin"/>
      </w:r>
      <w:r>
        <w:rPr>
          <w:sz w:val="18"/>
          <w:szCs w:val="18"/>
          <w:lang w:eastAsia="zh-CN"/>
        </w:rPr>
        <w:instrText xml:space="preserve"> REF _Ref36390476 \r \h  \* MERGEFORMAT </w:instrText>
      </w:r>
      <w:r>
        <w:rPr>
          <w:sz w:val="18"/>
          <w:szCs w:val="18"/>
          <w:lang w:eastAsia="zh-CN"/>
        </w:rPr>
        <w:fldChar w:fldCharType="separate"/>
      </w:r>
      <w:r>
        <w:rPr>
          <w:sz w:val="18"/>
          <w:szCs w:val="18"/>
          <w:lang w:eastAsia="zh-CN"/>
        </w:rPr>
        <w:t>[58]</w:t>
      </w:r>
      <w:r>
        <w:rPr>
          <w:sz w:val="18"/>
          <w:szCs w:val="18"/>
          <w:lang w:eastAsia="zh-CN"/>
        </w:rPr>
        <w:fldChar w:fldCharType="end"/>
      </w:r>
      <w:r>
        <w:rPr>
          <w:sz w:val="18"/>
          <w:szCs w:val="18"/>
          <w:lang w:eastAsia="zh-CN"/>
        </w:rPr>
        <w:t>。为了更好说明，</w:t>
      </w:r>
      <w:r>
        <w:rPr>
          <w:rFonts w:hint="eastAsia"/>
          <w:sz w:val="18"/>
          <w:szCs w:val="18"/>
          <w:lang w:eastAsia="zh-CN"/>
        </w:rPr>
        <w:t>首先</w:t>
      </w:r>
      <w:r>
        <w:rPr>
          <w:sz w:val="18"/>
          <w:szCs w:val="18"/>
          <w:lang w:eastAsia="zh-CN"/>
        </w:rPr>
        <w:t>引入行为经济学中的概念</w:t>
      </w:r>
      <w:r>
        <w:rPr>
          <w:rFonts w:hint="eastAsia"/>
          <w:sz w:val="18"/>
          <w:szCs w:val="18"/>
          <w:lang w:eastAsia="zh-CN"/>
        </w:rPr>
        <w:t>——</w:t>
      </w:r>
      <w:r>
        <w:rPr>
          <w:sz w:val="18"/>
          <w:szCs w:val="18"/>
          <w:lang w:eastAsia="zh-CN"/>
        </w:rPr>
        <w:t>属性平均线</w:t>
      </w:r>
      <w:r>
        <w:rPr>
          <w:rFonts w:hint="eastAsia"/>
          <w:sz w:val="18"/>
          <w:szCs w:val="18"/>
          <w:lang w:eastAsia="zh-CN"/>
        </w:rPr>
        <w:t>，</w:t>
      </w:r>
      <w:r>
        <w:rPr>
          <w:sz w:val="18"/>
          <w:szCs w:val="18"/>
          <w:lang w:eastAsia="zh-CN"/>
        </w:rPr>
        <w:t>若备选任务的参考点落在线上则表示两备选任务的吸引力是无差异的，因此，诱饵项起作用的范围</w:t>
      </w:r>
      <w:r>
        <w:rPr>
          <w:color w:val="0070C0"/>
          <w:sz w:val="18"/>
          <w:szCs w:val="18"/>
          <w:lang w:eastAsia="zh-CN"/>
        </w:rPr>
        <w:t>为备选任务两属性所组成的二维区间</w:t>
      </w:r>
      <w:r>
        <w:rPr>
          <w:sz w:val="18"/>
          <w:szCs w:val="18"/>
          <w:lang w:eastAsia="zh-CN"/>
        </w:rPr>
        <w:fldChar w:fldCharType="begin"/>
      </w:r>
      <w:r>
        <w:rPr>
          <w:sz w:val="18"/>
          <w:szCs w:val="18"/>
          <w:lang w:eastAsia="zh-CN"/>
        </w:rPr>
        <w:instrText xml:space="preserve"> REF _Ref41479132 \r \h  \* MERGEFORMAT </w:instrText>
      </w:r>
      <w:r>
        <w:rPr>
          <w:sz w:val="18"/>
          <w:szCs w:val="18"/>
          <w:lang w:eastAsia="zh-CN"/>
        </w:rPr>
        <w:fldChar w:fldCharType="separate"/>
      </w:r>
      <w:r>
        <w:rPr>
          <w:sz w:val="18"/>
          <w:szCs w:val="18"/>
          <w:lang w:eastAsia="zh-CN"/>
        </w:rPr>
        <w:t>[59]</w:t>
      </w:r>
      <w:r>
        <w:rPr>
          <w:sz w:val="18"/>
          <w:szCs w:val="18"/>
          <w:lang w:eastAsia="zh-CN"/>
        </w:rPr>
        <w:fldChar w:fldCharType="end"/>
      </w:r>
      <w:r>
        <w:rPr>
          <w:sz w:val="18"/>
          <w:szCs w:val="18"/>
          <w:lang w:eastAsia="zh-CN"/>
        </w:rPr>
        <w:t>。</w:t>
      </w:r>
    </w:p>
    <w:p>
      <w:pPr>
        <w:spacing w:line="240" w:lineRule="auto"/>
        <w:ind w:firstLine="360" w:firstLineChars="200"/>
        <w:jc w:val="left"/>
        <w:rPr>
          <w:sz w:val="18"/>
          <w:szCs w:val="18"/>
          <w:lang w:eastAsia="zh-CN"/>
        </w:rPr>
      </w:pPr>
      <w:r>
        <w:rPr>
          <w:sz w:val="18"/>
          <w:szCs w:val="18"/>
          <w:lang w:eastAsia="zh-CN"/>
        </w:rPr>
        <w:t>行为经济学</w:t>
      </w:r>
      <w:r>
        <w:rPr>
          <w:rFonts w:hint="eastAsia"/>
          <w:sz w:val="18"/>
          <w:szCs w:val="18"/>
          <w:lang w:eastAsia="zh-CN"/>
        </w:rPr>
        <w:t>已经</w:t>
      </w:r>
      <w:r>
        <w:rPr>
          <w:sz w:val="18"/>
          <w:szCs w:val="18"/>
          <w:lang w:eastAsia="zh-CN"/>
        </w:rPr>
        <w:t>对诱饵效应进行了大量</w:t>
      </w:r>
      <w:r>
        <w:rPr>
          <w:rFonts w:hint="eastAsia"/>
          <w:sz w:val="18"/>
          <w:szCs w:val="18"/>
          <w:lang w:eastAsia="zh-CN"/>
        </w:rPr>
        <w:t>理论</w:t>
      </w:r>
      <w:r>
        <w:rPr>
          <w:sz w:val="18"/>
          <w:szCs w:val="18"/>
          <w:lang w:eastAsia="zh-CN"/>
        </w:rPr>
        <w:t>研究，主要从</w:t>
      </w:r>
      <w:r>
        <w:rPr>
          <w:rFonts w:hint="eastAsia"/>
          <w:sz w:val="18"/>
          <w:szCs w:val="18"/>
          <w:lang w:val="en-US" w:eastAsia="zh-CN"/>
        </w:rPr>
        <w:t>参照</w:t>
      </w:r>
      <w:r>
        <w:rPr>
          <w:sz w:val="18"/>
          <w:szCs w:val="18"/>
          <w:lang w:eastAsia="zh-CN"/>
        </w:rPr>
        <w:t>依赖和偏好逆转两方面解释。</w:t>
      </w:r>
    </w:p>
    <w:p>
      <w:pPr>
        <w:ind w:firstLine="360" w:firstLineChars="200"/>
        <w:rPr>
          <w:rFonts w:ascii="宋体" w:hAnsi="宋体"/>
          <w:kern w:val="2"/>
          <w:sz w:val="18"/>
          <w:szCs w:val="18"/>
          <w:lang w:eastAsia="zh-CN"/>
        </w:rPr>
      </w:pPr>
      <w:r>
        <w:rPr>
          <w:rFonts w:hint="eastAsia"/>
          <w:sz w:val="18"/>
          <w:szCs w:val="18"/>
          <w:lang w:val="en-US" w:eastAsia="zh-CN"/>
        </w:rPr>
        <w:t>参照</w:t>
      </w:r>
      <w:r>
        <w:rPr>
          <w:sz w:val="18"/>
          <w:szCs w:val="18"/>
          <w:lang w:eastAsia="zh-CN"/>
        </w:rPr>
        <w:t>依赖是指用户在决策时考虑的不仅是选项的属性值，还有相对于参考点的相对属性值</w:t>
      </w:r>
      <w:r>
        <w:rPr>
          <w:sz w:val="18"/>
          <w:szCs w:val="18"/>
          <w:lang w:eastAsia="zh-CN"/>
        </w:rPr>
        <w:fldChar w:fldCharType="begin"/>
      </w:r>
      <w:r>
        <w:rPr>
          <w:sz w:val="18"/>
          <w:szCs w:val="18"/>
          <w:lang w:eastAsia="zh-CN"/>
        </w:rPr>
        <w:instrText xml:space="preserve"> REF _Ref36390030 \r \h  \* MERGEFORMAT </w:instrText>
      </w:r>
      <w:r>
        <w:rPr>
          <w:sz w:val="18"/>
          <w:szCs w:val="18"/>
          <w:lang w:eastAsia="zh-CN"/>
        </w:rPr>
        <w:fldChar w:fldCharType="separate"/>
      </w:r>
      <w:r>
        <w:rPr>
          <w:sz w:val="18"/>
          <w:szCs w:val="18"/>
          <w:lang w:eastAsia="zh-CN"/>
        </w:rPr>
        <w:t>[60]</w:t>
      </w:r>
      <w:r>
        <w:rPr>
          <w:sz w:val="18"/>
          <w:szCs w:val="18"/>
          <w:lang w:eastAsia="zh-CN"/>
        </w:rPr>
        <w:fldChar w:fldCharType="end"/>
      </w:r>
      <w:r>
        <w:rPr>
          <w:sz w:val="18"/>
          <w:szCs w:val="18"/>
          <w:lang w:eastAsia="zh-CN"/>
        </w:rPr>
        <w:t>。</w:t>
      </w:r>
      <w:r>
        <w:rPr>
          <w:rFonts w:hint="eastAsia"/>
          <w:sz w:val="18"/>
          <w:szCs w:val="18"/>
          <w:lang w:val="en-US" w:eastAsia="zh-CN"/>
        </w:rPr>
        <w:t>参照</w:t>
      </w:r>
      <w:r>
        <w:rPr>
          <w:sz w:val="18"/>
          <w:szCs w:val="18"/>
          <w:lang w:eastAsia="zh-CN"/>
        </w:rPr>
        <w:t>依赖</w:t>
      </w:r>
      <w:r>
        <w:rPr>
          <w:rFonts w:hint="eastAsia"/>
          <w:sz w:val="18"/>
          <w:szCs w:val="18"/>
          <w:lang w:eastAsia="zh-CN"/>
        </w:rPr>
        <w:t>如</w:t>
      </w:r>
      <w:commentRangeStart w:id="7"/>
      <w:r>
        <w:rPr>
          <w:sz w:val="18"/>
          <w:szCs w:val="18"/>
          <w:lang w:eastAsia="zh-CN"/>
        </w:rPr>
        <w:t>公式（</w:t>
      </w:r>
      <w:r>
        <w:rPr>
          <w:rFonts w:hint="eastAsia"/>
          <w:sz w:val="18"/>
          <w:szCs w:val="18"/>
          <w:lang w:eastAsia="zh-CN"/>
        </w:rPr>
        <w:t>1</w:t>
      </w:r>
      <w:r>
        <w:rPr>
          <w:sz w:val="18"/>
          <w:szCs w:val="18"/>
          <w:lang w:eastAsia="zh-CN"/>
        </w:rPr>
        <w:t>）</w:t>
      </w:r>
      <w:commentRangeEnd w:id="7"/>
      <w:r>
        <w:commentReference w:id="7"/>
      </w:r>
      <w:r>
        <w:rPr>
          <w:rFonts w:hint="eastAsia"/>
          <w:sz w:val="18"/>
          <w:szCs w:val="18"/>
          <w:lang w:eastAsia="zh-CN"/>
        </w:rPr>
        <w:t>所示</w:t>
      </w:r>
      <w:r>
        <w:rPr>
          <w:sz w:val="18"/>
          <w:szCs w:val="18"/>
          <w:lang w:eastAsia="zh-CN"/>
        </w:rPr>
        <w:t>，</w:t>
      </w:r>
      <w:r>
        <w:rPr>
          <w:rFonts w:hint="eastAsia"/>
          <w:sz w:val="18"/>
          <w:szCs w:val="18"/>
          <w:lang w:eastAsia="zh-CN"/>
        </w:rPr>
        <w:t>表示</w:t>
      </w:r>
      <w:r>
        <w:rPr>
          <w:sz w:val="18"/>
          <w:szCs w:val="18"/>
          <w:lang w:eastAsia="zh-CN"/>
        </w:rPr>
        <w:t>人们对某一属性的价值判断是相对于参考点的差值而言，而不是其属性的绝对值。</w:t>
      </w:r>
    </w:p>
    <w:p>
      <w:pPr>
        <w:ind w:firstLine="360" w:firstLineChars="200"/>
        <w:rPr>
          <w:rFonts w:ascii="宋体" w:hAnsi="宋体"/>
          <w:kern w:val="2"/>
          <w:sz w:val="18"/>
          <w:szCs w:val="18"/>
          <w:lang w:eastAsia="zh-CN"/>
        </w:rPr>
      </w:pPr>
    </w:p>
    <w:p>
      <w:pPr>
        <w:ind w:firstLine="360" w:firstLineChars="200"/>
        <w:rPr>
          <w:rFonts w:ascii="宋体" w:hAnsi="宋体"/>
          <w:kern w:val="2"/>
          <w:sz w:val="18"/>
          <w:szCs w:val="18"/>
          <w:lang w:eastAsia="zh-CN"/>
        </w:rPr>
      </w:pPr>
      <m:oMathPara>
        <m:oMath>
          <m:r>
            <m:rPr>
              <m:sty m:val="p"/>
            </m:rPr>
            <w:rPr>
              <w:rFonts w:ascii="Cambria Math" w:hAnsi="Cambria Math"/>
              <w:kern w:val="2"/>
              <w:sz w:val="18"/>
              <w:szCs w:val="18"/>
            </w:rPr>
            <m:t>ν</m:t>
          </m:r>
          <m:r>
            <m:rPr>
              <m:sty m:val="p"/>
            </m:rPr>
            <w:rPr>
              <w:rFonts w:ascii="Cambria Math" w:hAnsi="Cambria Math"/>
              <w:kern w:val="2"/>
              <w:sz w:val="18"/>
              <w:szCs w:val="18"/>
              <w:lang w:eastAsia="zh-CN"/>
            </w:rPr>
            <m:t>(</m:t>
          </m:r>
          <m:sSub>
            <m:sSubPr>
              <m:ctrlPr>
                <w:rPr>
                  <w:rFonts w:ascii="Cambria Math" w:hAnsi="Cambria Math"/>
                  <w:kern w:val="2"/>
                  <w:sz w:val="18"/>
                  <w:szCs w:val="18"/>
                  <w:lang w:eastAsia="zh-CN"/>
                </w:rPr>
              </m:ctrlPr>
            </m:sSubPr>
            <m:e>
              <m:r>
                <m:rPr>
                  <m:sty m:val="p"/>
                </m:rPr>
                <w:rPr>
                  <w:rFonts w:ascii="Cambria Math" w:hAnsi="Cambria Math"/>
                  <w:kern w:val="2"/>
                  <w:sz w:val="18"/>
                  <w:szCs w:val="18"/>
                </w:rPr>
                <m:t>∆</m:t>
              </m:r>
              <m:ctrlPr>
                <w:rPr>
                  <w:rFonts w:ascii="Cambria Math" w:hAnsi="Cambria Math"/>
                  <w:kern w:val="2"/>
                  <w:sz w:val="18"/>
                  <w:szCs w:val="18"/>
                  <w:lang w:eastAsia="zh-CN"/>
                </w:rPr>
              </m:ctrlPr>
            </m:e>
            <m:sub>
              <m:r>
                <m:rPr>
                  <m:sty m:val="p"/>
                </m:rPr>
                <w:rPr>
                  <w:rFonts w:ascii="Cambria Math" w:hAnsi="Cambria Math"/>
                  <w:kern w:val="2"/>
                  <w:sz w:val="18"/>
                  <w:szCs w:val="18"/>
                  <w:lang w:eastAsia="zh-CN"/>
                </w:rPr>
                <m:t>i</m:t>
              </m:r>
              <m:ctrlPr>
                <w:rPr>
                  <w:rFonts w:ascii="Cambria Math" w:hAnsi="Cambria Math"/>
                  <w:kern w:val="2"/>
                  <w:sz w:val="18"/>
                  <w:szCs w:val="18"/>
                  <w:lang w:eastAsia="zh-CN"/>
                </w:rPr>
              </m:ctrlPr>
            </m:sub>
          </m:sSub>
          <m:r>
            <m:rPr>
              <m:sty m:val="p"/>
            </m:rPr>
            <w:rPr>
              <w:rFonts w:ascii="Cambria Math" w:hAnsi="Cambria Math"/>
              <w:kern w:val="2"/>
              <w:sz w:val="18"/>
              <w:szCs w:val="18"/>
              <w:lang w:eastAsia="zh-CN"/>
            </w:rPr>
            <m:t>)=</m:t>
          </m:r>
          <m:d>
            <m:dPr>
              <m:begChr m:val="{"/>
              <m:endChr m:val=""/>
              <m:ctrlPr>
                <w:rPr>
                  <w:rFonts w:ascii="Cambria Math" w:hAnsi="Cambria Math"/>
                  <w:kern w:val="2"/>
                  <w:sz w:val="18"/>
                  <w:szCs w:val="18"/>
                  <w:lang w:eastAsia="zh-CN"/>
                </w:rPr>
              </m:ctrlPr>
            </m:dPr>
            <m:e>
              <m:eqArr>
                <m:eqArrPr>
                  <m:ctrlPr>
                    <w:rPr>
                      <w:rFonts w:ascii="Cambria Math" w:hAnsi="Cambria Math"/>
                      <w:kern w:val="2"/>
                      <w:sz w:val="18"/>
                      <w:szCs w:val="18"/>
                      <w:lang w:eastAsia="zh-CN"/>
                    </w:rPr>
                  </m:ctrlPr>
                </m:eqArrPr>
                <m:e>
                  <m:sSubSup>
                    <m:sSubSupPr>
                      <m:ctrlPr>
                        <w:rPr>
                          <w:rFonts w:ascii="Cambria Math" w:hAnsi="Cambria Math"/>
                          <w:kern w:val="2"/>
                          <w:sz w:val="18"/>
                          <w:szCs w:val="18"/>
                          <w:lang w:eastAsia="zh-CN"/>
                        </w:rPr>
                      </m:ctrlPr>
                    </m:sSubSupPr>
                    <m:e>
                      <m:r>
                        <m:rPr>
                          <m:sty m:val="p"/>
                        </m:rPr>
                        <w:rPr>
                          <w:rFonts w:ascii="Cambria Math" w:hAnsi="Cambria Math"/>
                          <w:kern w:val="2"/>
                          <w:sz w:val="18"/>
                          <w:szCs w:val="18"/>
                        </w:rPr>
                        <m:t>∆</m:t>
                      </m:r>
                      <m:ctrlPr>
                        <w:rPr>
                          <w:rFonts w:ascii="Cambria Math" w:hAnsi="Cambria Math"/>
                          <w:kern w:val="2"/>
                          <w:sz w:val="18"/>
                          <w:szCs w:val="18"/>
                          <w:lang w:eastAsia="zh-CN"/>
                        </w:rPr>
                      </m:ctrlPr>
                    </m:e>
                    <m:sub>
                      <m:r>
                        <m:rPr>
                          <m:sty m:val="p"/>
                        </m:rPr>
                        <w:rPr>
                          <w:rFonts w:ascii="Cambria Math" w:hAnsi="Cambria Math"/>
                          <w:kern w:val="2"/>
                          <w:sz w:val="18"/>
                          <w:szCs w:val="18"/>
                          <w:lang w:eastAsia="zh-CN"/>
                        </w:rPr>
                        <m:t>i</m:t>
                      </m:r>
                      <m:ctrlPr>
                        <w:rPr>
                          <w:rFonts w:ascii="Cambria Math" w:hAnsi="Cambria Math"/>
                          <w:kern w:val="2"/>
                          <w:sz w:val="18"/>
                          <w:szCs w:val="18"/>
                          <w:lang w:eastAsia="zh-CN"/>
                        </w:rPr>
                      </m:ctrlPr>
                    </m:sub>
                    <m:sup>
                      <m:r>
                        <m:rPr>
                          <m:sty m:val="p"/>
                        </m:rPr>
                        <w:rPr>
                          <w:rFonts w:ascii="Cambria Math" w:hAnsi="Cambria Math"/>
                          <w:kern w:val="2"/>
                          <w:sz w:val="18"/>
                          <w:szCs w:val="18"/>
                        </w:rPr>
                        <m:t>α</m:t>
                      </m:r>
                      <m:ctrlPr>
                        <w:rPr>
                          <w:rFonts w:ascii="Cambria Math" w:hAnsi="Cambria Math"/>
                          <w:kern w:val="2"/>
                          <w:sz w:val="18"/>
                          <w:szCs w:val="18"/>
                          <w:lang w:eastAsia="zh-CN"/>
                        </w:rPr>
                      </m:ctrlPr>
                    </m:sup>
                  </m:sSubSup>
                  <m:r>
                    <m:rPr>
                      <m:sty m:val="p"/>
                    </m:rPr>
                    <w:rPr>
                      <w:rFonts w:ascii="Cambria Math" w:hAnsi="Cambria Math"/>
                      <w:kern w:val="2"/>
                      <w:sz w:val="18"/>
                      <w:szCs w:val="18"/>
                      <w:lang w:eastAsia="zh-CN"/>
                    </w:rPr>
                    <m:t xml:space="preserve">                    </m:t>
                  </m:r>
                  <m:sSub>
                    <m:sSubPr>
                      <m:ctrlPr>
                        <w:rPr>
                          <w:rFonts w:ascii="Cambria Math" w:hAnsi="Cambria Math"/>
                          <w:kern w:val="2"/>
                          <w:sz w:val="18"/>
                          <w:szCs w:val="18"/>
                          <w:lang w:eastAsia="zh-CN"/>
                        </w:rPr>
                      </m:ctrlPr>
                    </m:sSubPr>
                    <m:e>
                      <m:r>
                        <m:rPr>
                          <m:sty m:val="p"/>
                        </m:rPr>
                        <w:rPr>
                          <w:rFonts w:ascii="Cambria Math" w:hAnsi="Cambria Math"/>
                          <w:kern w:val="2"/>
                          <w:sz w:val="18"/>
                          <w:szCs w:val="18"/>
                        </w:rPr>
                        <m:t>∆</m:t>
                      </m:r>
                      <m:ctrlPr>
                        <w:rPr>
                          <w:rFonts w:ascii="Cambria Math" w:hAnsi="Cambria Math"/>
                          <w:kern w:val="2"/>
                          <w:sz w:val="18"/>
                          <w:szCs w:val="18"/>
                          <w:lang w:eastAsia="zh-CN"/>
                        </w:rPr>
                      </m:ctrlPr>
                    </m:e>
                    <m:sub>
                      <m:r>
                        <m:rPr>
                          <m:sty m:val="p"/>
                        </m:rPr>
                        <w:rPr>
                          <w:rFonts w:ascii="Cambria Math" w:hAnsi="Cambria Math"/>
                          <w:kern w:val="2"/>
                          <w:sz w:val="18"/>
                          <w:szCs w:val="18"/>
                          <w:lang w:eastAsia="zh-CN"/>
                        </w:rPr>
                        <m:t>i</m:t>
                      </m:r>
                      <m:ctrlPr>
                        <w:rPr>
                          <w:rFonts w:ascii="Cambria Math" w:hAnsi="Cambria Math"/>
                          <w:kern w:val="2"/>
                          <w:sz w:val="18"/>
                          <w:szCs w:val="18"/>
                          <w:lang w:eastAsia="zh-CN"/>
                        </w:rPr>
                      </m:ctrlPr>
                    </m:sub>
                  </m:sSub>
                  <m:r>
                    <m:rPr>
                      <m:sty m:val="p"/>
                    </m:rPr>
                    <w:rPr>
                      <w:rFonts w:ascii="Cambria Math" w:hAnsi="Cambria Math"/>
                      <w:kern w:val="2"/>
                      <w:sz w:val="18"/>
                      <w:szCs w:val="18"/>
                    </w:rPr>
                    <m:t>≥</m:t>
                  </m:r>
                  <m:r>
                    <m:rPr>
                      <m:sty m:val="p"/>
                    </m:rPr>
                    <w:rPr>
                      <w:rFonts w:ascii="Cambria Math" w:hAnsi="Cambria Math"/>
                      <w:kern w:val="2"/>
                      <w:sz w:val="18"/>
                      <w:szCs w:val="18"/>
                      <w:lang w:eastAsia="zh-CN"/>
                    </w:rPr>
                    <m:t>0</m:t>
                  </m:r>
                  <m:ctrlPr>
                    <w:rPr>
                      <w:rFonts w:ascii="Cambria Math" w:hAnsi="Cambria Math"/>
                      <w:kern w:val="2"/>
                      <w:sz w:val="18"/>
                      <w:szCs w:val="18"/>
                      <w:lang w:eastAsia="zh-CN"/>
                    </w:rPr>
                  </m:ctrlPr>
                </m:e>
                <m:e>
                  <m:r>
                    <m:rPr>
                      <m:sty m:val="p"/>
                    </m:rPr>
                    <w:rPr>
                      <w:rFonts w:ascii="Cambria Math" w:hAnsi="Cambria Math"/>
                      <w:kern w:val="2"/>
                      <w:sz w:val="18"/>
                      <w:szCs w:val="18"/>
                      <w:lang w:eastAsia="zh-CN"/>
                    </w:rPr>
                    <m:t>−</m:t>
                  </m:r>
                  <m:r>
                    <m:rPr>
                      <m:sty m:val="p"/>
                    </m:rPr>
                    <w:rPr>
                      <w:rFonts w:ascii="Cambria Math" w:hAnsi="Cambria Math"/>
                      <w:kern w:val="2"/>
                      <w:sz w:val="18"/>
                      <w:szCs w:val="18"/>
                    </w:rPr>
                    <m:t>λ</m:t>
                  </m:r>
                  <m:sSup>
                    <m:sSupPr>
                      <m:ctrlPr>
                        <w:rPr>
                          <w:rFonts w:ascii="Cambria Math" w:hAnsi="Cambria Math"/>
                          <w:kern w:val="2"/>
                          <w:sz w:val="18"/>
                          <w:szCs w:val="18"/>
                        </w:rPr>
                      </m:ctrlPr>
                    </m:sSupPr>
                    <m:e>
                      <m:r>
                        <m:rPr>
                          <m:sty m:val="p"/>
                        </m:rPr>
                        <w:rPr>
                          <w:rFonts w:ascii="Cambria Math" w:hAnsi="Cambria Math"/>
                          <w:kern w:val="2"/>
                          <w:sz w:val="18"/>
                          <w:szCs w:val="18"/>
                          <w:lang w:eastAsia="zh-CN"/>
                        </w:rPr>
                        <m:t>(−</m:t>
                      </m:r>
                      <m:sSub>
                        <m:sSubPr>
                          <m:ctrlPr>
                            <w:rPr>
                              <w:rFonts w:ascii="Cambria Math" w:hAnsi="Cambria Math"/>
                              <w:kern w:val="2"/>
                              <w:sz w:val="18"/>
                              <w:szCs w:val="18"/>
                              <w:lang w:eastAsia="zh-CN"/>
                            </w:rPr>
                          </m:ctrlPr>
                        </m:sSubPr>
                        <m:e>
                          <m:r>
                            <m:rPr>
                              <m:sty m:val="p"/>
                            </m:rPr>
                            <w:rPr>
                              <w:rFonts w:ascii="Cambria Math" w:hAnsi="Cambria Math"/>
                              <w:kern w:val="2"/>
                              <w:sz w:val="18"/>
                              <w:szCs w:val="18"/>
                            </w:rPr>
                            <m:t>Δ</m:t>
                          </m:r>
                          <m:ctrlPr>
                            <w:rPr>
                              <w:rFonts w:ascii="Cambria Math" w:hAnsi="Cambria Math"/>
                              <w:kern w:val="2"/>
                              <w:sz w:val="18"/>
                              <w:szCs w:val="18"/>
                              <w:lang w:eastAsia="zh-CN"/>
                            </w:rPr>
                          </m:ctrlPr>
                        </m:e>
                        <m:sub>
                          <m:r>
                            <m:rPr>
                              <m:sty m:val="p"/>
                            </m:rPr>
                            <w:rPr>
                              <w:rFonts w:ascii="Cambria Math" w:hAnsi="Cambria Math"/>
                              <w:kern w:val="2"/>
                              <w:sz w:val="18"/>
                              <w:szCs w:val="18"/>
                              <w:lang w:eastAsia="zh-CN"/>
                            </w:rPr>
                            <m:t>i</m:t>
                          </m:r>
                          <m:ctrlPr>
                            <w:rPr>
                              <w:rFonts w:ascii="Cambria Math" w:hAnsi="Cambria Math"/>
                              <w:kern w:val="2"/>
                              <w:sz w:val="18"/>
                              <w:szCs w:val="18"/>
                              <w:lang w:eastAsia="zh-CN"/>
                            </w:rPr>
                          </m:ctrlPr>
                        </m:sub>
                      </m:sSub>
                      <m:r>
                        <m:rPr>
                          <m:sty m:val="p"/>
                        </m:rPr>
                        <w:rPr>
                          <w:rFonts w:ascii="Cambria Math" w:hAnsi="Cambria Math"/>
                          <w:kern w:val="2"/>
                          <w:sz w:val="18"/>
                          <w:szCs w:val="18"/>
                          <w:lang w:eastAsia="zh-CN"/>
                        </w:rPr>
                        <m:t>)</m:t>
                      </m:r>
                      <m:ctrlPr>
                        <w:rPr>
                          <w:rFonts w:ascii="Cambria Math" w:hAnsi="Cambria Math"/>
                          <w:kern w:val="2"/>
                          <w:sz w:val="18"/>
                          <w:szCs w:val="18"/>
                        </w:rPr>
                      </m:ctrlPr>
                    </m:e>
                    <m:sup>
                      <m:r>
                        <m:rPr>
                          <m:sty m:val="p"/>
                        </m:rPr>
                        <w:rPr>
                          <w:rFonts w:ascii="Cambria Math" w:hAnsi="Cambria Math"/>
                          <w:kern w:val="2"/>
                          <w:sz w:val="18"/>
                          <w:szCs w:val="18"/>
                        </w:rPr>
                        <m:t>β</m:t>
                      </m:r>
                      <m:ctrlPr>
                        <w:rPr>
                          <w:rFonts w:ascii="Cambria Math" w:hAnsi="Cambria Math"/>
                          <w:kern w:val="2"/>
                          <w:sz w:val="18"/>
                          <w:szCs w:val="18"/>
                        </w:rPr>
                      </m:ctrlPr>
                    </m:sup>
                  </m:sSup>
                  <m:r>
                    <m:rPr>
                      <m:sty m:val="p"/>
                    </m:rPr>
                    <w:rPr>
                      <w:rFonts w:ascii="Cambria Math" w:hAnsi="Cambria Math"/>
                      <w:kern w:val="2"/>
                      <w:sz w:val="18"/>
                      <w:szCs w:val="18"/>
                      <w:lang w:eastAsia="zh-CN"/>
                    </w:rPr>
                    <m:t xml:space="preserve">    </m:t>
                  </m:r>
                  <m:sSub>
                    <m:sSubPr>
                      <m:ctrlPr>
                        <w:rPr>
                          <w:rFonts w:ascii="Cambria Math" w:hAnsi="Cambria Math"/>
                          <w:kern w:val="2"/>
                          <w:sz w:val="18"/>
                          <w:szCs w:val="18"/>
                          <w:lang w:eastAsia="zh-CN"/>
                        </w:rPr>
                      </m:ctrlPr>
                    </m:sSubPr>
                    <m:e>
                      <m:r>
                        <m:rPr>
                          <m:sty m:val="p"/>
                        </m:rPr>
                        <w:rPr>
                          <w:rFonts w:ascii="Cambria Math" w:hAnsi="Cambria Math"/>
                          <w:kern w:val="2"/>
                          <w:sz w:val="18"/>
                          <w:szCs w:val="18"/>
                        </w:rPr>
                        <m:t>∆</m:t>
                      </m:r>
                      <m:ctrlPr>
                        <w:rPr>
                          <w:rFonts w:ascii="Cambria Math" w:hAnsi="Cambria Math"/>
                          <w:kern w:val="2"/>
                          <w:sz w:val="18"/>
                          <w:szCs w:val="18"/>
                          <w:lang w:eastAsia="zh-CN"/>
                        </w:rPr>
                      </m:ctrlPr>
                    </m:e>
                    <m:sub>
                      <m:r>
                        <m:rPr>
                          <m:sty m:val="p"/>
                        </m:rPr>
                        <w:rPr>
                          <w:rFonts w:ascii="Cambria Math" w:hAnsi="Cambria Math"/>
                          <w:kern w:val="2"/>
                          <w:sz w:val="18"/>
                          <w:szCs w:val="18"/>
                          <w:lang w:eastAsia="zh-CN"/>
                        </w:rPr>
                        <m:t>i</m:t>
                      </m:r>
                      <m:ctrlPr>
                        <w:rPr>
                          <w:rFonts w:ascii="Cambria Math" w:hAnsi="Cambria Math"/>
                          <w:kern w:val="2"/>
                          <w:sz w:val="18"/>
                          <w:szCs w:val="18"/>
                          <w:lang w:eastAsia="zh-CN"/>
                        </w:rPr>
                      </m:ctrlPr>
                    </m:sub>
                  </m:sSub>
                  <m:r>
                    <m:rPr>
                      <m:sty m:val="p"/>
                    </m:rPr>
                    <w:rPr>
                      <w:rFonts w:ascii="Cambria Math" w:hAnsi="Cambria Math"/>
                      <w:kern w:val="2"/>
                      <w:sz w:val="18"/>
                      <w:szCs w:val="18"/>
                    </w:rPr>
                    <m:t>≤</m:t>
                  </m:r>
                  <m:r>
                    <m:rPr>
                      <m:sty m:val="p"/>
                    </m:rPr>
                    <w:rPr>
                      <w:rFonts w:ascii="Cambria Math" w:hAnsi="Cambria Math"/>
                      <w:kern w:val="2"/>
                      <w:sz w:val="18"/>
                      <w:szCs w:val="18"/>
                      <w:lang w:eastAsia="zh-CN"/>
                    </w:rPr>
                    <m:t>0</m:t>
                  </m:r>
                  <m:ctrlPr>
                    <w:rPr>
                      <w:rFonts w:ascii="Cambria Math" w:hAnsi="Cambria Math"/>
                      <w:kern w:val="2"/>
                      <w:sz w:val="18"/>
                      <w:szCs w:val="18"/>
                      <w:lang w:eastAsia="zh-CN"/>
                    </w:rPr>
                  </m:ctrlPr>
                </m:e>
              </m:eqArr>
              <m:ctrlPr>
                <w:rPr>
                  <w:rFonts w:ascii="Cambria Math" w:hAnsi="Cambria Math"/>
                  <w:kern w:val="2"/>
                  <w:sz w:val="18"/>
                  <w:szCs w:val="18"/>
                  <w:lang w:eastAsia="zh-CN"/>
                </w:rPr>
              </m:ctrlPr>
            </m:e>
          </m:d>
          <m:r>
            <m:rPr>
              <m:sty m:val="p"/>
            </m:rPr>
            <w:rPr>
              <w:rFonts w:ascii="Cambria Math" w:hAnsi="Cambria Math"/>
              <w:kern w:val="2"/>
              <w:sz w:val="18"/>
              <w:szCs w:val="18"/>
              <w:lang w:eastAsia="zh-CN"/>
            </w:rPr>
            <m:t xml:space="preserve">             (1)</m:t>
          </m:r>
        </m:oMath>
      </m:oMathPara>
    </w:p>
    <w:p>
      <w:pPr>
        <w:ind w:firstLine="360" w:firstLineChars="200"/>
        <w:rPr>
          <w:rFonts w:ascii="宋体" w:hAnsi="宋体"/>
          <w:kern w:val="2"/>
          <w:sz w:val="18"/>
          <w:szCs w:val="18"/>
          <w:lang w:eastAsia="zh-CN"/>
        </w:rPr>
      </w:pPr>
    </w:p>
    <w:p>
      <w:pPr>
        <w:spacing w:line="240" w:lineRule="auto"/>
        <w:ind w:firstLine="360" w:firstLineChars="200"/>
        <w:jc w:val="left"/>
        <w:rPr>
          <w:sz w:val="18"/>
          <w:szCs w:val="18"/>
          <w:lang w:eastAsia="zh-CN"/>
        </w:rPr>
      </w:pPr>
      <w:r>
        <w:rPr>
          <w:sz w:val="18"/>
          <w:szCs w:val="18"/>
          <w:lang w:eastAsia="zh-CN"/>
        </w:rPr>
        <w:t>其中</w:t>
      </w:r>
      <m:oMath>
        <m:r>
          <m:rPr>
            <m:sty m:val="p"/>
          </m:rPr>
          <w:rPr>
            <w:rFonts w:ascii="Cambria Math" w:hAnsi="Cambria Math"/>
            <w:kern w:val="2"/>
            <w:sz w:val="18"/>
            <w:szCs w:val="18"/>
          </w:rPr>
          <m:t>α</m:t>
        </m:r>
      </m:oMath>
      <w:r>
        <w:rPr>
          <w:rFonts w:hint="eastAsia" w:ascii="宋体" w:hAnsi="宋体"/>
          <w:kern w:val="2"/>
          <w:sz w:val="18"/>
          <w:szCs w:val="18"/>
          <w:lang w:eastAsia="zh-CN"/>
        </w:rPr>
        <w:t>和</w:t>
      </w:r>
      <m:oMath>
        <m:r>
          <m:rPr>
            <m:sty m:val="p"/>
          </m:rPr>
          <w:rPr>
            <w:rFonts w:ascii="Cambria Math" w:hAnsi="Cambria Math"/>
            <w:kern w:val="2"/>
            <w:sz w:val="18"/>
            <w:szCs w:val="18"/>
          </w:rPr>
          <m:t>β</m:t>
        </m:r>
      </m:oMath>
      <w:r>
        <w:rPr>
          <w:sz w:val="18"/>
          <w:szCs w:val="18"/>
          <w:lang w:eastAsia="zh-CN"/>
        </w:rPr>
        <w:t>表示受益和损失区间的价值函数的凹凸程度。</w:t>
      </w:r>
      <m:oMath>
        <m:r>
          <m:rPr>
            <m:sty m:val="p"/>
          </m:rPr>
          <w:rPr>
            <w:rFonts w:ascii="Cambria Math" w:hAnsi="Cambria Math"/>
            <w:kern w:val="2"/>
            <w:sz w:val="18"/>
            <w:szCs w:val="18"/>
          </w:rPr>
          <m:t>λ</m:t>
        </m:r>
      </m:oMath>
      <w:r>
        <w:rPr>
          <w:sz w:val="18"/>
          <w:szCs w:val="18"/>
          <w:lang w:eastAsia="zh-CN"/>
        </w:rPr>
        <w:t>大于1表示损失厌恶，它表示损失区间比收益区间更陡。</w:t>
      </w:r>
    </w:p>
    <w:p>
      <w:pPr>
        <w:spacing w:line="240" w:lineRule="auto"/>
        <w:ind w:firstLine="360" w:firstLineChars="200"/>
        <w:jc w:val="left"/>
        <w:rPr>
          <w:sz w:val="18"/>
          <w:szCs w:val="18"/>
          <w:lang w:eastAsia="zh-CN"/>
        </w:rPr>
      </w:pPr>
      <w:commentRangeStart w:id="8"/>
      <w:r>
        <w:rPr>
          <w:sz w:val="18"/>
          <w:szCs w:val="18"/>
          <w:lang w:eastAsia="zh-CN"/>
        </w:rPr>
        <w:t>偏好包含两层含义，一是</w:t>
      </w:r>
      <w:r>
        <w:rPr>
          <w:color w:val="0000FF"/>
          <w:sz w:val="18"/>
          <w:szCs w:val="18"/>
          <w:lang w:eastAsia="zh-CN"/>
        </w:rPr>
        <w:t>内隐偏好，由其偏好系数决定</w:t>
      </w:r>
      <w:r>
        <w:rPr>
          <w:rFonts w:hint="eastAsia"/>
          <w:sz w:val="18"/>
          <w:szCs w:val="18"/>
          <w:lang w:eastAsia="zh-CN"/>
        </w:rPr>
        <w:t>，</w:t>
      </w:r>
      <w:r>
        <w:rPr>
          <w:rFonts w:hint="eastAsia"/>
          <w:sz w:val="18"/>
          <w:szCs w:val="18"/>
          <w:lang w:val="en-US" w:eastAsia="zh-CN"/>
        </w:rPr>
        <w:t>偏好系数则</w:t>
      </w:r>
      <w:r>
        <w:rPr>
          <w:rFonts w:hint="eastAsia"/>
          <w:color w:val="0000FF"/>
          <w:sz w:val="18"/>
          <w:szCs w:val="18"/>
          <w:lang w:val="en-US" w:eastAsia="zh-CN"/>
        </w:rPr>
        <w:t>受自身性能、功能等条件影响</w:t>
      </w:r>
      <w:r>
        <w:rPr>
          <w:sz w:val="18"/>
          <w:szCs w:val="18"/>
          <w:lang w:eastAsia="zh-CN"/>
        </w:rPr>
        <w:t>；二是</w:t>
      </w:r>
      <w:r>
        <w:rPr>
          <w:color w:val="0000FF"/>
          <w:sz w:val="18"/>
          <w:szCs w:val="18"/>
          <w:lang w:eastAsia="zh-CN"/>
        </w:rPr>
        <w:t>外显偏好</w:t>
      </w:r>
      <w:r>
        <w:rPr>
          <w:sz w:val="18"/>
          <w:szCs w:val="18"/>
          <w:lang w:eastAsia="zh-CN"/>
        </w:rPr>
        <w:t>，由其</w:t>
      </w:r>
      <w:r>
        <w:rPr>
          <w:color w:val="0000FF"/>
          <w:sz w:val="18"/>
          <w:szCs w:val="18"/>
          <w:lang w:eastAsia="zh-CN"/>
        </w:rPr>
        <w:t>选择结果</w:t>
      </w:r>
      <w:r>
        <w:rPr>
          <w:sz w:val="18"/>
          <w:szCs w:val="18"/>
          <w:lang w:eastAsia="zh-CN"/>
        </w:rPr>
        <w:t>反映。外显偏好受内隐偏好的影响，但不完全与内隐偏好一致，不一致的这种现象又称为偏好逆转</w:t>
      </w:r>
      <w:r>
        <w:rPr>
          <w:sz w:val="18"/>
          <w:szCs w:val="18"/>
          <w:lang w:eastAsia="zh-CN"/>
        </w:rPr>
        <w:fldChar w:fldCharType="begin"/>
      </w:r>
      <w:r>
        <w:rPr>
          <w:sz w:val="18"/>
          <w:szCs w:val="18"/>
          <w:lang w:eastAsia="zh-CN"/>
        </w:rPr>
        <w:instrText xml:space="preserve"> REF _Ref41251121 \r \h  \* MERGEFORMAT </w:instrText>
      </w:r>
      <w:r>
        <w:rPr>
          <w:sz w:val="18"/>
          <w:szCs w:val="18"/>
          <w:lang w:eastAsia="zh-CN"/>
        </w:rPr>
        <w:fldChar w:fldCharType="separate"/>
      </w:r>
      <w:r>
        <w:rPr>
          <w:sz w:val="18"/>
          <w:szCs w:val="18"/>
          <w:lang w:eastAsia="zh-CN"/>
        </w:rPr>
        <w:t>[62]</w:t>
      </w:r>
      <w:r>
        <w:rPr>
          <w:sz w:val="18"/>
          <w:szCs w:val="18"/>
          <w:lang w:eastAsia="zh-CN"/>
        </w:rPr>
        <w:fldChar w:fldCharType="end"/>
      </w:r>
      <w:r>
        <w:rPr>
          <w:sz w:val="18"/>
          <w:szCs w:val="18"/>
          <w:lang w:eastAsia="zh-CN"/>
        </w:rPr>
        <w:t>。内隐偏好影响外显偏好，同时外显偏好反过来也会调节内隐偏好。</w:t>
      </w:r>
      <w:commentRangeEnd w:id="8"/>
      <w:r>
        <w:commentReference w:id="8"/>
      </w:r>
    </w:p>
    <w:p>
      <w:pPr>
        <w:spacing w:line="240" w:lineRule="auto"/>
        <w:ind w:firstLine="360" w:firstLineChars="200"/>
        <w:jc w:val="left"/>
        <w:rPr>
          <w:rFonts w:hint="eastAsia"/>
          <w:sz w:val="18"/>
          <w:szCs w:val="18"/>
          <w:lang w:eastAsia="zh-CN"/>
        </w:rPr>
      </w:pPr>
      <w:commentRangeStart w:id="9"/>
      <w:r>
        <w:rPr>
          <w:rFonts w:hint="eastAsia"/>
          <w:sz w:val="18"/>
          <w:szCs w:val="18"/>
          <w:lang w:val="en-US" w:eastAsia="zh-CN"/>
        </w:rPr>
        <w:t>关于</w:t>
      </w:r>
      <w:r>
        <w:rPr>
          <w:rFonts w:hint="eastAsia"/>
          <w:sz w:val="18"/>
          <w:szCs w:val="18"/>
          <w:lang w:eastAsia="zh-CN"/>
        </w:rPr>
        <w:t>偏好逆转的研究</w:t>
      </w:r>
      <w:commentRangeEnd w:id="9"/>
      <w:r>
        <w:commentReference w:id="9"/>
      </w:r>
      <w:r>
        <w:rPr>
          <w:rFonts w:hint="eastAsia"/>
          <w:sz w:val="18"/>
          <w:szCs w:val="18"/>
          <w:lang w:eastAsia="zh-CN"/>
        </w:rPr>
        <w:t>，文献[65]研究了</w:t>
      </w:r>
      <w:r>
        <w:rPr>
          <w:rFonts w:hint="eastAsia"/>
          <w:color w:val="0070C0"/>
          <w:sz w:val="18"/>
          <w:szCs w:val="18"/>
          <w:lang w:eastAsia="zh-CN"/>
        </w:rPr>
        <w:t>诱饵效应下的偏好逆转情况</w:t>
      </w:r>
      <w:r>
        <w:rPr>
          <w:rFonts w:hint="eastAsia"/>
          <w:sz w:val="18"/>
          <w:szCs w:val="18"/>
          <w:lang w:eastAsia="zh-CN"/>
        </w:rPr>
        <w:t>，研究表明，每当选择集中添加进更多选项时，个体偏好都会发生变化，并且在</w:t>
      </w:r>
      <w:r>
        <w:rPr>
          <w:rFonts w:hint="eastAsia"/>
          <w:color w:val="0070C0"/>
          <w:sz w:val="18"/>
          <w:szCs w:val="18"/>
          <w:lang w:eastAsia="zh-CN"/>
        </w:rPr>
        <w:t>决策时假定的偏好会被重构</w:t>
      </w:r>
      <w:r>
        <w:rPr>
          <w:rFonts w:hint="eastAsia"/>
          <w:sz w:val="18"/>
          <w:szCs w:val="18"/>
          <w:lang w:eastAsia="zh-CN"/>
        </w:rPr>
        <w:t>。文献[66, 67]的研究表明，不同诱饵方式能改变各决策者对备选项各属性的相对权重，从而产生不同的偏好。文献[68]研究了偏好逆转情况下决策者权重值的变化模型，并通过主观偏好比率量化了决策者权重的改变情况。</w:t>
      </w:r>
    </w:p>
    <w:p>
      <w:pPr>
        <w:spacing w:line="240" w:lineRule="auto"/>
        <w:ind w:firstLine="360" w:firstLineChars="200"/>
        <w:jc w:val="left"/>
        <w:rPr>
          <w:rFonts w:hint="default"/>
          <w:sz w:val="18"/>
          <w:szCs w:val="18"/>
          <w:lang w:val="en-US" w:eastAsia="zh-CN"/>
        </w:rPr>
      </w:pPr>
      <w:r>
        <w:rPr>
          <w:rFonts w:hint="eastAsia"/>
          <w:sz w:val="18"/>
          <w:szCs w:val="18"/>
          <w:lang w:val="en-US" w:eastAsia="zh-CN"/>
        </w:rPr>
        <w:t>综上所述，在雾计算卸载中，行为经济学理论很少有应用。目前尚无将诱饵效应理论应用于雾计算卸载的研究。本文以行为经济学中对诱饵效应的研究为基础，建立了一种基于诱饵效应的激励机制。</w:t>
      </w:r>
    </w:p>
    <w:p>
      <w:pPr>
        <w:rPr>
          <w:rStyle w:val="60"/>
          <w:rFonts w:hint="default" w:ascii="Helvetica" w:hAnsi="Helvetica"/>
          <w:b/>
          <w:smallCaps/>
          <w:color w:val="auto"/>
          <w:sz w:val="23"/>
          <w:lang w:val="en-US" w:eastAsia="zh-CN"/>
        </w:rPr>
      </w:pPr>
      <w:r>
        <w:rPr>
          <w:rStyle w:val="60"/>
          <w:rFonts w:hint="eastAsia" w:ascii="Helvetica" w:hAnsi="Helvetica"/>
          <w:b/>
          <w:smallCaps/>
          <w:color w:val="auto"/>
          <w:sz w:val="23"/>
          <w:lang w:eastAsia="zh-CN"/>
        </w:rPr>
        <w:t>3.基于</w:t>
      </w:r>
      <w:r>
        <w:rPr>
          <w:rStyle w:val="60"/>
          <w:rFonts w:hint="eastAsia" w:ascii="Helvetica" w:hAnsi="Helvetica"/>
          <w:b/>
          <w:smallCaps/>
          <w:color w:val="auto"/>
          <w:sz w:val="23"/>
          <w:lang w:val="en-US" w:eastAsia="zh-CN"/>
        </w:rPr>
        <w:t>诱饵效应</w:t>
      </w:r>
      <w:r>
        <w:rPr>
          <w:rStyle w:val="60"/>
          <w:rFonts w:hint="eastAsia" w:ascii="Helvetica" w:hAnsi="Helvetica"/>
          <w:b/>
          <w:smallCaps/>
          <w:color w:val="auto"/>
          <w:sz w:val="23"/>
          <w:lang w:eastAsia="zh-CN"/>
        </w:rPr>
        <w:t>的</w:t>
      </w:r>
      <w:r>
        <w:rPr>
          <w:rStyle w:val="60"/>
          <w:rFonts w:hint="eastAsia" w:ascii="Helvetica" w:hAnsi="Helvetica"/>
          <w:b/>
          <w:smallCaps/>
          <w:color w:val="auto"/>
          <w:sz w:val="23"/>
          <w:lang w:val="en-US" w:eastAsia="zh-CN"/>
        </w:rPr>
        <w:t>激励</w:t>
      </w:r>
      <w:r>
        <w:rPr>
          <w:rStyle w:val="60"/>
          <w:rFonts w:hint="eastAsia" w:ascii="Helvetica" w:hAnsi="Helvetica"/>
          <w:b/>
          <w:smallCaps/>
          <w:color w:val="auto"/>
          <w:sz w:val="23"/>
          <w:lang w:eastAsia="zh-CN"/>
        </w:rPr>
        <w:t>机制</w:t>
      </w:r>
      <w:r>
        <w:rPr>
          <w:rStyle w:val="60"/>
          <w:rFonts w:hint="eastAsia" w:ascii="Helvetica" w:hAnsi="Helvetica"/>
          <w:b/>
          <w:smallCaps/>
          <w:color w:val="auto"/>
          <w:sz w:val="23"/>
          <w:lang w:val="en-US" w:eastAsia="zh-CN"/>
        </w:rPr>
        <w:t>设计</w:t>
      </w:r>
    </w:p>
    <w:p>
      <w:pPr>
        <w:pStyle w:val="10"/>
        <w:spacing w:after="0"/>
        <w:ind w:firstLine="360" w:firstLineChars="200"/>
        <w:rPr>
          <w:sz w:val="18"/>
          <w:szCs w:val="18"/>
        </w:rPr>
      </w:pPr>
      <w:r>
        <w:rPr>
          <w:rFonts w:hint="eastAsia"/>
          <w:sz w:val="18"/>
          <w:szCs w:val="18"/>
        </w:rPr>
        <w:t>本章将诱饵效应引入雾计算卸载系统中，</w:t>
      </w:r>
      <w:r>
        <w:rPr>
          <w:rFonts w:hint="eastAsia"/>
          <w:sz w:val="18"/>
          <w:szCs w:val="18"/>
          <w:lang w:val="en-US" w:eastAsia="zh-CN"/>
        </w:rPr>
        <w:t>包括DIM和PRM两个阶段。在本章中，首先介绍由物理模型和逻辑模型组成的系统模型，然后分别介绍DIM和PRM。</w:t>
      </w:r>
    </w:p>
    <w:p>
      <w:pPr>
        <w:spacing w:line="240" w:lineRule="auto"/>
        <w:rPr>
          <w:rFonts w:ascii="Calibri" w:hAnsi="Calibri" w:eastAsia="宋体"/>
          <w:b/>
          <w:bCs/>
          <w:kern w:val="2"/>
          <w:sz w:val="21"/>
          <w:szCs w:val="24"/>
          <w:lang w:eastAsia="zh-CN"/>
        </w:rPr>
      </w:pPr>
      <w:r>
        <w:rPr>
          <w:rFonts w:hint="eastAsia" w:ascii="Calibri" w:hAnsi="Calibri" w:eastAsia="宋体"/>
          <w:b/>
          <w:bCs/>
          <w:kern w:val="2"/>
          <w:sz w:val="21"/>
          <w:szCs w:val="24"/>
          <w:lang w:eastAsia="zh-CN"/>
        </w:rPr>
        <w:t>3.1 系统模型</w:t>
      </w:r>
    </w:p>
    <w:p>
      <w:pPr>
        <w:snapToGrid w:val="0"/>
        <w:spacing w:line="240" w:lineRule="auto"/>
        <w:ind w:firstLine="360" w:firstLineChars="200"/>
        <w:rPr>
          <w:rFonts w:hint="eastAsia" w:ascii="Palatino" w:hAnsi="Palatino" w:cs="Times New Roman"/>
          <w:b/>
          <w:bCs/>
          <w:kern w:val="16"/>
          <w:sz w:val="18"/>
          <w:szCs w:val="18"/>
          <w:lang w:val="en-US" w:eastAsia="zh-CN"/>
        </w:rPr>
      </w:pPr>
      <w:r>
        <w:rPr>
          <w:rFonts w:hint="eastAsia" w:asciiTheme="minorHAnsi" w:hAnsiTheme="minorHAnsi" w:cstheme="minorBidi"/>
          <w:b w:val="0"/>
          <w:bCs w:val="0"/>
          <w:kern w:val="2"/>
          <w:sz w:val="18"/>
          <w:szCs w:val="18"/>
          <w:lang w:val="en-US" w:eastAsia="zh-CN"/>
        </w:rPr>
        <w:t>本节介绍基于物理图的雾计算卸载使用场景，并介绍基于逻辑图的DIM和PRM。</w:t>
      </w:r>
    </w:p>
    <w:p>
      <w:pPr>
        <w:snapToGrid/>
        <w:spacing w:line="240" w:lineRule="auto"/>
        <w:ind w:firstLine="0" w:firstLineChars="0"/>
        <w:rPr>
          <w:rFonts w:hint="eastAsia" w:ascii="Palatino" w:hAnsi="Palatino" w:cs="Times New Roman"/>
          <w:b/>
          <w:bCs/>
          <w:kern w:val="16"/>
          <w:sz w:val="18"/>
          <w:szCs w:val="18"/>
          <w:lang w:val="en-US" w:eastAsia="zh-CN"/>
        </w:rPr>
      </w:pPr>
      <w:r>
        <w:rPr>
          <w:rFonts w:hint="eastAsia" w:ascii="Palatino" w:hAnsi="Palatino" w:cs="Times New Roman"/>
          <w:b/>
          <w:bCs/>
          <w:kern w:val="16"/>
          <w:sz w:val="18"/>
          <w:szCs w:val="18"/>
          <w:lang w:val="en-US" w:eastAsia="zh-CN"/>
        </w:rPr>
        <w:t>3.1.1 物理模型</w:t>
      </w:r>
    </w:p>
    <w:p>
      <w:pPr>
        <w:snapToGrid w:val="0"/>
        <w:spacing w:line="240" w:lineRule="auto"/>
        <w:ind w:firstLine="360" w:firstLineChars="200"/>
        <w:rPr>
          <w:rFonts w:hint="default" w:asciiTheme="minorHAnsi" w:hAnsiTheme="minorHAnsi" w:cstheme="minorBidi"/>
          <w:kern w:val="2"/>
          <w:sz w:val="18"/>
          <w:szCs w:val="18"/>
          <w:lang w:val="en-US" w:eastAsia="zh-CN"/>
        </w:rPr>
      </w:pPr>
      <w:r>
        <w:rPr>
          <w:rFonts w:hint="eastAsia" w:asciiTheme="minorHAnsi" w:hAnsiTheme="minorHAnsi" w:cstheme="minorBidi"/>
          <w:kern w:val="2"/>
          <w:sz w:val="18"/>
          <w:szCs w:val="18"/>
          <w:lang w:val="en-US" w:eastAsia="zh-CN"/>
        </w:rPr>
        <w:t>在雾计算卸载场景中，</w:t>
      </w:r>
      <w:r>
        <w:rPr>
          <w:rFonts w:hint="eastAsia" w:asciiTheme="minorHAnsi" w:hAnsiTheme="minorHAnsi" w:cstheme="minorBidi"/>
          <w:kern w:val="2"/>
          <w:sz w:val="18"/>
          <w:szCs w:val="18"/>
          <w:lang w:eastAsia="zh-CN"/>
        </w:rPr>
        <w:t>雾网络</w:t>
      </w:r>
      <w:r>
        <w:rPr>
          <w:rFonts w:hint="eastAsia" w:asciiTheme="minorHAnsi" w:hAnsiTheme="minorHAnsi" w:cstheme="minorBidi"/>
          <w:kern w:val="2"/>
          <w:sz w:val="18"/>
          <w:szCs w:val="18"/>
          <w:lang w:val="en-US" w:eastAsia="zh-CN"/>
        </w:rPr>
        <w:t>里</w:t>
      </w:r>
      <w:r>
        <w:rPr>
          <w:rFonts w:hint="eastAsia" w:asciiTheme="minorHAnsi" w:hAnsiTheme="minorHAnsi" w:cstheme="minorBidi"/>
          <w:kern w:val="2"/>
          <w:sz w:val="18"/>
          <w:szCs w:val="18"/>
          <w:lang w:eastAsia="zh-CN"/>
        </w:rPr>
        <w:t>包含</w:t>
      </w:r>
      <m:oMath>
        <m:r>
          <m:rPr>
            <m:sty m:val="p"/>
          </m:rPr>
          <w:rPr>
            <w:rFonts w:ascii="Cambria Math" w:hAnsi="Cambria Math" w:cstheme="minorBidi"/>
            <w:kern w:val="2"/>
            <w:sz w:val="18"/>
            <w:szCs w:val="18"/>
            <w:lang w:eastAsia="zh-CN"/>
          </w:rPr>
          <m:t>I</m:t>
        </m:r>
      </m:oMath>
      <w:r>
        <w:rPr>
          <w:rFonts w:hint="eastAsia" w:asciiTheme="minorHAnsi" w:hAnsiTheme="minorHAnsi" w:cstheme="minorBidi"/>
          <w:kern w:val="2"/>
          <w:sz w:val="18"/>
          <w:szCs w:val="18"/>
          <w:lang w:eastAsia="zh-CN"/>
        </w:rPr>
        <w:t>个雾节点（</w:t>
      </w:r>
      <m:oMath>
        <m:r>
          <m:rPr>
            <m:sty m:val="p"/>
          </m:rPr>
          <w:rPr>
            <w:rFonts w:ascii="Cambria Math" w:hAnsi="Cambria Math" w:cstheme="minorBidi"/>
            <w:kern w:val="2"/>
            <w:sz w:val="18"/>
            <w:szCs w:val="18"/>
            <w:lang w:eastAsia="zh-CN"/>
          </w:rPr>
          <m:t>I≥2</m:t>
        </m:r>
      </m:oMath>
      <w:r>
        <w:rPr>
          <w:rFonts w:hint="eastAsia" w:asciiTheme="minorHAnsi" w:hAnsiTheme="minorHAnsi" w:cstheme="minorBidi"/>
          <w:kern w:val="2"/>
          <w:sz w:val="18"/>
          <w:szCs w:val="18"/>
          <w:lang w:eastAsia="zh-CN"/>
        </w:rPr>
        <w:t>），</w:t>
      </w:r>
      <m:oMath>
        <m:r>
          <m:rPr>
            <m:sty m:val="p"/>
          </m:rPr>
          <w:rPr>
            <w:rFonts w:ascii="Cambria Math" w:hAnsi="Cambria Math" w:cstheme="minorBidi"/>
            <w:kern w:val="2"/>
            <w:sz w:val="18"/>
            <w:szCs w:val="18"/>
            <w:lang w:eastAsia="zh-CN"/>
          </w:rPr>
          <m:t>J</m:t>
        </m:r>
      </m:oMath>
      <w:r>
        <w:rPr>
          <w:rFonts w:hint="eastAsia" w:asciiTheme="minorHAnsi" w:hAnsiTheme="minorHAnsi" w:cstheme="minorBidi"/>
          <w:kern w:val="2"/>
          <w:sz w:val="18"/>
          <w:szCs w:val="18"/>
          <w:lang w:eastAsia="zh-CN"/>
        </w:rPr>
        <w:t>个任务（</w:t>
      </w:r>
      <m:oMath>
        <m:r>
          <m:rPr>
            <m:sty m:val="p"/>
          </m:rPr>
          <w:rPr>
            <w:rFonts w:ascii="Cambria Math" w:hAnsi="Cambria Math" w:cstheme="minorBidi"/>
            <w:kern w:val="2"/>
            <w:sz w:val="18"/>
            <w:szCs w:val="18"/>
            <w:lang w:eastAsia="zh-CN"/>
          </w:rPr>
          <m:t>J≥2</m:t>
        </m:r>
      </m:oMath>
      <w:r>
        <w:rPr>
          <w:rFonts w:hint="eastAsia" w:asciiTheme="minorHAnsi" w:hAnsiTheme="minorHAnsi" w:cstheme="minorBidi"/>
          <w:kern w:val="2"/>
          <w:sz w:val="18"/>
          <w:szCs w:val="18"/>
          <w:lang w:eastAsia="zh-CN"/>
        </w:rPr>
        <w:t>）。雾节点和</w:t>
      </w:r>
      <w:ins w:id="109" w:author="俞成琴" w:date="2022-04-14T10:52:14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w:t>
      </w:r>
      <w:r>
        <w:rPr>
          <w:rFonts w:hint="eastAsia" w:asciiTheme="minorHAnsi" w:hAnsiTheme="minorHAnsi" w:cstheme="minorBidi"/>
          <w:kern w:val="2"/>
          <w:sz w:val="18"/>
          <w:szCs w:val="18"/>
          <w:lang w:val="en-US" w:eastAsia="zh-CN"/>
        </w:rPr>
        <w:t>之间</w:t>
      </w:r>
      <w:r>
        <w:rPr>
          <w:rFonts w:hint="eastAsia" w:asciiTheme="minorHAnsi" w:hAnsiTheme="minorHAnsi" w:cstheme="minorBidi"/>
          <w:kern w:val="2"/>
          <w:sz w:val="18"/>
          <w:szCs w:val="18"/>
          <w:lang w:eastAsia="zh-CN"/>
        </w:rPr>
        <w:t>的通信通过</w:t>
      </w:r>
      <w:r>
        <w:rPr>
          <w:rFonts w:hint="eastAsia" w:asciiTheme="minorHAnsi" w:hAnsiTheme="minorHAnsi" w:cstheme="minorBidi"/>
          <w:kern w:val="2"/>
          <w:sz w:val="18"/>
          <w:szCs w:val="18"/>
          <w:lang w:val="en-US" w:eastAsia="zh-CN"/>
        </w:rPr>
        <w:t>中间平台</w:t>
      </w:r>
      <w:r>
        <w:rPr>
          <w:rFonts w:hint="eastAsia" w:asciiTheme="minorHAnsi" w:hAnsiTheme="minorHAnsi" w:cstheme="minorBidi"/>
          <w:kern w:val="2"/>
          <w:sz w:val="18"/>
          <w:szCs w:val="18"/>
          <w:lang w:eastAsia="zh-CN"/>
        </w:rPr>
        <w:t>进行中转。</w:t>
      </w:r>
      <w:r>
        <w:rPr>
          <w:rFonts w:hint="eastAsia" w:asciiTheme="minorHAnsi" w:hAnsiTheme="minorHAnsi" w:cstheme="minorBidi"/>
          <w:kern w:val="2"/>
          <w:sz w:val="18"/>
          <w:szCs w:val="18"/>
          <w:lang w:val="en-US" w:eastAsia="zh-CN"/>
        </w:rPr>
        <w:t>计算卸载平台支持多种任务，</w:t>
      </w:r>
      <w:r>
        <w:rPr>
          <w:rFonts w:hint="eastAsia" w:asciiTheme="minorHAnsi" w:hAnsiTheme="minorHAnsi" w:cstheme="minorBidi"/>
          <w:kern w:val="2"/>
          <w:sz w:val="18"/>
          <w:szCs w:val="18"/>
          <w:lang w:eastAsia="zh-CN"/>
        </w:rPr>
        <w:t>每个任务只能在一个雾节点上执行，</w:t>
      </w:r>
      <w:r>
        <w:rPr>
          <w:rFonts w:hint="eastAsia" w:asciiTheme="minorHAnsi" w:hAnsiTheme="minorHAnsi" w:cstheme="minorBidi"/>
          <w:kern w:val="2"/>
          <w:sz w:val="18"/>
          <w:szCs w:val="18"/>
          <w:lang w:val="en-US" w:eastAsia="zh-CN"/>
        </w:rPr>
        <w:t>每个</w:t>
      </w:r>
      <w:r>
        <w:rPr>
          <w:rFonts w:hint="eastAsia" w:asciiTheme="minorHAnsi" w:hAnsiTheme="minorHAnsi" w:cstheme="minorBidi"/>
          <w:kern w:val="2"/>
          <w:sz w:val="18"/>
          <w:szCs w:val="18"/>
          <w:lang w:eastAsia="zh-CN"/>
        </w:rPr>
        <w:t>雾节点可以同时选择执行多个卸载任务。</w:t>
      </w:r>
      <w:r>
        <w:rPr>
          <w:rFonts w:hint="eastAsia" w:asciiTheme="minorHAnsi" w:hAnsiTheme="minorHAnsi" w:cstheme="minorBidi"/>
          <w:kern w:val="2"/>
          <w:sz w:val="18"/>
          <w:szCs w:val="18"/>
          <w:lang w:val="en-US" w:eastAsia="zh-CN"/>
        </w:rPr>
        <w:t>某些任务需要花费的时间成本高，而其他任务的时间成本低。由于</w:t>
      </w:r>
      <w:r>
        <w:rPr>
          <w:rFonts w:hint="eastAsia" w:asciiTheme="minorHAnsi" w:hAnsiTheme="minorHAnsi" w:cstheme="minorBidi"/>
          <w:color w:val="0070C0"/>
          <w:kern w:val="2"/>
          <w:sz w:val="18"/>
          <w:szCs w:val="18"/>
          <w:lang w:val="en-US" w:eastAsia="zh-CN"/>
        </w:rPr>
        <w:t>大多数雾节点更愿意完成低时间成本</w:t>
      </w:r>
      <w:r>
        <w:rPr>
          <w:rFonts w:hint="eastAsia" w:asciiTheme="minorHAnsi" w:hAnsiTheme="minorHAnsi" w:cstheme="minorBidi"/>
          <w:kern w:val="2"/>
          <w:sz w:val="18"/>
          <w:szCs w:val="18"/>
          <w:lang w:val="en-US" w:eastAsia="zh-CN"/>
        </w:rPr>
        <w:t>的任务，因此高时间成本的任务完成率通常较低。表1列出了本文涉及的参数和相关描述。</w:t>
      </w:r>
    </w:p>
    <w:p>
      <w:pPr>
        <w:snapToGrid w:val="0"/>
        <w:spacing w:before="120" w:beforeLines="50" w:after="120" w:afterLines="50" w:line="274" w:lineRule="auto"/>
        <w:jc w:val="center"/>
        <w:rPr>
          <w:rFonts w:ascii="Times New Roman" w:hAnsi="Times New Roman" w:eastAsia="宋体"/>
          <w:sz w:val="20"/>
          <w:lang w:eastAsia="zh-CN"/>
        </w:rPr>
      </w:pPr>
      <w:r>
        <w:rPr>
          <w:rFonts w:hint="eastAsia" w:ascii="Times New Roman" w:hAnsi="Times New Roman" w:eastAsia="宋体"/>
          <w:sz w:val="20"/>
        </w:rPr>
        <w:t>TABLE</w:t>
      </w:r>
      <w:r>
        <w:rPr>
          <w:rFonts w:ascii="Times New Roman" w:hAnsi="Times New Roman" w:eastAsia="宋体"/>
          <w:sz w:val="20"/>
        </w:rPr>
        <w:t xml:space="preserve"> 1  PARAMETER TABLE</w:t>
      </w:r>
    </w:p>
    <w:tbl>
      <w:tblPr>
        <w:tblStyle w:val="19"/>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4"/>
        <w:gridCol w:w="3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vAlign w:val="center"/>
          </w:tcPr>
          <w:p>
            <w:pPr>
              <w:spacing w:line="240" w:lineRule="auto"/>
              <w:jc w:val="center"/>
              <w:rPr>
                <w:rFonts w:cstheme="minorBidi"/>
                <w:sz w:val="18"/>
                <w:szCs w:val="18"/>
              </w:rPr>
            </w:pPr>
            <w:r>
              <w:rPr>
                <w:rFonts w:cstheme="minorBidi"/>
                <w:sz w:val="18"/>
                <w:szCs w:val="18"/>
              </w:rPr>
              <w:t>Variable</w:t>
            </w:r>
          </w:p>
        </w:tc>
        <w:tc>
          <w:tcPr>
            <w:tcW w:w="3374" w:type="dxa"/>
            <w:vAlign w:val="center"/>
          </w:tcPr>
          <w:p>
            <w:pPr>
              <w:spacing w:line="240" w:lineRule="auto"/>
              <w:jc w:val="center"/>
              <w:rPr>
                <w:rFonts w:cstheme="minorBidi"/>
                <w:sz w:val="18"/>
                <w:szCs w:val="18"/>
              </w:rPr>
            </w:pPr>
            <w:r>
              <w:rPr>
                <w:rFonts w:cstheme="minorBidi"/>
                <w:sz w:val="18"/>
                <w:szCs w:val="18"/>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lang w:eastAsia="zh-CN"/>
              </w:rPr>
            </w:pPr>
            <m:oMathPara>
              <m:oMath>
                <m:r>
                  <m:rPr/>
                  <w:rPr>
                    <w:rFonts w:ascii="Cambria Math" w:hAnsi="Cambria Math" w:cstheme="minorBidi"/>
                    <w:sz w:val="18"/>
                    <w:szCs w:val="18"/>
                    <w:lang w:eastAsia="zh-CN"/>
                  </w:rPr>
                  <m:t>I</m:t>
                </m:r>
              </m:oMath>
            </m:oMathPara>
          </w:p>
        </w:tc>
        <w:tc>
          <w:tcPr>
            <w:tcW w:w="3374" w:type="dxa"/>
          </w:tcPr>
          <w:p>
            <w:pPr>
              <w:spacing w:line="240" w:lineRule="auto"/>
              <w:rPr>
                <w:rFonts w:cstheme="minorBidi"/>
                <w:sz w:val="18"/>
                <w:szCs w:val="18"/>
              </w:rPr>
            </w:pPr>
            <w:r>
              <w:rPr>
                <w:rFonts w:hint="eastAsia" w:cstheme="minorBidi"/>
                <w:sz w:val="18"/>
                <w:szCs w:val="18"/>
              </w:rPr>
              <w:t>雾节点的总数量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lang w:eastAsia="zh-CN"/>
              </w:rPr>
            </w:pPr>
            <m:oMathPara>
              <m:oMath>
                <m:r>
                  <m:rPr/>
                  <w:rPr>
                    <w:rFonts w:ascii="Cambria Math" w:hAnsi="Cambria Math" w:cstheme="minorBidi"/>
                    <w:sz w:val="18"/>
                    <w:szCs w:val="18"/>
                    <w:lang w:eastAsia="zh-CN"/>
                  </w:rPr>
                  <m:t>J</m:t>
                </m:r>
              </m:oMath>
            </m:oMathPara>
          </w:p>
        </w:tc>
        <w:tc>
          <w:tcPr>
            <w:tcW w:w="3374" w:type="dxa"/>
          </w:tcPr>
          <w:p>
            <w:pPr>
              <w:spacing w:line="240" w:lineRule="auto"/>
              <w:rPr>
                <w:rFonts w:cstheme="minorBidi"/>
                <w:sz w:val="18"/>
                <w:szCs w:val="18"/>
                <w:lang w:eastAsia="zh-CN"/>
              </w:rPr>
            </w:pPr>
            <w:ins w:id="110" w:author="俞成琴" w:date="2022-04-14T10:52:35Z">
              <w:r>
                <w:rPr>
                  <w:rFonts w:hint="eastAsia" w:cstheme="minorBidi"/>
                  <w:sz w:val="18"/>
                  <w:szCs w:val="18"/>
                  <w:lang w:eastAsia="zh-CN"/>
                </w:rPr>
                <w:t>用户终端</w:t>
              </w:r>
            </w:ins>
            <w:r>
              <w:rPr>
                <w:rFonts w:hint="eastAsia" w:cstheme="minorBidi"/>
                <w:sz w:val="18"/>
                <w:szCs w:val="18"/>
                <w:lang w:eastAsia="zh-CN"/>
              </w:rPr>
              <w:t>设备</w:t>
            </w:r>
            <w:ins w:id="111" w:author="俞成琴" w:date="2022-04-18T09:05:39Z">
              <w:r>
                <w:rPr>
                  <w:rFonts w:hint="eastAsia" w:cstheme="minorBidi"/>
                  <w:sz w:val="18"/>
                  <w:szCs w:val="18"/>
                  <w:lang w:val="en-US" w:eastAsia="zh-CN"/>
                </w:rPr>
                <w:t>发布</w:t>
              </w:r>
            </w:ins>
            <w:ins w:id="112" w:author="俞成琴" w:date="2022-04-14T10:52:40Z">
              <w:r>
                <w:rPr>
                  <w:rFonts w:hint="eastAsia" w:cstheme="minorBidi"/>
                  <w:sz w:val="18"/>
                  <w:szCs w:val="18"/>
                  <w:lang w:val="en-US" w:eastAsia="zh-CN"/>
                </w:rPr>
                <w:t>任务</w:t>
              </w:r>
            </w:ins>
            <w:r>
              <w:rPr>
                <w:rFonts w:hint="eastAsia" w:cstheme="minorBidi"/>
                <w:sz w:val="18"/>
                <w:szCs w:val="18"/>
                <w:lang w:eastAsia="zh-CN"/>
              </w:rPr>
              <w:t>的总数量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eastAsia="宋体" w:cstheme="minorBidi"/>
                <w:sz w:val="18"/>
                <w:szCs w:val="18"/>
              </w:rPr>
            </w:pPr>
            <m:oMathPara>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v</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m:oMathPara>
          </w:p>
        </w:tc>
        <w:tc>
          <w:tcPr>
            <w:tcW w:w="3374" w:type="dxa"/>
          </w:tcPr>
          <w:p>
            <w:pPr>
              <w:spacing w:line="240" w:lineRule="auto"/>
              <w:rPr>
                <w:rFonts w:cstheme="minorBidi"/>
                <w:sz w:val="18"/>
                <w:szCs w:val="18"/>
                <w:lang w:eastAsia="zh-CN"/>
              </w:rPr>
            </w:pPr>
            <w:r>
              <w:rPr>
                <w:rFonts w:hint="eastAsia" w:cstheme="minorBidi"/>
                <w:sz w:val="18"/>
                <w:szCs w:val="18"/>
                <w:lang w:eastAsia="zh-CN"/>
              </w:rPr>
              <w:t>任务</w:t>
            </w:r>
            <m:oMath>
              <m:r>
                <m:rPr/>
                <w:rPr>
                  <w:rFonts w:ascii="Cambria Math" w:hAnsi="Cambria Math" w:cstheme="minorBidi"/>
                  <w:sz w:val="18"/>
                  <w:szCs w:val="18"/>
                  <w:lang w:eastAsia="zh-CN"/>
                </w:rPr>
                <m:t>j</m:t>
              </m:r>
            </m:oMath>
            <w:r>
              <w:rPr>
                <w:rFonts w:hint="eastAsia" w:cstheme="minorBidi"/>
                <w:sz w:val="18"/>
                <w:szCs w:val="18"/>
                <w:lang w:eastAsia="zh-CN"/>
              </w:rPr>
              <w:t>的预计报酬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eastAsia="宋体" w:cstheme="minorBidi"/>
                <w:sz w:val="18"/>
                <w:szCs w:val="18"/>
              </w:rPr>
            </w:pPr>
            <m:oMathPara>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t</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m:oMathPara>
          </w:p>
        </w:tc>
        <w:tc>
          <w:tcPr>
            <w:tcW w:w="3374" w:type="dxa"/>
          </w:tcPr>
          <w:p>
            <w:pPr>
              <w:spacing w:line="240" w:lineRule="auto"/>
              <w:rPr>
                <w:rFonts w:cstheme="minorBidi"/>
                <w:sz w:val="18"/>
                <w:szCs w:val="18"/>
                <w:lang w:eastAsia="zh-CN"/>
              </w:rPr>
            </w:pPr>
            <w:r>
              <w:rPr>
                <w:rFonts w:hint="eastAsia" w:cstheme="minorBidi"/>
                <w:sz w:val="18"/>
                <w:szCs w:val="18"/>
                <w:lang w:eastAsia="zh-CN"/>
              </w:rPr>
              <w:t>任务</w:t>
            </w:r>
            <m:oMath>
              <m:r>
                <m:rPr/>
                <w:rPr>
                  <w:rFonts w:ascii="Cambria Math" w:hAnsi="Cambria Math" w:cstheme="minorBidi"/>
                  <w:sz w:val="18"/>
                  <w:szCs w:val="18"/>
                  <w:lang w:eastAsia="zh-CN"/>
                </w:rPr>
                <m:t>j</m:t>
              </m:r>
            </m:oMath>
            <w:r>
              <w:rPr>
                <w:rFonts w:hint="eastAsia" w:cstheme="minorBidi"/>
                <w:sz w:val="18"/>
                <w:szCs w:val="18"/>
                <w:lang w:eastAsia="zh-CN"/>
              </w:rPr>
              <w:t>的预计时间成本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rPr>
            </w:pPr>
            <m:oMathPara>
              <m:oMath>
                <m:r>
                  <m:rPr/>
                  <w:rPr>
                    <w:rFonts w:ascii="Cambria Math" w:hAnsi="Cambria Math" w:cstheme="minorBidi"/>
                    <w:sz w:val="18"/>
                    <w:szCs w:val="18"/>
                  </w:rPr>
                  <m:t>χ</m:t>
                </m:r>
              </m:oMath>
            </m:oMathPara>
          </w:p>
        </w:tc>
        <w:tc>
          <w:tcPr>
            <w:tcW w:w="3374" w:type="dxa"/>
          </w:tcPr>
          <w:p>
            <w:pPr>
              <w:spacing w:line="240" w:lineRule="auto"/>
              <w:rPr>
                <w:rFonts w:cstheme="minorBidi"/>
                <w:sz w:val="18"/>
                <w:szCs w:val="18"/>
              </w:rPr>
            </w:pPr>
            <w:r>
              <w:rPr>
                <w:rFonts w:hint="eastAsia" w:cstheme="minorBidi"/>
                <w:sz w:val="18"/>
                <w:szCs w:val="18"/>
              </w:rPr>
              <w:t>报酬诱饵因子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rPr>
            </w:pPr>
            <m:oMathPara>
              <m:oMath>
                <m:r>
                  <m:rPr/>
                  <w:rPr>
                    <w:rFonts w:ascii="Cambria Math" w:hAnsi="Cambria Math" w:cstheme="minorBidi"/>
                    <w:sz w:val="18"/>
                    <w:szCs w:val="18"/>
                  </w:rPr>
                  <m:t>γ</m:t>
                </m:r>
              </m:oMath>
            </m:oMathPara>
          </w:p>
        </w:tc>
        <w:tc>
          <w:tcPr>
            <w:tcW w:w="3374" w:type="dxa"/>
          </w:tcPr>
          <w:p>
            <w:pPr>
              <w:spacing w:line="240" w:lineRule="auto"/>
              <w:rPr>
                <w:rFonts w:cstheme="minorBidi"/>
                <w:sz w:val="18"/>
                <w:szCs w:val="18"/>
              </w:rPr>
            </w:pPr>
            <w:r>
              <w:rPr>
                <w:rFonts w:hint="eastAsia" w:cstheme="minorBidi"/>
                <w:sz w:val="18"/>
                <w:szCs w:val="18"/>
              </w:rPr>
              <w:t>成本诱饵因子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rPr>
            </w:pPr>
            <m:oMathPara>
              <m:oMath>
                <m:sSub>
                  <m:sSubPr>
                    <m:ctrlPr>
                      <w:rPr>
                        <w:rFonts w:ascii="Cambria Math" w:hAnsi="Cambria Math" w:cstheme="minorBidi"/>
                        <w:i/>
                        <w:sz w:val="18"/>
                        <w:szCs w:val="18"/>
                      </w:rPr>
                    </m:ctrlPr>
                  </m:sSubPr>
                  <m:e>
                    <m:r>
                      <m:rPr/>
                      <w:rPr>
                        <w:rFonts w:ascii="Cambria Math" w:hAnsi="Cambria Math" w:cstheme="minorBidi"/>
                        <w:sz w:val="18"/>
                        <w:szCs w:val="18"/>
                        <w:lang w:eastAsia="zh-CN"/>
                      </w:rPr>
                      <m:t>n</m:t>
                    </m:r>
                    <m:ctrlPr>
                      <w:rPr>
                        <w:rFonts w:ascii="Cambria Math" w:hAnsi="Cambria Math" w:cstheme="minorBidi"/>
                        <w:i/>
                        <w:sz w:val="18"/>
                        <w:szCs w:val="18"/>
                      </w:rPr>
                    </m:ctrlPr>
                  </m:e>
                  <m:sub>
                    <m:r>
                      <m:rPr/>
                      <w:rPr>
                        <w:rFonts w:ascii="Cambria Math" w:hAnsi="Cambria Math" w:cstheme="minorBidi"/>
                        <w:sz w:val="18"/>
                        <w:szCs w:val="18"/>
                        <w:lang w:eastAsia="zh-CN"/>
                      </w:rPr>
                      <m:t>type</m:t>
                    </m:r>
                    <m:ctrlPr>
                      <w:rPr>
                        <w:rFonts w:ascii="Cambria Math" w:hAnsi="Cambria Math" w:cstheme="minorBidi"/>
                        <w:i/>
                        <w:sz w:val="18"/>
                        <w:szCs w:val="18"/>
                      </w:rPr>
                    </m:ctrlPr>
                  </m:sub>
                </m:sSub>
              </m:oMath>
            </m:oMathPara>
          </w:p>
        </w:tc>
        <w:tc>
          <w:tcPr>
            <w:tcW w:w="3374" w:type="dxa"/>
          </w:tcPr>
          <w:p>
            <w:pPr>
              <w:spacing w:line="240" w:lineRule="auto"/>
              <w:rPr>
                <w:rFonts w:cstheme="minorBidi"/>
                <w:sz w:val="18"/>
                <w:szCs w:val="18"/>
                <w:lang w:eastAsia="zh-CN"/>
              </w:rPr>
            </w:pPr>
            <w:r>
              <w:rPr>
                <w:rFonts w:hint="eastAsia" w:cstheme="minorBidi"/>
                <w:sz w:val="18"/>
                <w:szCs w:val="18"/>
                <w:lang w:eastAsia="zh-CN"/>
              </w:rPr>
              <w:t>参与</w:t>
            </w:r>
            <m:oMath>
              <m:r>
                <m:rPr/>
                <w:rPr>
                  <w:rFonts w:ascii="Cambria Math" w:hAnsi="Cambria Math" w:cstheme="minorBidi"/>
                  <w:sz w:val="18"/>
                  <w:szCs w:val="18"/>
                  <w:lang w:eastAsia="zh-CN"/>
                </w:rPr>
                <m:t>type</m:t>
              </m:r>
            </m:oMath>
            <w:r>
              <w:rPr>
                <w:rFonts w:hint="eastAsia" w:cstheme="minorBidi"/>
                <w:sz w:val="18"/>
                <w:szCs w:val="18"/>
                <w:lang w:eastAsia="zh-CN"/>
              </w:rPr>
              <w:t>类型任务的雾节点总数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lang w:eastAsia="zh-CN"/>
              </w:rPr>
            </w:pPr>
            <m:oMathPara>
              <m:oMath>
                <m:sSub>
                  <m:sSubPr>
                    <m:ctrlPr>
                      <w:rPr>
                        <w:rFonts w:ascii="Cambria Math" w:hAnsi="Cambria Math" w:cstheme="minorBidi"/>
                        <w:i/>
                        <w:sz w:val="18"/>
                        <w:szCs w:val="18"/>
                      </w:rPr>
                    </m:ctrlPr>
                  </m:sSubPr>
                  <m:e>
                    <m:r>
                      <m:rPr/>
                      <w:rPr>
                        <w:rFonts w:ascii="Cambria Math" w:hAnsi="Cambria Math" w:cstheme="minorBidi"/>
                        <w:sz w:val="18"/>
                        <w:szCs w:val="18"/>
                        <w:lang w:eastAsia="zh-CN"/>
                      </w:rPr>
                      <m:t>M</m:t>
                    </m:r>
                    <m:ctrlPr>
                      <w:rPr>
                        <w:rFonts w:ascii="Cambria Math" w:hAnsi="Cambria Math" w:cstheme="minorBidi"/>
                        <w:i/>
                        <w:sz w:val="18"/>
                        <w:szCs w:val="18"/>
                      </w:rPr>
                    </m:ctrlPr>
                  </m:e>
                  <m:sub>
                    <m:r>
                      <m:rPr/>
                      <w:rPr>
                        <w:rFonts w:ascii="Cambria Math" w:hAnsi="Cambria Math" w:cstheme="minorBidi"/>
                        <w:sz w:val="18"/>
                        <w:szCs w:val="18"/>
                        <w:lang w:eastAsia="zh-CN"/>
                      </w:rPr>
                      <m:t>i</m:t>
                    </m:r>
                    <m:ctrlPr>
                      <w:rPr>
                        <w:rFonts w:ascii="Cambria Math" w:hAnsi="Cambria Math" w:cstheme="minorBidi"/>
                        <w:i/>
                        <w:sz w:val="18"/>
                        <w:szCs w:val="18"/>
                      </w:rPr>
                    </m:ctrlPr>
                  </m:sub>
                </m:sSub>
                <m:r>
                  <m:rPr/>
                  <w:rPr>
                    <w:rFonts w:ascii="Cambria Math" w:hAnsi="Cambria Math" w:cstheme="minorBidi"/>
                    <w:sz w:val="18"/>
                    <w:szCs w:val="18"/>
                    <w:lang w:eastAsia="zh-CN"/>
                  </w:rPr>
                  <m:t>(</m:t>
                </m:r>
                <m:sSub>
                  <m:sSubPr>
                    <m:ctrlPr>
                      <w:rPr>
                        <w:rFonts w:ascii="Cambria Math" w:hAnsi="Cambria Math" w:cstheme="minorBidi"/>
                        <w:i/>
                        <w:sz w:val="18"/>
                        <w:szCs w:val="18"/>
                        <w:lang w:eastAsia="zh-CN"/>
                      </w:rPr>
                    </m:ctrlPr>
                  </m:sSubPr>
                  <m:e>
                    <m:r>
                      <m:rPr/>
                      <w:rPr>
                        <w:rFonts w:ascii="Cambria Math" w:hAnsi="Cambria Math" w:cstheme="minorBidi"/>
                        <w:sz w:val="18"/>
                        <w:szCs w:val="18"/>
                      </w:rPr>
                      <m:t>τ</m:t>
                    </m:r>
                    <m:ctrlPr>
                      <w:rPr>
                        <w:rFonts w:ascii="Cambria Math" w:hAnsi="Cambria Math" w:cstheme="minorBidi"/>
                        <w:i/>
                        <w:sz w:val="18"/>
                        <w:szCs w:val="18"/>
                        <w:lang w:eastAsia="zh-CN"/>
                      </w:rPr>
                    </m:ctrlPr>
                  </m:e>
                  <m:sub>
                    <m:r>
                      <m:rPr/>
                      <w:rPr>
                        <w:rFonts w:ascii="Cambria Math" w:hAnsi="Cambria Math" w:cstheme="minorBidi"/>
                        <w:sz w:val="18"/>
                        <w:szCs w:val="18"/>
                        <w:lang w:eastAsia="zh-CN"/>
                      </w:rPr>
                      <m:t>type</m:t>
                    </m:r>
                    <m:ctrlPr>
                      <w:rPr>
                        <w:rFonts w:ascii="Cambria Math" w:hAnsi="Cambria Math" w:cstheme="minorBidi"/>
                        <w:i/>
                        <w:sz w:val="18"/>
                        <w:szCs w:val="18"/>
                        <w:lang w:eastAsia="zh-CN"/>
                      </w:rPr>
                    </m:ctrlPr>
                  </m:sub>
                </m:sSub>
                <m:r>
                  <m:rPr/>
                  <w:rPr>
                    <w:rFonts w:ascii="Cambria Math" w:hAnsi="Cambria Math" w:cstheme="minorBidi"/>
                    <w:sz w:val="18"/>
                    <w:szCs w:val="18"/>
                    <w:lang w:eastAsia="zh-CN"/>
                  </w:rPr>
                  <m:t>|r)</m:t>
                </m:r>
              </m:oMath>
            </m:oMathPara>
          </w:p>
        </w:tc>
        <w:tc>
          <w:tcPr>
            <w:tcW w:w="3374" w:type="dxa"/>
          </w:tcPr>
          <w:p>
            <w:pPr>
              <w:spacing w:line="240" w:lineRule="auto"/>
              <w:rPr>
                <w:rFonts w:cstheme="minorBidi"/>
                <w:sz w:val="18"/>
                <w:szCs w:val="18"/>
                <w:lang w:eastAsia="zh-CN"/>
              </w:rPr>
            </w:pPr>
            <w:r>
              <w:rPr>
                <w:rFonts w:hint="eastAsia" w:cstheme="minorBidi"/>
                <w:sz w:val="18"/>
                <w:szCs w:val="18"/>
                <w:lang w:eastAsia="zh-CN"/>
              </w:rPr>
              <w:t>参考点为</w:t>
            </w:r>
            <m:oMath>
              <m:r>
                <m:rPr/>
                <w:rPr>
                  <w:rFonts w:ascii="Cambria Math" w:hAnsi="Cambria Math" w:cstheme="minorBidi"/>
                  <w:sz w:val="18"/>
                  <w:szCs w:val="18"/>
                  <w:lang w:eastAsia="zh-CN"/>
                </w:rPr>
                <m:t>r</m:t>
              </m:r>
            </m:oMath>
            <w:r>
              <w:rPr>
                <w:rFonts w:hint="eastAsia" w:cstheme="minorBidi"/>
                <w:sz w:val="18"/>
                <w:szCs w:val="18"/>
                <w:lang w:eastAsia="zh-CN"/>
              </w:rPr>
              <w:t>时</w:t>
            </w:r>
            <m:oMath>
              <m:r>
                <m:rPr/>
                <w:rPr>
                  <w:rFonts w:ascii="Cambria Math" w:hAnsi="Cambria Math" w:cstheme="minorBidi"/>
                  <w:sz w:val="18"/>
                  <w:szCs w:val="18"/>
                  <w:lang w:eastAsia="zh-CN"/>
                </w:rPr>
                <m:t>type</m:t>
              </m:r>
            </m:oMath>
            <w:r>
              <w:rPr>
                <w:rFonts w:hint="eastAsia" w:cstheme="minorBidi"/>
                <w:sz w:val="18"/>
                <w:szCs w:val="18"/>
                <w:lang w:eastAsia="zh-CN"/>
              </w:rPr>
              <w:t>型任务对雾节点</w:t>
            </w:r>
            <m:oMath>
              <m:r>
                <m:rPr>
                  <m:sty m:val="p"/>
                </m:rPr>
                <w:rPr>
                  <w:rFonts w:ascii="Cambria Math" w:hAnsi="Cambria Math" w:cstheme="minorBidi"/>
                  <w:kern w:val="2"/>
                  <w:sz w:val="18"/>
                  <w:szCs w:val="18"/>
                  <w:lang w:eastAsia="zh-CN"/>
                </w:rPr>
                <m:t>i</m:t>
              </m:r>
            </m:oMath>
            <w:r>
              <w:rPr>
                <w:rFonts w:hint="eastAsia" w:cstheme="minorBidi"/>
                <w:sz w:val="18"/>
                <w:szCs w:val="18"/>
                <w:lang w:eastAsia="zh-CN"/>
              </w:rPr>
              <w:t>的吸引力函数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4" w:type="dxa"/>
          </w:tcPr>
          <w:p>
            <w:pPr>
              <w:spacing w:line="240" w:lineRule="auto"/>
              <w:rPr>
                <w:rFonts w:cstheme="minorBidi"/>
                <w:sz w:val="18"/>
                <w:szCs w:val="18"/>
              </w:rPr>
            </w:pPr>
            <m:oMathPara>
              <m:oMath>
                <m:sSub>
                  <m:sSubPr>
                    <m:ctrlPr>
                      <w:rPr>
                        <w:rFonts w:ascii="Cambria Math" w:hAnsi="Cambria Math" w:cstheme="minorBidi"/>
                        <w:i/>
                        <w:kern w:val="2"/>
                        <w:sz w:val="18"/>
                        <w:szCs w:val="18"/>
                        <w:lang w:eastAsia="zh-CN"/>
                      </w:rPr>
                    </m:ctrlPr>
                  </m:sSubPr>
                  <m:e>
                    <m:r>
                      <m:rPr/>
                      <w:rPr>
                        <w:rFonts w:ascii="Cambria Math" w:hAnsi="Cambria Math" w:cstheme="minorBidi"/>
                        <w:kern w:val="2"/>
                        <w:sz w:val="18"/>
                        <w:szCs w:val="18"/>
                      </w:rPr>
                      <m:t>δ</m:t>
                    </m:r>
                    <m:ctrlPr>
                      <w:rPr>
                        <w:rFonts w:ascii="Cambria Math" w:hAnsi="Cambria Math" w:cstheme="minorBidi"/>
                        <w:i/>
                        <w:kern w:val="2"/>
                        <w:sz w:val="18"/>
                        <w:szCs w:val="18"/>
                        <w:lang w:eastAsia="zh-CN"/>
                      </w:rPr>
                    </m:ctrlPr>
                  </m:e>
                  <m:sub>
                    <m:r>
                      <m:rPr/>
                      <w:rPr>
                        <w:rFonts w:ascii="Cambria Math" w:hAnsi="Cambria Math" w:cstheme="minorBidi"/>
                        <w:kern w:val="2"/>
                        <w:sz w:val="18"/>
                        <w:szCs w:val="18"/>
                        <w:lang w:eastAsia="zh-CN"/>
                      </w:rPr>
                      <m:t>i</m:t>
                    </m:r>
                    <m:ctrlPr>
                      <w:rPr>
                        <w:rFonts w:ascii="Cambria Math" w:hAnsi="Cambria Math" w:cstheme="minorBidi"/>
                        <w:i/>
                        <w:kern w:val="2"/>
                        <w:sz w:val="18"/>
                        <w:szCs w:val="18"/>
                        <w:lang w:eastAsia="zh-CN"/>
                      </w:rPr>
                    </m:ctrlPr>
                  </m:sub>
                </m:sSub>
              </m:oMath>
            </m:oMathPara>
          </w:p>
        </w:tc>
        <w:tc>
          <w:tcPr>
            <w:tcW w:w="3374" w:type="dxa"/>
          </w:tcPr>
          <w:p>
            <w:pPr>
              <w:spacing w:line="240" w:lineRule="auto"/>
              <w:rPr>
                <w:rFonts w:cstheme="minorBidi"/>
                <w:sz w:val="18"/>
                <w:szCs w:val="18"/>
                <w:lang w:eastAsia="zh-CN"/>
              </w:rPr>
            </w:pPr>
            <w:r>
              <w:rPr>
                <w:rFonts w:hint="eastAsia" w:cstheme="minorBidi"/>
                <w:sz w:val="18"/>
                <w:szCs w:val="18"/>
                <w:lang w:eastAsia="zh-CN"/>
              </w:rPr>
              <w:t>雾节点</w:t>
            </w:r>
            <m:oMath>
              <m:r>
                <m:rPr>
                  <m:sty m:val="p"/>
                </m:rPr>
                <w:rPr>
                  <w:rFonts w:ascii="Cambria Math" w:hAnsi="Cambria Math" w:cstheme="minorBidi"/>
                  <w:kern w:val="2"/>
                  <w:sz w:val="18"/>
                  <w:szCs w:val="18"/>
                  <w:lang w:eastAsia="zh-CN"/>
                </w:rPr>
                <m:t>i</m:t>
              </m:r>
            </m:oMath>
            <w:r>
              <w:rPr>
                <w:rFonts w:hint="eastAsia" w:cstheme="minorBidi"/>
                <w:sz w:val="18"/>
                <w:szCs w:val="18"/>
                <w:lang w:eastAsia="zh-CN"/>
              </w:rPr>
              <w:t>对任务报酬的偏好系数</w:t>
            </w:r>
          </w:p>
        </w:tc>
      </w:tr>
    </w:tbl>
    <w:p>
      <w:pPr>
        <w:snapToGrid w:val="0"/>
        <w:spacing w:line="240" w:lineRule="auto"/>
        <w:ind w:firstLine="360" w:firstLineChars="200"/>
        <w:rPr>
          <w:rFonts w:hint="eastAsia" w:asciiTheme="minorHAnsi" w:hAnsiTheme="minorHAnsi" w:cstheme="minorBidi"/>
          <w:kern w:val="2"/>
          <w:sz w:val="18"/>
          <w:szCs w:val="18"/>
          <w:lang w:eastAsia="zh-CN"/>
        </w:rPr>
      </w:pPr>
    </w:p>
    <w:p>
      <w:pPr>
        <w:snapToGrid w:val="0"/>
        <w:spacing w:line="240" w:lineRule="auto"/>
        <w:ind w:firstLine="360" w:firstLineChars="200"/>
        <w:rPr>
          <w:rFonts w:hint="eastAsia" w:asciiTheme="minorHAnsi" w:hAnsiTheme="minorHAnsi" w:cstheme="minorBidi"/>
          <w:kern w:val="2"/>
          <w:sz w:val="18"/>
          <w:szCs w:val="18"/>
          <w:lang w:val="en-US" w:eastAsia="zh-CN"/>
        </w:rPr>
      </w:pPr>
      <w:r>
        <w:rPr>
          <w:rFonts w:hint="eastAsia" w:asciiTheme="minorHAnsi" w:hAnsiTheme="minorHAnsi" w:cstheme="minorBidi"/>
          <w:kern w:val="2"/>
          <w:sz w:val="18"/>
          <w:szCs w:val="18"/>
          <w:lang w:val="en-US" w:eastAsia="zh-CN"/>
        </w:rPr>
        <w:t>图2（a）和图2（b）分别是引入激励机制前后的物理模型。在图2（a）中，相较于低成本任务，高成本任务的完成率很低。图2（b）为引入激励机制的结果，加入诱饵任务后，高成本任务的完成率明显提高。雾计算卸载的具体流程定义如下：</w:t>
      </w:r>
    </w:p>
    <w:p>
      <w:pPr>
        <w:snapToGrid w:val="0"/>
        <w:spacing w:line="240" w:lineRule="auto"/>
        <w:ind w:firstLine="360" w:firstLineChars="200"/>
        <w:rPr>
          <w:rFonts w:hint="eastAsia" w:asciiTheme="minorHAnsi" w:hAnsiTheme="minorHAnsi" w:cstheme="minorBidi"/>
          <w:kern w:val="2"/>
          <w:sz w:val="18"/>
          <w:szCs w:val="18"/>
          <w:lang w:eastAsia="zh-CN"/>
        </w:rPr>
      </w:pPr>
      <w:r>
        <w:rPr>
          <w:rFonts w:hint="eastAsia" w:asciiTheme="minorHAnsi" w:hAnsiTheme="minorHAnsi" w:cstheme="minorBidi"/>
          <w:kern w:val="2"/>
          <w:sz w:val="18"/>
          <w:szCs w:val="18"/>
          <w:lang w:val="en-US" w:eastAsia="zh-CN"/>
        </w:rPr>
        <w:t>①提交</w:t>
      </w:r>
      <w:r>
        <w:rPr>
          <w:rFonts w:hint="eastAsia" w:asciiTheme="minorHAnsi" w:hAnsiTheme="minorHAnsi" w:cstheme="minorBidi"/>
          <w:kern w:val="2"/>
          <w:sz w:val="18"/>
          <w:szCs w:val="18"/>
          <w:lang w:eastAsia="zh-CN"/>
        </w:rPr>
        <w:t>任务信息：</w:t>
      </w:r>
      <w:ins w:id="113" w:author="俞成琴" w:date="2022-04-14T10:53:24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w:t>
      </w:r>
      <w:r>
        <w:rPr>
          <w:rFonts w:hint="eastAsia" w:asciiTheme="minorHAnsi" w:hAnsiTheme="minorHAnsi" w:cstheme="minorBidi"/>
          <w:kern w:val="2"/>
          <w:sz w:val="18"/>
          <w:szCs w:val="18"/>
          <w:lang w:val="en-US" w:eastAsia="zh-CN"/>
        </w:rPr>
        <w:t>将任务</w:t>
      </w:r>
      <w:r>
        <w:rPr>
          <w:rFonts w:hint="eastAsia" w:asciiTheme="minorHAnsi" w:hAnsiTheme="minorHAnsi" w:cstheme="minorBidi"/>
          <w:kern w:val="2"/>
          <w:sz w:val="18"/>
          <w:szCs w:val="18"/>
          <w:lang w:eastAsia="zh-CN"/>
        </w:rPr>
        <w:t>发送给</w:t>
      </w:r>
      <w:r>
        <w:rPr>
          <w:rFonts w:hint="eastAsia" w:asciiTheme="minorHAnsi" w:hAnsiTheme="minorHAnsi" w:cstheme="minorBidi"/>
          <w:kern w:val="2"/>
          <w:sz w:val="18"/>
          <w:szCs w:val="18"/>
          <w:lang w:val="en-US" w:eastAsia="zh-CN"/>
        </w:rPr>
        <w:t>计算卸载平台，</w:t>
      </w:r>
      <w:r>
        <w:rPr>
          <w:rFonts w:hint="eastAsia" w:asciiTheme="minorHAnsi" w:hAnsiTheme="minorHAnsi" w:cstheme="minorBidi"/>
          <w:kern w:val="2"/>
          <w:sz w:val="18"/>
          <w:szCs w:val="18"/>
          <w:lang w:eastAsia="zh-CN"/>
        </w:rPr>
        <w:t>包括任务</w:t>
      </w:r>
      <w:r>
        <w:rPr>
          <w:rFonts w:hint="eastAsia" w:asciiTheme="minorHAnsi" w:hAnsiTheme="minorHAnsi" w:cstheme="minorBidi"/>
          <w:kern w:val="2"/>
          <w:sz w:val="18"/>
          <w:szCs w:val="18"/>
          <w:lang w:val="en-US" w:eastAsia="zh-CN"/>
        </w:rPr>
        <w:t>预计</w:t>
      </w:r>
      <w:r>
        <w:rPr>
          <w:rFonts w:hint="eastAsia" w:asciiTheme="minorHAnsi" w:hAnsiTheme="minorHAnsi" w:cstheme="minorBidi"/>
          <w:kern w:val="2"/>
          <w:sz w:val="18"/>
          <w:szCs w:val="18"/>
          <w:lang w:eastAsia="zh-CN"/>
        </w:rPr>
        <w:t>卸载时间</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t</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和任务</w:t>
      </w:r>
      <w:r>
        <w:rPr>
          <w:rFonts w:hint="eastAsia" w:asciiTheme="minorHAnsi" w:hAnsiTheme="minorHAnsi" w:cstheme="minorBidi"/>
          <w:kern w:val="2"/>
          <w:sz w:val="18"/>
          <w:szCs w:val="18"/>
          <w:lang w:val="en-US" w:eastAsia="zh-CN"/>
        </w:rPr>
        <w:t>预计</w:t>
      </w:r>
      <w:r>
        <w:rPr>
          <w:rFonts w:hint="eastAsia" w:asciiTheme="minorHAnsi" w:hAnsiTheme="minorHAnsi" w:cstheme="minorBidi"/>
          <w:kern w:val="2"/>
          <w:sz w:val="18"/>
          <w:szCs w:val="18"/>
          <w:lang w:eastAsia="zh-CN"/>
        </w:rPr>
        <w:t>报酬</w:t>
      </w:r>
      <m:oMath>
        <m:sSub>
          <m:sSubPr>
            <m:ctrlPr>
              <w:rPr>
                <w:rFonts w:ascii="Cambria Math" w:hAnsi="Cambria Math" w:cstheme="minorBidi"/>
                <w:i/>
                <w:kern w:val="2"/>
                <w:sz w:val="18"/>
                <w:szCs w:val="18"/>
              </w:rPr>
            </m:ctrlPr>
          </m:sSubPr>
          <m:e>
            <m:r>
              <m:rPr/>
              <w:rPr>
                <w:rFonts w:hint="default" w:ascii="Cambria Math" w:hAnsi="Cambria Math" w:cstheme="minorBidi"/>
                <w:kern w:val="2"/>
                <w:sz w:val="18"/>
                <w:szCs w:val="18"/>
                <w:lang w:val="en-US" w:eastAsia="zh-CN"/>
              </w:rPr>
              <m:t>v</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val="en-US" w:eastAsia="zh-CN"/>
        </w:rPr>
        <w:t>；</w:t>
      </w:r>
    </w:p>
    <w:p>
      <w:pPr>
        <w:snapToGrid w:val="0"/>
        <w:spacing w:line="240" w:lineRule="auto"/>
        <w:ind w:firstLine="360" w:firstLineChars="200"/>
        <w:rPr>
          <w:rFonts w:hint="eastAsia" w:asciiTheme="minorHAnsi" w:hAnsiTheme="minorHAnsi" w:eastAsiaTheme="minorEastAsia" w:cstheme="minorBidi"/>
          <w:kern w:val="2"/>
          <w:sz w:val="18"/>
          <w:szCs w:val="18"/>
          <w:lang w:eastAsia="zh-CN"/>
        </w:rPr>
      </w:pPr>
      <w:r>
        <w:rPr>
          <w:rFonts w:hint="eastAsia" w:asciiTheme="minorHAnsi" w:hAnsiTheme="minorHAnsi" w:cstheme="minorBidi"/>
          <w:kern w:val="2"/>
          <w:sz w:val="18"/>
          <w:szCs w:val="18"/>
          <w:lang w:val="en-US" w:eastAsia="zh-CN"/>
        </w:rPr>
        <w:t>②整理发布任务：</w:t>
      </w:r>
      <w:r>
        <w:rPr>
          <w:rFonts w:hint="eastAsia" w:asciiTheme="minorHAnsi" w:hAnsiTheme="minorHAnsi" w:cstheme="minorBidi"/>
          <w:kern w:val="2"/>
          <w:sz w:val="18"/>
          <w:szCs w:val="18"/>
          <w:lang w:eastAsia="zh-CN"/>
        </w:rPr>
        <w:t>由</w:t>
      </w:r>
      <w:r>
        <w:rPr>
          <w:rFonts w:hint="eastAsia" w:asciiTheme="minorHAnsi" w:hAnsiTheme="minorHAnsi" w:cstheme="minorBidi"/>
          <w:kern w:val="2"/>
          <w:sz w:val="18"/>
          <w:szCs w:val="18"/>
          <w:lang w:val="en-US" w:eastAsia="zh-CN"/>
        </w:rPr>
        <w:t>计算卸载平台对任务</w:t>
      </w:r>
      <w:r>
        <w:rPr>
          <w:rFonts w:hint="eastAsia" w:asciiTheme="minorHAnsi" w:hAnsiTheme="minorHAnsi" w:cstheme="minorBidi"/>
          <w:kern w:val="2"/>
          <w:sz w:val="18"/>
          <w:szCs w:val="18"/>
          <w:lang w:eastAsia="zh-CN"/>
        </w:rPr>
        <w:t>进行整理，</w:t>
      </w:r>
      <w:r>
        <w:rPr>
          <w:rFonts w:hint="eastAsia" w:asciiTheme="minorHAnsi" w:hAnsiTheme="minorHAnsi" w:cstheme="minorBidi"/>
          <w:kern w:val="2"/>
          <w:sz w:val="18"/>
          <w:szCs w:val="18"/>
          <w:lang w:val="en-US" w:eastAsia="zh-CN"/>
        </w:rPr>
        <w:t>通过</w:t>
      </w:r>
      <w:ins w:id="114" w:author="俞成琴" w:date="2022-04-18T09:04:55Z">
        <w:r>
          <w:rPr>
            <w:rFonts w:hint="default" w:ascii="Times New Roman" w:hAnsi="Times New Roman" w:cs="Times New Roman"/>
            <w:kern w:val="2"/>
            <w:sz w:val="18"/>
            <w:szCs w:val="18"/>
            <w:lang w:val="en-US" w:eastAsia="zh-CN"/>
          </w:rPr>
          <w:t>DIM</w:t>
        </w:r>
      </w:ins>
      <w:r>
        <w:rPr>
          <w:rFonts w:hint="eastAsia" w:asciiTheme="minorHAnsi" w:hAnsiTheme="minorHAnsi" w:cstheme="minorBidi"/>
          <w:kern w:val="2"/>
          <w:sz w:val="18"/>
          <w:szCs w:val="18"/>
          <w:lang w:val="en-US" w:eastAsia="zh-CN"/>
        </w:rPr>
        <w:t>机制</w:t>
      </w:r>
      <w:r>
        <w:rPr>
          <w:rFonts w:hint="eastAsia" w:asciiTheme="minorHAnsi" w:hAnsiTheme="minorHAnsi" w:cstheme="minorBidi"/>
          <w:kern w:val="2"/>
          <w:sz w:val="18"/>
          <w:szCs w:val="18"/>
          <w:lang w:eastAsia="zh-CN"/>
        </w:rPr>
        <w:t>向雾节点发布任务集合</w:t>
      </w:r>
      <m:oMath>
        <m:r>
          <m:rPr>
            <m:sty m:val="p"/>
          </m:rPr>
          <w:rPr>
            <w:rFonts w:ascii="Cambria Math" w:hAnsi="Cambria Math" w:cstheme="minorBidi"/>
            <w:kern w:val="2"/>
            <w:sz w:val="18"/>
            <w:szCs w:val="18"/>
          </w:rPr>
          <m:t>Γ</m:t>
        </m:r>
      </m:oMath>
      <w:r>
        <w:rPr>
          <w:rFonts w:hint="eastAsia" w:asciiTheme="minorHAnsi" w:hAnsiTheme="minorHAnsi" w:cstheme="minorBidi"/>
          <w:kern w:val="2"/>
          <w:sz w:val="18"/>
          <w:szCs w:val="18"/>
          <w:lang w:eastAsia="zh-CN"/>
        </w:rPr>
        <w:t>，每个任务</w:t>
      </w:r>
      <m:oMath>
        <m:sSub>
          <m:sSubPr>
            <m:ctrlPr>
              <w:rPr>
                <w:rFonts w:ascii="Cambria Math" w:hAnsi="Cambria Math" w:cstheme="minorBidi"/>
                <w:kern w:val="2"/>
                <w:sz w:val="18"/>
                <w:szCs w:val="18"/>
                <w:lang w:eastAsia="zh-CN"/>
              </w:rPr>
            </m:ctrlPr>
          </m:sSubPr>
          <m:e>
            <m:r>
              <m:rPr>
                <m:sty m:val="p"/>
              </m:rPr>
              <w:rPr>
                <w:rFonts w:ascii="Cambria Math" w:hAnsi="Cambria Math" w:cstheme="minorBidi"/>
                <w:kern w:val="2"/>
                <w:sz w:val="18"/>
                <w:szCs w:val="18"/>
              </w:rPr>
              <m:t>τ</m:t>
            </m:r>
            <m:ctrlPr>
              <w:rPr>
                <w:rFonts w:ascii="Cambria Math" w:hAnsi="Cambria Math" w:cstheme="minorBidi"/>
                <w:kern w:val="2"/>
                <w:sz w:val="18"/>
                <w:szCs w:val="18"/>
                <w:lang w:eastAsia="zh-CN"/>
              </w:rPr>
            </m:ctrlPr>
          </m:e>
          <m:sub>
            <m:r>
              <m:rPr>
                <m:sty m:val="p"/>
              </m:rPr>
              <w:rPr>
                <w:rFonts w:ascii="Cambria Math" w:hAnsi="Cambria Math" w:cstheme="minorBidi"/>
                <w:kern w:val="2"/>
                <w:sz w:val="18"/>
                <w:szCs w:val="18"/>
                <w:lang w:eastAsia="zh-CN"/>
              </w:rPr>
              <m:t>j</m:t>
            </m:r>
            <m:ctrlPr>
              <w:rPr>
                <w:rFonts w:ascii="Cambria Math" w:hAnsi="Cambria Math" w:cstheme="minorBidi"/>
                <w:kern w:val="2"/>
                <w:sz w:val="18"/>
                <w:szCs w:val="18"/>
                <w:lang w:eastAsia="zh-CN"/>
              </w:rPr>
            </m:ctrlPr>
          </m:sub>
        </m:sSub>
        <m:r>
          <m:rPr>
            <m:sty m:val="p"/>
          </m:rPr>
          <w:rPr>
            <w:rFonts w:ascii="Cambria Math" w:hAnsi="Cambria Math" w:cstheme="minorBidi"/>
            <w:kern w:val="2"/>
            <w:sz w:val="18"/>
            <w:szCs w:val="18"/>
            <w:lang w:eastAsia="zh-CN"/>
          </w:rPr>
          <m:t>∈</m:t>
        </m:r>
        <m:r>
          <m:rPr>
            <m:sty m:val="p"/>
          </m:rPr>
          <w:rPr>
            <w:rFonts w:ascii="Cambria Math" w:hAnsi="Cambria Math" w:cstheme="minorBidi"/>
            <w:kern w:val="2"/>
            <w:sz w:val="18"/>
            <w:szCs w:val="18"/>
          </w:rPr>
          <m:t>Γ</m:t>
        </m:r>
      </m:oMath>
      <w:r>
        <w:rPr>
          <w:rFonts w:hint="eastAsia" w:hAnsi="Cambria Math" w:cstheme="minorBidi"/>
          <w:kern w:val="2"/>
          <w:sz w:val="18"/>
          <w:szCs w:val="18"/>
          <w:lang w:eastAsia="zh-CN"/>
        </w:rPr>
        <w:t xml:space="preserve"> </w:t>
      </w:r>
      <w:r>
        <w:rPr>
          <w:rFonts w:hint="eastAsia" w:asciiTheme="minorHAnsi" w:hAnsiTheme="minorHAnsi" w:cstheme="minorBidi"/>
          <w:kern w:val="2"/>
          <w:sz w:val="18"/>
          <w:szCs w:val="18"/>
          <w:lang w:eastAsia="zh-CN"/>
        </w:rPr>
        <w:t>的预计报酬是</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v</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，预计时间成本是</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t</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hAnsi="Cambria Math" w:cstheme="minorBidi"/>
          <w:i w:val="0"/>
          <w:kern w:val="2"/>
          <w:sz w:val="18"/>
          <w:szCs w:val="18"/>
          <w:lang w:eastAsia="zh-CN"/>
        </w:rPr>
        <w:t>；</w:t>
      </w:r>
    </w:p>
    <w:p>
      <w:pPr>
        <w:snapToGrid w:val="0"/>
        <w:spacing w:line="240" w:lineRule="auto"/>
        <w:ind w:firstLine="360" w:firstLineChars="200"/>
        <w:rPr>
          <w:rFonts w:hint="eastAsia" w:asciiTheme="minorHAnsi" w:hAnsiTheme="minorHAnsi" w:cstheme="minorBidi"/>
          <w:kern w:val="2"/>
          <w:sz w:val="18"/>
          <w:szCs w:val="18"/>
          <w:lang w:eastAsia="zh-CN"/>
        </w:rPr>
      </w:pPr>
      <w:r>
        <w:rPr>
          <w:rFonts w:hint="eastAsia" w:asciiTheme="minorHAnsi" w:hAnsiTheme="minorHAnsi" w:cstheme="minorBidi"/>
          <w:kern w:val="2"/>
          <w:sz w:val="18"/>
          <w:szCs w:val="18"/>
          <w:lang w:val="en-US" w:eastAsia="zh-CN"/>
        </w:rPr>
        <w:t>③</w:t>
      </w:r>
      <w:r>
        <w:rPr>
          <w:rFonts w:hint="eastAsia" w:asciiTheme="minorHAnsi" w:hAnsiTheme="minorHAnsi" w:cstheme="minorBidi"/>
          <w:kern w:val="2"/>
          <w:sz w:val="18"/>
          <w:szCs w:val="18"/>
          <w:lang w:eastAsia="zh-CN"/>
        </w:rPr>
        <w:t>雾节点选择任务：雾节点根据自身硬件条件以及对时间和报酬的偏好选择要参与的任务并对其出价</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b</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i,j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，发送信息给</w:t>
      </w:r>
      <w:r>
        <w:rPr>
          <w:rFonts w:hint="eastAsia" w:asciiTheme="minorHAnsi" w:hAnsiTheme="minorHAnsi" w:cstheme="minorBidi"/>
          <w:kern w:val="2"/>
          <w:sz w:val="18"/>
          <w:szCs w:val="18"/>
          <w:lang w:val="en-US" w:eastAsia="zh-CN"/>
        </w:rPr>
        <w:t>计算卸载平台</w:t>
      </w:r>
      <w:r>
        <w:rPr>
          <w:rFonts w:hint="eastAsia" w:asciiTheme="minorHAnsi" w:hAnsiTheme="minorHAnsi" w:cstheme="minorBidi"/>
          <w:kern w:val="2"/>
          <w:sz w:val="18"/>
          <w:szCs w:val="18"/>
          <w:lang w:eastAsia="zh-CN"/>
        </w:rPr>
        <w:t>；</w:t>
      </w:r>
    </w:p>
    <w:p>
      <w:pPr>
        <w:snapToGrid w:val="0"/>
        <w:spacing w:line="240" w:lineRule="auto"/>
        <w:ind w:firstLine="360" w:firstLineChars="200"/>
        <w:rPr>
          <w:rFonts w:hint="eastAsia" w:asciiTheme="minorHAnsi" w:hAnsiTheme="minorHAnsi" w:cstheme="minorBidi"/>
          <w:kern w:val="2"/>
          <w:sz w:val="18"/>
          <w:szCs w:val="18"/>
          <w:lang w:eastAsia="zh-CN"/>
        </w:rPr>
      </w:pPr>
      <w:r>
        <w:rPr>
          <w:rFonts w:hint="eastAsia" w:asciiTheme="minorHAnsi" w:hAnsiTheme="minorHAnsi" w:cstheme="minorBidi"/>
          <w:kern w:val="2"/>
          <w:sz w:val="18"/>
          <w:szCs w:val="18"/>
          <w:lang w:val="en-US" w:eastAsia="zh-CN"/>
        </w:rPr>
        <w:t>④执行</w:t>
      </w:r>
      <w:r>
        <w:rPr>
          <w:rFonts w:hint="eastAsia" w:asciiTheme="minorHAnsi" w:hAnsiTheme="minorHAnsi" w:cstheme="minorBidi"/>
          <w:kern w:val="2"/>
          <w:sz w:val="18"/>
          <w:szCs w:val="18"/>
          <w:lang w:eastAsia="zh-CN"/>
        </w:rPr>
        <w:t>卸载任务：</w:t>
      </w:r>
      <w:ins w:id="115" w:author="俞成琴" w:date="2022-04-14T14:27:10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设备将要卸载的任务发送给出价最低的雾节点，</w:t>
      </w:r>
      <w:r>
        <w:rPr>
          <w:rFonts w:hint="eastAsia" w:asciiTheme="minorHAnsi" w:hAnsiTheme="minorHAnsi" w:cstheme="minorBidi"/>
          <w:kern w:val="2"/>
          <w:sz w:val="18"/>
          <w:szCs w:val="18"/>
          <w:lang w:val="en-US" w:eastAsia="zh-CN"/>
        </w:rPr>
        <w:t>雾节点执行任务后返回结果</w:t>
      </w:r>
      <w:r>
        <w:rPr>
          <w:rFonts w:hint="eastAsia" w:asciiTheme="minorHAnsi" w:hAnsiTheme="minorHAnsi" w:cstheme="minorBidi"/>
          <w:kern w:val="2"/>
          <w:sz w:val="18"/>
          <w:szCs w:val="18"/>
          <w:lang w:eastAsia="zh-CN"/>
        </w:rPr>
        <w:t>；</w:t>
      </w:r>
    </w:p>
    <w:p>
      <w:pPr>
        <w:snapToGrid w:val="0"/>
        <w:spacing w:line="240" w:lineRule="auto"/>
        <w:ind w:firstLine="360" w:firstLineChars="200"/>
        <w:rPr>
          <w:rFonts w:hint="default" w:asciiTheme="minorHAnsi" w:hAnsiTheme="minorHAnsi" w:eastAsiaTheme="minorEastAsia" w:cstheme="minorBidi"/>
          <w:kern w:val="2"/>
          <w:sz w:val="18"/>
          <w:szCs w:val="18"/>
          <w:lang w:val="en-US" w:eastAsia="zh-CN"/>
        </w:rPr>
      </w:pPr>
      <w:r>
        <w:rPr>
          <w:rFonts w:hint="eastAsia" w:asciiTheme="minorHAnsi" w:hAnsiTheme="minorHAnsi" w:cstheme="minorBidi"/>
          <w:kern w:val="2"/>
          <w:sz w:val="18"/>
          <w:szCs w:val="18"/>
          <w:lang w:val="en-US" w:eastAsia="zh-CN"/>
        </w:rPr>
        <w:t>⑤支付报酬</w:t>
      </w:r>
      <w:r>
        <w:rPr>
          <w:rFonts w:hint="eastAsia" w:asciiTheme="minorHAnsi" w:hAnsiTheme="minorHAnsi" w:cstheme="minorBidi"/>
          <w:kern w:val="2"/>
          <w:sz w:val="18"/>
          <w:szCs w:val="18"/>
          <w:lang w:eastAsia="zh-CN"/>
        </w:rPr>
        <w:t>：</w:t>
      </w:r>
      <w:r>
        <w:rPr>
          <w:rFonts w:hint="eastAsia" w:asciiTheme="minorHAnsi" w:hAnsiTheme="minorHAnsi" w:cstheme="minorBidi"/>
          <w:kern w:val="2"/>
          <w:sz w:val="18"/>
          <w:szCs w:val="18"/>
          <w:lang w:val="en-US" w:eastAsia="zh-CN"/>
        </w:rPr>
        <w:t>平台</w:t>
      </w:r>
      <w:r>
        <w:rPr>
          <w:rFonts w:hint="eastAsia"/>
          <w:sz w:val="18"/>
          <w:szCs w:val="18"/>
        </w:rPr>
        <w:t>按次高价支付报酬</w:t>
      </w:r>
      <m:oMath>
        <m:sSub>
          <m:sSubPr>
            <m:ctrlPr>
              <w:rPr>
                <w:rFonts w:ascii="Cambria Math" w:hAnsi="Cambria Math"/>
                <w:i/>
                <w:sz w:val="18"/>
                <w:szCs w:val="18"/>
              </w:rPr>
            </m:ctrlPr>
          </m:sSubPr>
          <m:e>
            <m:r>
              <m:rPr/>
              <w:rPr>
                <w:rFonts w:ascii="Cambria Math" w:hAnsi="Cambria Math"/>
                <w:sz w:val="18"/>
                <w:szCs w:val="18"/>
              </w:rPr>
              <m:t>p</m:t>
            </m:r>
            <m:ctrlPr>
              <w:rPr>
                <w:rFonts w:ascii="Cambria Math" w:hAnsi="Cambria Math"/>
                <w:i/>
                <w:sz w:val="18"/>
                <w:szCs w:val="18"/>
              </w:rPr>
            </m:ctrlPr>
          </m:e>
          <m:sub>
            <m:r>
              <m:rPr/>
              <w:rPr>
                <w:rFonts w:ascii="Cambria Math" w:hAnsi="Cambria Math"/>
                <w:sz w:val="18"/>
                <w:szCs w:val="18"/>
              </w:rPr>
              <m:t>i,j</m:t>
            </m:r>
            <m:ctrlPr>
              <w:rPr>
                <w:rFonts w:ascii="Cambria Math" w:hAnsi="Cambria Math"/>
                <w:i/>
                <w:sz w:val="18"/>
                <w:szCs w:val="18"/>
              </w:rPr>
            </m:ctrlPr>
          </m:sub>
        </m:sSub>
      </m:oMath>
      <w:r>
        <w:rPr>
          <w:rFonts w:hint="eastAsia" w:hAnsi="Cambria Math"/>
          <w:i w:val="0"/>
          <w:sz w:val="18"/>
          <w:szCs w:val="18"/>
          <w:lang w:val="en-US" w:eastAsia="zh-CN"/>
        </w:rPr>
        <w:t>给完成任务的雾节点，并将剩余任务通过PRM机制在下一轮继续发布。</w:t>
      </w:r>
    </w:p>
    <w:p>
      <w:pPr>
        <w:numPr>
          <w:ilvl w:val="255"/>
          <w:numId w:val="0"/>
        </w:numPr>
        <w:spacing w:line="240" w:lineRule="auto"/>
        <w:jc w:val="center"/>
        <w:rPr>
          <w:rFonts w:hint="eastAsia" w:eastAsiaTheme="minorEastAsia"/>
          <w:lang w:eastAsia="zh-CN"/>
        </w:rPr>
      </w:pPr>
      <w:r>
        <w:rPr>
          <w:rFonts w:hint="default" w:asciiTheme="minorHAnsi" w:hAnsiTheme="minorHAnsi" w:cstheme="minorBidi"/>
          <w:kern w:val="2"/>
          <w:sz w:val="18"/>
          <w:szCs w:val="18"/>
          <w:lang w:val="en-US" w:eastAsia="zh-CN"/>
        </w:rPr>
        <w:drawing>
          <wp:inline distT="0" distB="0" distL="114300" distR="114300">
            <wp:extent cx="3094355" cy="2386965"/>
            <wp:effectExtent l="0" t="0" r="14605" b="5715"/>
            <wp:docPr id="15" name="图片 15" descr="物理图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物理图7 "/>
                    <pic:cNvPicPr>
                      <a:picLocks noChangeAspect="1"/>
                    </pic:cNvPicPr>
                  </pic:nvPicPr>
                  <pic:blipFill>
                    <a:blip r:embed="rId21"/>
                    <a:srcRect b="46108"/>
                    <a:stretch>
                      <a:fillRect/>
                    </a:stretch>
                  </pic:blipFill>
                  <pic:spPr>
                    <a:xfrm>
                      <a:off x="0" y="0"/>
                      <a:ext cx="3094355" cy="2386965"/>
                    </a:xfrm>
                    <a:prstGeom prst="rect">
                      <a:avLst/>
                    </a:prstGeom>
                  </pic:spPr>
                </pic:pic>
              </a:graphicData>
            </a:graphic>
          </wp:inline>
        </w:drawing>
      </w:r>
    </w:p>
    <w:p>
      <w:pPr>
        <w:numPr>
          <w:ilvl w:val="255"/>
          <w:numId w:val="0"/>
        </w:numPr>
        <w:spacing w:line="240" w:lineRule="auto"/>
        <w:jc w:val="center"/>
        <w:rPr>
          <w:rFonts w:hint="eastAsia"/>
          <w:lang w:val="en-US" w:eastAsia="zh-CN"/>
        </w:rPr>
      </w:pPr>
      <w:r>
        <w:rPr>
          <w:rFonts w:hint="eastAsia"/>
          <w:lang w:val="en-US" w:eastAsia="zh-CN"/>
        </w:rPr>
        <w:t>图2（a）：无激励机制的物理模型</w:t>
      </w:r>
    </w:p>
    <w:p>
      <w:pPr>
        <w:numPr>
          <w:ilvl w:val="255"/>
          <w:numId w:val="0"/>
        </w:numPr>
        <w:spacing w:line="240" w:lineRule="auto"/>
        <w:jc w:val="center"/>
        <w:rPr>
          <w:rFonts w:hint="eastAsia"/>
          <w:lang w:val="en-US" w:eastAsia="zh-CN"/>
        </w:rPr>
      </w:pPr>
      <w:r>
        <w:rPr>
          <w:rFonts w:hint="eastAsia"/>
          <w:lang w:val="en-US" w:eastAsia="zh-CN"/>
        </w:rPr>
        <w:drawing>
          <wp:inline distT="0" distB="0" distL="114300" distR="114300">
            <wp:extent cx="3094355" cy="2037715"/>
            <wp:effectExtent l="0" t="0" r="14605" b="4445"/>
            <wp:docPr id="17" name="图片 17" descr="物理图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物理图7 "/>
                    <pic:cNvPicPr>
                      <a:picLocks noChangeAspect="1"/>
                    </pic:cNvPicPr>
                  </pic:nvPicPr>
                  <pic:blipFill>
                    <a:blip r:embed="rId22"/>
                    <a:srcRect t="53993"/>
                    <a:stretch>
                      <a:fillRect/>
                    </a:stretch>
                  </pic:blipFill>
                  <pic:spPr>
                    <a:xfrm>
                      <a:off x="0" y="0"/>
                      <a:ext cx="3094355" cy="2037715"/>
                    </a:xfrm>
                    <a:prstGeom prst="rect">
                      <a:avLst/>
                    </a:prstGeom>
                  </pic:spPr>
                </pic:pic>
              </a:graphicData>
            </a:graphic>
          </wp:inline>
        </w:drawing>
      </w:r>
    </w:p>
    <w:p>
      <w:pPr>
        <w:numPr>
          <w:ilvl w:val="255"/>
          <w:numId w:val="0"/>
        </w:numPr>
        <w:spacing w:line="240" w:lineRule="auto"/>
        <w:jc w:val="center"/>
        <w:rPr>
          <w:rFonts w:hint="default"/>
          <w:lang w:val="en-US" w:eastAsia="zh-CN"/>
        </w:rPr>
      </w:pPr>
      <w:r>
        <w:rPr>
          <w:rFonts w:hint="eastAsia"/>
          <w:lang w:val="en-US" w:eastAsia="zh-CN"/>
        </w:rPr>
        <w:t>图2（b）：有激励机制的物理模型</w:t>
      </w:r>
    </w:p>
    <w:p>
      <w:pPr>
        <w:numPr>
          <w:ilvl w:val="255"/>
          <w:numId w:val="0"/>
        </w:numPr>
        <w:spacing w:line="240" w:lineRule="auto"/>
        <w:jc w:val="center"/>
        <w:rPr>
          <w:lang w:eastAsia="zh-CN"/>
        </w:rPr>
      </w:pPr>
      <w:r>
        <w:rPr>
          <w:rFonts w:hint="eastAsia"/>
          <w:lang w:eastAsia="zh-CN"/>
        </w:rPr>
        <w:t>图</w:t>
      </w:r>
      <w:r>
        <w:rPr>
          <w:rFonts w:hint="eastAsia"/>
          <w:lang w:val="en-US" w:eastAsia="zh-CN"/>
        </w:rPr>
        <w:t>2</w:t>
      </w:r>
      <w:r>
        <w:rPr>
          <w:rFonts w:hint="eastAsia"/>
          <w:lang w:eastAsia="zh-CN"/>
        </w:rPr>
        <w:t>：</w:t>
      </w:r>
      <w:r>
        <w:rPr>
          <w:rFonts w:hint="eastAsia"/>
          <w:lang w:val="en-US" w:eastAsia="zh-CN"/>
        </w:rPr>
        <w:t>物理</w:t>
      </w:r>
      <w:r>
        <w:rPr>
          <w:rFonts w:hint="eastAsia"/>
          <w:lang w:eastAsia="zh-CN"/>
        </w:rPr>
        <w:t>模型</w:t>
      </w:r>
    </w:p>
    <w:p>
      <w:pPr>
        <w:snapToGrid w:val="0"/>
        <w:spacing w:line="240" w:lineRule="auto"/>
        <w:ind w:firstLine="360" w:firstLineChars="200"/>
        <w:rPr>
          <w:rFonts w:hint="eastAsia" w:asciiTheme="minorHAnsi" w:hAnsiTheme="minorHAnsi" w:cstheme="minorBidi"/>
          <w:kern w:val="2"/>
          <w:sz w:val="18"/>
          <w:szCs w:val="18"/>
          <w:lang w:eastAsia="zh-CN"/>
        </w:rPr>
      </w:pPr>
    </w:p>
    <w:p>
      <w:pPr>
        <w:snapToGrid w:val="0"/>
        <w:spacing w:line="240" w:lineRule="auto"/>
        <w:ind w:firstLine="360" w:firstLineChars="200"/>
        <w:rPr>
          <w:rFonts w:asciiTheme="minorHAnsi" w:hAnsiTheme="minorHAnsi" w:cstheme="minorBidi"/>
          <w:kern w:val="2"/>
          <w:sz w:val="18"/>
          <w:szCs w:val="18"/>
          <w:lang w:eastAsia="zh-CN"/>
        </w:rPr>
      </w:pPr>
      <w:r>
        <w:rPr>
          <w:rFonts w:hint="eastAsia" w:asciiTheme="minorHAnsi" w:hAnsiTheme="minorHAnsi" w:cstheme="minorBidi"/>
          <w:kern w:val="2"/>
          <w:sz w:val="18"/>
          <w:szCs w:val="18"/>
          <w:lang w:eastAsia="zh-CN"/>
        </w:rPr>
        <w:t>本文用</w:t>
      </w:r>
      <w:r>
        <w:rPr>
          <w:rFonts w:hint="eastAsia" w:asciiTheme="minorHAnsi" w:hAnsiTheme="minorHAnsi" w:cstheme="minorBidi"/>
          <w:color w:val="0070C0"/>
          <w:kern w:val="2"/>
          <w:sz w:val="18"/>
          <w:szCs w:val="18"/>
          <w:lang w:eastAsia="zh-CN"/>
        </w:rPr>
        <w:t>时钟频率来量化雾节点和</w:t>
      </w:r>
      <w:ins w:id="116" w:author="俞成琴" w:date="2022-04-14T14:27:25Z">
        <w:r>
          <w:rPr>
            <w:rFonts w:hint="eastAsia" w:asciiTheme="minorHAnsi" w:hAnsiTheme="minorHAnsi" w:cstheme="minorBidi"/>
            <w:color w:val="0070C0"/>
            <w:kern w:val="2"/>
            <w:sz w:val="18"/>
            <w:szCs w:val="18"/>
            <w:lang w:eastAsia="zh-CN"/>
          </w:rPr>
          <w:t>用户终端</w:t>
        </w:r>
      </w:ins>
      <w:r>
        <w:rPr>
          <w:rFonts w:hint="eastAsia" w:asciiTheme="minorHAnsi" w:hAnsiTheme="minorHAnsi" w:cstheme="minorBidi"/>
          <w:color w:val="0070C0"/>
          <w:kern w:val="2"/>
          <w:sz w:val="18"/>
          <w:szCs w:val="18"/>
          <w:lang w:eastAsia="zh-CN"/>
        </w:rPr>
        <w:t>设备的计算能力</w:t>
      </w:r>
      <w:r>
        <w:rPr>
          <w:rFonts w:hint="eastAsia" w:asciiTheme="minorHAnsi" w:hAnsiTheme="minorHAnsi" w:cstheme="minorBidi"/>
          <w:kern w:val="2"/>
          <w:sz w:val="18"/>
          <w:szCs w:val="18"/>
          <w:lang w:eastAsia="zh-CN"/>
        </w:rPr>
        <w:t>，</w:t>
      </w:r>
      <w:ins w:id="117" w:author="俞成琴" w:date="2022-04-14T14:27:28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w:t>
      </w:r>
      <m:oMath>
        <m:r>
          <m:rPr>
            <m:sty m:val="p"/>
          </m:rPr>
          <w:rPr>
            <w:rFonts w:hint="eastAsia" w:ascii="Cambria Math" w:hAnsi="Cambria Math" w:cstheme="minorBidi"/>
            <w:kern w:val="2"/>
            <w:sz w:val="18"/>
            <w:szCs w:val="18"/>
            <w:lang w:eastAsia="zh-CN"/>
          </w:rPr>
          <m:t>j</m:t>
        </m:r>
      </m:oMath>
      <w:r>
        <w:rPr>
          <w:rFonts w:hint="eastAsia" w:asciiTheme="minorHAnsi" w:hAnsiTheme="minorHAnsi" w:cstheme="minorBidi"/>
          <w:kern w:val="2"/>
          <w:sz w:val="18"/>
          <w:szCs w:val="18"/>
          <w:lang w:eastAsia="zh-CN"/>
        </w:rPr>
        <w:t>的任务用(</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f</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r>
          <m:rPr/>
          <w:rPr>
            <w:rFonts w:ascii="Cambria Math" w:hAnsi="Cambria Math" w:cstheme="minorBidi"/>
            <w:kern w:val="2"/>
            <w:sz w:val="18"/>
            <w:szCs w:val="18"/>
            <w:lang w:eastAsia="zh-CN"/>
          </w:rPr>
          <m:t>,</m:t>
        </m:r>
        <m:sSub>
          <m:sSubPr>
            <m:ctrlPr>
              <w:rPr>
                <w:rFonts w:ascii="Cambria Math" w:hAnsi="Cambria Math" w:cstheme="minorBidi"/>
                <w:i/>
                <w:kern w:val="2"/>
                <w:sz w:val="18"/>
                <w:szCs w:val="18"/>
                <w:lang w:eastAsia="zh-CN"/>
              </w:rPr>
            </m:ctrlPr>
          </m:sSubPr>
          <m:e>
            <m:r>
              <m:rPr/>
              <w:rPr>
                <w:rFonts w:ascii="Cambria Math" w:hAnsi="Cambria Math" w:cstheme="minorBidi"/>
                <w:kern w:val="2"/>
                <w:sz w:val="18"/>
                <w:szCs w:val="18"/>
                <w:lang w:eastAsia="zh-CN"/>
              </w:rPr>
              <m:t>v</m:t>
            </m:r>
            <m:ctrlPr>
              <w:rPr>
                <w:rFonts w:ascii="Cambria Math" w:hAnsi="Cambria Math" w:cstheme="minorBidi"/>
                <w:i/>
                <w:kern w:val="2"/>
                <w:sz w:val="18"/>
                <w:szCs w:val="18"/>
                <w:lang w:eastAsia="zh-CN"/>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lang w:eastAsia="zh-CN"/>
              </w:rPr>
            </m:ctrlPr>
          </m:sub>
        </m:sSub>
        <m:r>
          <m:rPr/>
          <w:rPr>
            <w:rFonts w:ascii="Cambria Math" w:hAnsi="Cambria Math" w:cstheme="minorBidi"/>
            <w:kern w:val="2"/>
            <w:sz w:val="18"/>
            <w:szCs w:val="18"/>
            <w:lang w:eastAsia="zh-CN"/>
          </w:rPr>
          <m:t>,</m:t>
        </m:r>
        <m:sSub>
          <m:sSubPr>
            <m:ctrlPr>
              <w:rPr>
                <w:rFonts w:ascii="Cambria Math" w:hAnsi="Cambria Math" w:cstheme="minorBidi"/>
                <w:i/>
                <w:kern w:val="2"/>
                <w:sz w:val="18"/>
                <w:szCs w:val="18"/>
                <w:lang w:eastAsia="zh-CN"/>
              </w:rPr>
            </m:ctrlPr>
          </m:sSubPr>
          <m:e>
            <m:r>
              <m:rPr/>
              <w:rPr>
                <w:rFonts w:ascii="Cambria Math" w:hAnsi="Cambria Math" w:cstheme="minorBidi"/>
                <w:kern w:val="2"/>
                <w:sz w:val="18"/>
                <w:szCs w:val="18"/>
                <w:lang w:eastAsia="zh-CN"/>
              </w:rPr>
              <m:t>t</m:t>
            </m:r>
            <m:ctrlPr>
              <w:rPr>
                <w:rFonts w:ascii="Cambria Math" w:hAnsi="Cambria Math" w:cstheme="minorBidi"/>
                <w:i/>
                <w:kern w:val="2"/>
                <w:sz w:val="18"/>
                <w:szCs w:val="18"/>
                <w:lang w:eastAsia="zh-CN"/>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lang w:eastAsia="zh-CN"/>
              </w:rPr>
            </m:ctrlPr>
          </m:sub>
        </m:sSub>
      </m:oMath>
      <w:r>
        <w:rPr>
          <w:rFonts w:hint="eastAsia" w:asciiTheme="minorHAnsi" w:hAnsiTheme="minorHAnsi" w:cstheme="minorBidi"/>
          <w:kern w:val="2"/>
          <w:sz w:val="18"/>
          <w:szCs w:val="18"/>
          <w:lang w:eastAsia="zh-CN"/>
        </w:rPr>
        <w:t>)表示，其中</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f</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表示</w:t>
      </w:r>
      <w:ins w:id="118" w:author="俞成琴" w:date="2022-04-14T14:27:31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设备的时钟频率，</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v</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表示</w:t>
      </w:r>
      <w:ins w:id="119" w:author="俞成琴" w:date="2022-04-14T14:27:33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设备要卸载任务的预期报酬，</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t</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j</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表示</w:t>
      </w:r>
      <w:ins w:id="120" w:author="俞成琴" w:date="2022-04-14T14:27:40Z">
        <w:r>
          <w:rPr>
            <w:rFonts w:hint="eastAsia" w:asciiTheme="minorHAnsi" w:hAnsiTheme="minorHAnsi" w:cstheme="minorBidi"/>
            <w:kern w:val="2"/>
            <w:sz w:val="18"/>
            <w:szCs w:val="18"/>
            <w:lang w:eastAsia="zh-CN"/>
          </w:rPr>
          <w:t>用户终端</w:t>
        </w:r>
      </w:ins>
      <w:r>
        <w:rPr>
          <w:rFonts w:hint="eastAsia" w:asciiTheme="minorHAnsi" w:hAnsiTheme="minorHAnsi" w:cstheme="minorBidi"/>
          <w:kern w:val="2"/>
          <w:sz w:val="18"/>
          <w:szCs w:val="18"/>
          <w:lang w:eastAsia="zh-CN"/>
        </w:rPr>
        <w:t>设备要卸载任务所需的时钟周期。雾节点</w:t>
      </w:r>
      <m:oMath>
        <m:r>
          <m:rPr>
            <m:sty m:val="p"/>
          </m:rPr>
          <w:rPr>
            <w:rFonts w:ascii="Cambria Math" w:hAnsi="Cambria Math" w:cstheme="minorBidi"/>
            <w:kern w:val="2"/>
            <w:sz w:val="18"/>
            <w:szCs w:val="18"/>
            <w:lang w:eastAsia="zh-CN"/>
          </w:rPr>
          <m:t>i</m:t>
        </m:r>
      </m:oMath>
      <w:r>
        <w:rPr>
          <w:rFonts w:hint="eastAsia" w:asciiTheme="minorHAnsi" w:hAnsiTheme="minorHAnsi" w:cstheme="minorBidi"/>
          <w:kern w:val="2"/>
          <w:sz w:val="18"/>
          <w:szCs w:val="18"/>
          <w:lang w:eastAsia="zh-CN"/>
        </w:rPr>
        <w:t>的资源状态使用二元组(</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f</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i</m:t>
            </m:r>
            <m:ctrlPr>
              <w:rPr>
                <w:rFonts w:ascii="Cambria Math" w:hAnsi="Cambria Math" w:cstheme="minorBidi"/>
                <w:i/>
                <w:kern w:val="2"/>
                <w:sz w:val="18"/>
                <w:szCs w:val="18"/>
              </w:rPr>
            </m:ctrlPr>
          </m:sub>
        </m:sSub>
        <m:r>
          <m:rPr/>
          <w:rPr>
            <w:rFonts w:ascii="Cambria Math" w:hAnsi="Cambria Math" w:cstheme="minorBidi"/>
            <w:kern w:val="2"/>
            <w:sz w:val="18"/>
            <w:szCs w:val="18"/>
            <w:lang w:eastAsia="zh-CN"/>
          </w:rPr>
          <m:t>,</m:t>
        </m:r>
        <m:sSub>
          <m:sSubPr>
            <m:ctrlPr>
              <w:rPr>
                <w:rFonts w:ascii="Cambria Math" w:hAnsi="Cambria Math" w:cstheme="minorBidi"/>
                <w:i/>
                <w:kern w:val="2"/>
                <w:sz w:val="18"/>
                <w:szCs w:val="18"/>
                <w:lang w:eastAsia="zh-CN"/>
              </w:rPr>
            </m:ctrlPr>
          </m:sSubPr>
          <m:e>
            <m:r>
              <m:rPr/>
              <w:rPr>
                <w:rFonts w:ascii="Cambria Math" w:hAnsi="Cambria Math" w:cstheme="minorBidi"/>
                <w:kern w:val="2"/>
                <w:sz w:val="18"/>
                <w:szCs w:val="18"/>
                <w:lang w:eastAsia="zh-CN"/>
              </w:rPr>
              <m:t>δ</m:t>
            </m:r>
            <m:ctrlPr>
              <w:rPr>
                <w:rFonts w:ascii="Cambria Math" w:hAnsi="Cambria Math" w:cstheme="minorBidi"/>
                <w:i/>
                <w:kern w:val="2"/>
                <w:sz w:val="18"/>
                <w:szCs w:val="18"/>
                <w:lang w:eastAsia="zh-CN"/>
              </w:rPr>
            </m:ctrlPr>
          </m:e>
          <m:sub>
            <m:r>
              <m:rPr/>
              <w:rPr>
                <w:rFonts w:ascii="Cambria Math" w:hAnsi="Cambria Math" w:cstheme="minorBidi"/>
                <w:kern w:val="2"/>
                <w:sz w:val="18"/>
                <w:szCs w:val="18"/>
                <w:lang w:eastAsia="zh-CN"/>
              </w:rPr>
              <m:t>i</m:t>
            </m:r>
            <m:ctrlPr>
              <w:rPr>
                <w:rFonts w:ascii="Cambria Math" w:hAnsi="Cambria Math" w:cstheme="minorBidi"/>
                <w:i/>
                <w:kern w:val="2"/>
                <w:sz w:val="18"/>
                <w:szCs w:val="18"/>
                <w:lang w:eastAsia="zh-CN"/>
              </w:rPr>
            </m:ctrlPr>
          </m:sub>
        </m:sSub>
      </m:oMath>
      <w:r>
        <w:rPr>
          <w:rFonts w:hint="eastAsia" w:asciiTheme="minorHAnsi" w:hAnsiTheme="minorHAnsi" w:cstheme="minorBidi"/>
          <w:kern w:val="2"/>
          <w:sz w:val="18"/>
          <w:szCs w:val="18"/>
          <w:lang w:eastAsia="zh-CN"/>
        </w:rPr>
        <w:t>)表示，其中</w:t>
      </w:r>
      <m:oMath>
        <m:sSub>
          <m:sSubPr>
            <m:ctrlPr>
              <w:rPr>
                <w:rFonts w:ascii="Cambria Math" w:hAnsi="Cambria Math" w:cstheme="minorBidi"/>
                <w:i/>
                <w:kern w:val="2"/>
                <w:sz w:val="18"/>
                <w:szCs w:val="18"/>
              </w:rPr>
            </m:ctrlPr>
          </m:sSubPr>
          <m:e>
            <m:r>
              <m:rPr/>
              <w:rPr>
                <w:rFonts w:ascii="Cambria Math" w:hAnsi="Cambria Math" w:cstheme="minorBidi"/>
                <w:kern w:val="2"/>
                <w:sz w:val="18"/>
                <w:szCs w:val="18"/>
                <w:lang w:eastAsia="zh-CN"/>
              </w:rPr>
              <m:t>f</m:t>
            </m:r>
            <m:ctrlPr>
              <w:rPr>
                <w:rFonts w:ascii="Cambria Math" w:hAnsi="Cambria Math" w:cstheme="minorBidi"/>
                <w:i/>
                <w:kern w:val="2"/>
                <w:sz w:val="18"/>
                <w:szCs w:val="18"/>
              </w:rPr>
            </m:ctrlPr>
          </m:e>
          <m:sub>
            <m:r>
              <m:rPr/>
              <w:rPr>
                <w:rFonts w:ascii="Cambria Math" w:hAnsi="Cambria Math" w:cstheme="minorBidi"/>
                <w:kern w:val="2"/>
                <w:sz w:val="18"/>
                <w:szCs w:val="18"/>
                <w:lang w:eastAsia="zh-CN"/>
              </w:rPr>
              <m:t>i</m:t>
            </m:r>
            <m:ctrlPr>
              <w:rPr>
                <w:rFonts w:ascii="Cambria Math" w:hAnsi="Cambria Math" w:cstheme="minorBidi"/>
                <w:i/>
                <w:kern w:val="2"/>
                <w:sz w:val="18"/>
                <w:szCs w:val="18"/>
              </w:rPr>
            </m:ctrlPr>
          </m:sub>
        </m:sSub>
      </m:oMath>
      <w:r>
        <w:rPr>
          <w:rFonts w:hint="eastAsia" w:asciiTheme="minorHAnsi" w:hAnsiTheme="minorHAnsi" w:cstheme="minorBidi"/>
          <w:kern w:val="2"/>
          <w:sz w:val="18"/>
          <w:szCs w:val="18"/>
          <w:lang w:eastAsia="zh-CN"/>
        </w:rPr>
        <w:t>表示雾节点</w:t>
      </w:r>
      <m:oMath>
        <m:r>
          <m:rPr>
            <m:sty m:val="p"/>
          </m:rPr>
          <w:rPr>
            <w:rFonts w:ascii="Cambria Math" w:hAnsi="Cambria Math" w:cstheme="minorBidi"/>
            <w:kern w:val="2"/>
            <w:sz w:val="18"/>
            <w:szCs w:val="18"/>
            <w:lang w:eastAsia="zh-CN"/>
          </w:rPr>
          <m:t>i</m:t>
        </m:r>
      </m:oMath>
      <w:r>
        <w:rPr>
          <w:rFonts w:hint="eastAsia" w:asciiTheme="minorHAnsi" w:hAnsiTheme="minorHAnsi" w:cstheme="minorBidi"/>
          <w:kern w:val="2"/>
          <w:sz w:val="18"/>
          <w:szCs w:val="18"/>
          <w:lang w:eastAsia="zh-CN"/>
        </w:rPr>
        <w:t>的时钟频率，</w:t>
      </w:r>
      <m:oMath>
        <m:sSub>
          <m:sSubPr>
            <m:ctrlPr>
              <w:rPr>
                <w:rFonts w:ascii="Cambria Math" w:hAnsi="Cambria Math" w:cstheme="minorBidi"/>
                <w:i/>
                <w:kern w:val="2"/>
                <w:sz w:val="18"/>
                <w:szCs w:val="18"/>
                <w:lang w:eastAsia="zh-CN"/>
              </w:rPr>
            </m:ctrlPr>
          </m:sSubPr>
          <m:e>
            <m:r>
              <m:rPr/>
              <w:rPr>
                <w:rFonts w:ascii="Cambria Math" w:hAnsi="Cambria Math" w:cstheme="minorBidi"/>
                <w:kern w:val="2"/>
                <w:sz w:val="18"/>
                <w:szCs w:val="18"/>
                <w:lang w:eastAsia="zh-CN"/>
              </w:rPr>
              <m:t>δ</m:t>
            </m:r>
            <m:ctrlPr>
              <w:rPr>
                <w:rFonts w:ascii="Cambria Math" w:hAnsi="Cambria Math" w:cstheme="minorBidi"/>
                <w:i/>
                <w:kern w:val="2"/>
                <w:sz w:val="18"/>
                <w:szCs w:val="18"/>
                <w:lang w:eastAsia="zh-CN"/>
              </w:rPr>
            </m:ctrlPr>
          </m:e>
          <m:sub>
            <m:r>
              <m:rPr/>
              <w:rPr>
                <w:rFonts w:ascii="Cambria Math" w:hAnsi="Cambria Math" w:cstheme="minorBidi"/>
                <w:kern w:val="2"/>
                <w:sz w:val="18"/>
                <w:szCs w:val="18"/>
                <w:lang w:eastAsia="zh-CN"/>
              </w:rPr>
              <m:t>i</m:t>
            </m:r>
            <m:ctrlPr>
              <w:rPr>
                <w:rFonts w:ascii="Cambria Math" w:hAnsi="Cambria Math" w:cstheme="minorBidi"/>
                <w:i/>
                <w:kern w:val="2"/>
                <w:sz w:val="18"/>
                <w:szCs w:val="18"/>
                <w:lang w:eastAsia="zh-CN"/>
              </w:rPr>
            </m:ctrlPr>
          </m:sub>
        </m:sSub>
      </m:oMath>
      <w:r>
        <w:rPr>
          <w:rFonts w:hint="eastAsia" w:asciiTheme="minorHAnsi" w:hAnsiTheme="minorHAnsi" w:cstheme="minorBidi"/>
          <w:kern w:val="2"/>
          <w:sz w:val="18"/>
          <w:szCs w:val="18"/>
          <w:lang w:eastAsia="zh-CN"/>
        </w:rPr>
        <w:t>表示雾节点</w:t>
      </w:r>
      <m:oMath>
        <m:r>
          <m:rPr>
            <m:sty m:val="p"/>
          </m:rPr>
          <w:rPr>
            <w:rFonts w:ascii="Cambria Math" w:hAnsi="Cambria Math" w:cstheme="minorBidi"/>
            <w:kern w:val="2"/>
            <w:sz w:val="18"/>
            <w:szCs w:val="18"/>
            <w:lang w:eastAsia="zh-CN"/>
          </w:rPr>
          <m:t>i</m:t>
        </m:r>
      </m:oMath>
      <w:r>
        <w:rPr>
          <w:rFonts w:hint="eastAsia" w:asciiTheme="minorHAnsi" w:hAnsiTheme="minorHAnsi" w:cstheme="minorBidi"/>
          <w:kern w:val="2"/>
          <w:sz w:val="18"/>
          <w:szCs w:val="18"/>
          <w:lang w:eastAsia="zh-CN"/>
        </w:rPr>
        <w:t>对任务报酬的偏好。</w:t>
      </w:r>
    </w:p>
    <w:p>
      <w:pPr>
        <w:spacing w:line="240" w:lineRule="auto"/>
        <w:ind w:firstLine="360" w:firstLineChars="200"/>
        <w:jc w:val="left"/>
        <w:rPr>
          <w:sz w:val="18"/>
          <w:szCs w:val="18"/>
          <w:lang w:eastAsia="zh-CN"/>
        </w:rPr>
      </w:pPr>
      <w:r>
        <w:rPr>
          <w:rFonts w:hint="eastAsia"/>
          <w:sz w:val="18"/>
          <w:szCs w:val="18"/>
          <w:lang w:eastAsia="zh-CN"/>
        </w:rPr>
        <w:t>本文基于诱饵效应设计激励机制的</w:t>
      </w:r>
      <w:r>
        <w:rPr>
          <w:rFonts w:hint="eastAsia"/>
          <w:color w:val="0070C0"/>
          <w:sz w:val="18"/>
          <w:szCs w:val="18"/>
          <w:lang w:eastAsia="zh-CN"/>
        </w:rPr>
        <w:t>目标</w:t>
      </w:r>
      <w:r>
        <w:rPr>
          <w:rFonts w:hint="eastAsia"/>
          <w:sz w:val="18"/>
          <w:szCs w:val="18"/>
          <w:lang w:eastAsia="zh-CN"/>
        </w:rPr>
        <w:t>是使本文的机制满足以下三个期望特性：</w:t>
      </w:r>
    </w:p>
    <w:p>
      <w:pPr>
        <w:spacing w:line="240" w:lineRule="auto"/>
        <w:ind w:firstLine="360" w:firstLineChars="200"/>
        <w:jc w:val="left"/>
        <w:rPr>
          <w:sz w:val="18"/>
          <w:szCs w:val="18"/>
          <w:lang w:eastAsia="zh-CN"/>
        </w:rPr>
      </w:pPr>
      <w:r>
        <w:rPr>
          <w:rFonts w:hint="eastAsia"/>
          <w:sz w:val="18"/>
          <w:szCs w:val="18"/>
          <w:lang w:eastAsia="zh-CN"/>
        </w:rPr>
        <w:t>（1）</w:t>
      </w:r>
      <w:commentRangeStart w:id="10"/>
      <w:r>
        <w:rPr>
          <w:rFonts w:hint="eastAsia"/>
          <w:sz w:val="18"/>
          <w:szCs w:val="18"/>
          <w:lang w:eastAsia="zh-CN"/>
        </w:rPr>
        <w:t>个体理性</w:t>
      </w:r>
      <w:commentRangeEnd w:id="10"/>
      <w:r>
        <w:commentReference w:id="10"/>
      </w:r>
      <w:r>
        <w:rPr>
          <w:rFonts w:hint="eastAsia"/>
          <w:sz w:val="18"/>
          <w:szCs w:val="18"/>
          <w:lang w:eastAsia="zh-CN"/>
        </w:rPr>
        <w:t>：在机制中没有雾节点执行任务的回报低于它的成本，即雾节点的</w:t>
      </w:r>
      <w:r>
        <w:rPr>
          <w:rFonts w:hint="eastAsia"/>
          <w:color w:val="0070C0"/>
          <w:sz w:val="18"/>
          <w:szCs w:val="18"/>
          <w:lang w:eastAsia="zh-CN"/>
        </w:rPr>
        <w:t>效用不是负值</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（2）计算效率：机制可以在一个</w:t>
      </w:r>
      <w:r>
        <w:rPr>
          <w:rFonts w:hint="eastAsia"/>
          <w:color w:val="0070C0"/>
          <w:sz w:val="18"/>
          <w:szCs w:val="18"/>
          <w:lang w:eastAsia="zh-CN"/>
        </w:rPr>
        <w:t>多项式时间内完成运行</w:t>
      </w:r>
      <w:r>
        <w:rPr>
          <w:rFonts w:hint="eastAsia"/>
          <w:sz w:val="18"/>
          <w:szCs w:val="18"/>
          <w:lang w:eastAsia="zh-CN"/>
        </w:rPr>
        <w:t>。</w:t>
      </w:r>
    </w:p>
    <w:p>
      <w:pPr>
        <w:spacing w:line="240" w:lineRule="auto"/>
        <w:ind w:firstLine="360" w:firstLineChars="200"/>
        <w:jc w:val="left"/>
        <w:rPr>
          <w:rFonts w:hint="eastAsia"/>
          <w:sz w:val="18"/>
          <w:szCs w:val="18"/>
          <w:lang w:eastAsia="zh-CN"/>
        </w:rPr>
      </w:pPr>
      <w:r>
        <w:rPr>
          <w:rFonts w:hint="eastAsia"/>
          <w:sz w:val="18"/>
          <w:szCs w:val="18"/>
          <w:lang w:eastAsia="zh-CN"/>
        </w:rPr>
        <w:t>（3）真实性：无论其他雾节点出价多少，如果没有雾节点可以通过提交与其真实估值不同的出价来提高其效用，那么机制是真实的。</w:t>
      </w:r>
    </w:p>
    <w:p>
      <w:pPr>
        <w:spacing w:line="240" w:lineRule="auto"/>
        <w:ind w:firstLine="0" w:firstLineChars="0"/>
        <w:jc w:val="left"/>
        <w:rPr>
          <w:rFonts w:hint="eastAsia"/>
          <w:b/>
          <w:bCs/>
          <w:sz w:val="18"/>
          <w:szCs w:val="18"/>
          <w:lang w:val="en-US" w:eastAsia="zh-CN"/>
        </w:rPr>
      </w:pPr>
      <w:r>
        <w:rPr>
          <w:rFonts w:hint="eastAsia"/>
          <w:b/>
          <w:bCs/>
          <w:sz w:val="18"/>
          <w:szCs w:val="18"/>
          <w:lang w:val="en-US" w:eastAsia="zh-CN"/>
        </w:rPr>
        <w:t>3.1.2 逻辑模型</w:t>
      </w:r>
    </w:p>
    <w:p>
      <w:pPr>
        <w:spacing w:line="240" w:lineRule="auto"/>
        <w:ind w:firstLine="360" w:firstLineChars="200"/>
        <w:jc w:val="left"/>
        <w:rPr>
          <w:rFonts w:hint="eastAsia"/>
          <w:sz w:val="18"/>
          <w:szCs w:val="18"/>
          <w:lang w:val="en-US" w:eastAsia="zh-CN"/>
        </w:rPr>
      </w:pPr>
      <w:r>
        <w:rPr>
          <w:rFonts w:hint="eastAsia"/>
          <w:sz w:val="18"/>
          <w:szCs w:val="18"/>
          <w:lang w:val="en-US" w:eastAsia="zh-CN"/>
        </w:rPr>
        <w:t>图3给出了诱饵效应的具体激励步骤，包括DIM和PRM。</w:t>
      </w:r>
    </w:p>
    <w:p>
      <w:pPr>
        <w:spacing w:line="240" w:lineRule="auto"/>
        <w:ind w:firstLine="360" w:firstLineChars="200"/>
        <w:jc w:val="left"/>
        <w:rPr>
          <w:rFonts w:hint="default" w:eastAsiaTheme="minorEastAsia"/>
          <w:sz w:val="18"/>
          <w:szCs w:val="18"/>
          <w:lang w:val="en-US" w:eastAsia="zh-CN"/>
        </w:rPr>
      </w:pPr>
      <w:r>
        <w:rPr>
          <w:rFonts w:hint="eastAsia"/>
          <w:sz w:val="18"/>
          <w:szCs w:val="18"/>
          <w:lang w:val="en-US" w:eastAsia="zh-CN"/>
        </w:rPr>
        <w:t>DIM由图3中的步骤1、2、3组成。在DIM中，平台以所有任务的</w:t>
      </w:r>
      <w:r>
        <w:rPr>
          <w:rFonts w:hint="eastAsia"/>
          <w:sz w:val="18"/>
          <w:szCs w:val="18"/>
        </w:rPr>
        <w:t>平均报酬值</w:t>
      </w:r>
      <w:r>
        <w:rPr>
          <w:rFonts w:hint="eastAsia"/>
          <w:sz w:val="18"/>
          <w:szCs w:val="18"/>
          <w:lang w:val="en-US" w:eastAsia="zh-CN"/>
        </w:rPr>
        <w:t>和平均</w:t>
      </w:r>
      <w:r>
        <w:rPr>
          <w:rFonts w:hint="eastAsia"/>
          <w:sz w:val="18"/>
          <w:szCs w:val="18"/>
        </w:rPr>
        <w:t>时间成本值</w:t>
      </w:r>
      <w:r>
        <w:rPr>
          <w:rFonts w:hint="eastAsia"/>
          <w:sz w:val="18"/>
          <w:szCs w:val="18"/>
          <w:lang w:val="en-US" w:eastAsia="zh-CN"/>
        </w:rPr>
        <w:t>为参考点。步骤1，平台根据参考点将任务分为高成本高报酬、低成本低报酬和其他3类。步骤2，以高成本高报酬任务为目标任务，设计诱饵效果最佳的诱饵任务参数。步骤3，平台将诱饵任务同其他任务一起发布给雾节点。</w:t>
      </w:r>
    </w:p>
    <w:p>
      <w:pPr>
        <w:spacing w:line="240" w:lineRule="auto"/>
        <w:ind w:firstLine="0" w:firstLineChars="0"/>
        <w:jc w:val="left"/>
        <w:rPr>
          <w:rFonts w:hint="eastAsia"/>
          <w:sz w:val="18"/>
          <w:szCs w:val="18"/>
          <w:lang w:eastAsia="zh-CN"/>
        </w:rPr>
      </w:pPr>
      <w:r>
        <w:rPr>
          <w:rFonts w:hint="eastAsia"/>
          <w:sz w:val="18"/>
          <w:szCs w:val="18"/>
          <w:lang w:eastAsia="zh-CN"/>
        </w:rPr>
        <w:drawing>
          <wp:inline distT="0" distB="0" distL="114300" distR="114300">
            <wp:extent cx="3099435" cy="2205355"/>
            <wp:effectExtent l="0" t="0" r="9525" b="4445"/>
            <wp:docPr id="19" name="图片 19" descr="逻辑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逻辑图2"/>
                    <pic:cNvPicPr>
                      <a:picLocks noChangeAspect="1"/>
                    </pic:cNvPicPr>
                  </pic:nvPicPr>
                  <pic:blipFill>
                    <a:blip r:embed="rId23"/>
                    <a:stretch>
                      <a:fillRect/>
                    </a:stretch>
                  </pic:blipFill>
                  <pic:spPr>
                    <a:xfrm>
                      <a:off x="0" y="0"/>
                      <a:ext cx="3099435" cy="2205355"/>
                    </a:xfrm>
                    <a:prstGeom prst="rect">
                      <a:avLst/>
                    </a:prstGeom>
                  </pic:spPr>
                </pic:pic>
              </a:graphicData>
            </a:graphic>
          </wp:inline>
        </w:drawing>
      </w:r>
    </w:p>
    <w:p>
      <w:pPr>
        <w:spacing w:line="240" w:lineRule="auto"/>
        <w:ind w:firstLine="0" w:firstLineChars="0"/>
        <w:jc w:val="center"/>
        <w:rPr>
          <w:rFonts w:hint="default"/>
          <w:sz w:val="18"/>
          <w:szCs w:val="18"/>
          <w:lang w:val="en-US" w:eastAsia="zh-CN"/>
        </w:rPr>
      </w:pPr>
      <w:r>
        <w:rPr>
          <w:rFonts w:hint="eastAsia"/>
          <w:sz w:val="18"/>
          <w:szCs w:val="18"/>
          <w:lang w:val="en-US" w:eastAsia="zh-CN"/>
        </w:rPr>
        <w:t>图3  逻辑模型</w:t>
      </w:r>
    </w:p>
    <w:p>
      <w:pPr>
        <w:spacing w:line="240" w:lineRule="auto"/>
        <w:ind w:firstLine="360" w:firstLineChars="200"/>
        <w:jc w:val="left"/>
        <w:rPr>
          <w:rFonts w:hint="default"/>
          <w:sz w:val="18"/>
          <w:szCs w:val="18"/>
          <w:lang w:val="en-US" w:eastAsia="zh-CN"/>
        </w:rPr>
      </w:pPr>
      <w:r>
        <w:rPr>
          <w:rFonts w:hint="eastAsia"/>
          <w:sz w:val="18"/>
          <w:szCs w:val="18"/>
          <w:lang w:val="en-US" w:eastAsia="zh-CN"/>
        </w:rPr>
        <w:t>PRM由图3中的步骤4、5、6、7、8组成。在PRM中，上一轮落选的任务会在下一轮重新出现，直到任务被选择完成。步骤4，雾节点选择要完成的任务并向平台报价。步骤5，平台根据任务的出价和雾节点的报价评估雾节点的偏好，并在步骤6更新雾节点的偏好系数。步骤7，根据动态变化的偏好系数对雾节点进行动态划分。步骤8，对不同偏好划分类型的雾节点推送相应的落选任务，达到提高任务完成率的目标。</w:t>
      </w:r>
    </w:p>
    <w:p>
      <w:pPr>
        <w:spacing w:line="240" w:lineRule="auto"/>
        <w:ind w:firstLine="0" w:firstLineChars="0"/>
        <w:jc w:val="left"/>
        <w:rPr>
          <w:rFonts w:hint="eastAsia"/>
          <w:sz w:val="18"/>
          <w:szCs w:val="18"/>
          <w:lang w:eastAsia="zh-CN"/>
        </w:rPr>
      </w:pPr>
    </w:p>
    <w:p>
      <w:pPr>
        <w:spacing w:line="240" w:lineRule="auto"/>
        <w:rPr>
          <w:rFonts w:ascii="Calibri" w:hAnsi="Calibri" w:eastAsia="宋体"/>
          <w:b/>
          <w:bCs/>
          <w:kern w:val="2"/>
          <w:sz w:val="21"/>
          <w:szCs w:val="24"/>
          <w:lang w:eastAsia="zh-CN"/>
        </w:rPr>
      </w:pPr>
      <w:r>
        <w:rPr>
          <w:rFonts w:hint="eastAsia" w:ascii="Calibri" w:hAnsi="Calibri" w:eastAsia="宋体"/>
          <w:b/>
          <w:bCs/>
          <w:kern w:val="2"/>
          <w:sz w:val="21"/>
          <w:szCs w:val="24"/>
          <w:lang w:eastAsia="zh-CN"/>
        </w:rPr>
        <w:t>3.</w:t>
      </w:r>
      <w:r>
        <w:rPr>
          <w:rFonts w:hint="eastAsia" w:ascii="Calibri" w:hAnsi="Calibri" w:eastAsia="宋体"/>
          <w:b/>
          <w:bCs/>
          <w:kern w:val="2"/>
          <w:sz w:val="21"/>
          <w:szCs w:val="24"/>
          <w:lang w:val="en-US" w:eastAsia="zh-CN"/>
        </w:rPr>
        <w:t>2</w:t>
      </w:r>
      <w:r>
        <w:rPr>
          <w:rFonts w:hint="eastAsia" w:ascii="Calibri" w:hAnsi="Calibri" w:eastAsia="宋体"/>
          <w:b/>
          <w:bCs/>
          <w:kern w:val="2"/>
          <w:sz w:val="21"/>
          <w:szCs w:val="24"/>
          <w:lang w:eastAsia="zh-CN"/>
        </w:rPr>
        <w:t xml:space="preserve"> 基于</w:t>
      </w:r>
      <w:r>
        <w:rPr>
          <w:rFonts w:hint="eastAsia" w:ascii="Calibri" w:hAnsi="Calibri" w:eastAsia="宋体"/>
          <w:b/>
          <w:bCs/>
          <w:kern w:val="2"/>
          <w:sz w:val="21"/>
          <w:szCs w:val="24"/>
          <w:lang w:val="en-US" w:eastAsia="zh-CN"/>
        </w:rPr>
        <w:t>参照依赖</w:t>
      </w:r>
      <w:r>
        <w:rPr>
          <w:rFonts w:hint="eastAsia" w:ascii="Calibri" w:hAnsi="Calibri" w:eastAsia="宋体"/>
          <w:b/>
          <w:bCs/>
          <w:kern w:val="2"/>
          <w:sz w:val="21"/>
          <w:szCs w:val="24"/>
          <w:lang w:eastAsia="zh-CN"/>
        </w:rPr>
        <w:t>的任务发布机制设计</w:t>
      </w:r>
    </w:p>
    <w:p>
      <w:pPr>
        <w:pStyle w:val="10"/>
        <w:snapToGrid w:val="0"/>
        <w:spacing w:after="0"/>
        <w:ind w:firstLine="360" w:firstLineChars="200"/>
        <w:jc w:val="left"/>
        <w:rPr>
          <w:rFonts w:hint="eastAsia" w:eastAsiaTheme="minorEastAsia"/>
          <w:sz w:val="18"/>
          <w:szCs w:val="18"/>
          <w:lang w:val="en-US" w:eastAsia="zh-CN"/>
        </w:rPr>
      </w:pPr>
      <w:r>
        <w:rPr>
          <w:rFonts w:hint="eastAsia"/>
          <w:sz w:val="18"/>
          <w:szCs w:val="18"/>
          <w:lang w:val="en-US" w:eastAsia="zh-CN"/>
        </w:rPr>
        <w:t>在本节中，我们基于参照依赖对</w:t>
      </w:r>
      <w:r>
        <w:rPr>
          <w:rFonts w:hint="default" w:ascii="Times New Roman" w:hAnsi="Times New Roman" w:cs="Times New Roman"/>
          <w:sz w:val="18"/>
          <w:szCs w:val="18"/>
          <w:lang w:val="en-US" w:eastAsia="zh-CN"/>
        </w:rPr>
        <w:t>DIM</w:t>
      </w:r>
      <w:r>
        <w:rPr>
          <w:rFonts w:hint="eastAsia"/>
          <w:sz w:val="18"/>
          <w:szCs w:val="18"/>
          <w:lang w:val="en-US" w:eastAsia="zh-CN"/>
        </w:rPr>
        <w:t>进行建模。首先，我们讨论了</w:t>
      </w:r>
      <w:r>
        <w:rPr>
          <w:rFonts w:hint="eastAsia"/>
          <w:sz w:val="18"/>
          <w:szCs w:val="18"/>
        </w:rPr>
        <w:t>在原任务集中基于非对称占优的任务分类算法</w:t>
      </w:r>
      <w:r>
        <w:rPr>
          <w:rFonts w:hint="eastAsia"/>
          <w:sz w:val="18"/>
          <w:szCs w:val="18"/>
          <w:lang w:eastAsia="zh-CN"/>
        </w:rPr>
        <w:t>。</w:t>
      </w:r>
      <w:r>
        <w:rPr>
          <w:rFonts w:hint="eastAsia"/>
          <w:sz w:val="18"/>
          <w:szCs w:val="18"/>
          <w:lang w:val="en-US" w:eastAsia="zh-CN"/>
        </w:rPr>
        <w:t>在此基础上，研究设计诱饵任务的策略。然后，平台根据最佳诱饵效果对雾节点发布任务集。最后给出了一个实例来说明DIM的实现过程。</w:t>
      </w:r>
    </w:p>
    <w:p>
      <w:pPr>
        <w:rPr>
          <w:b/>
          <w:bCs/>
          <w:sz w:val="18"/>
          <w:szCs w:val="18"/>
          <w:lang w:eastAsia="zh-CN"/>
        </w:rPr>
      </w:pPr>
      <w:r>
        <w:rPr>
          <w:rFonts w:hint="eastAsia"/>
          <w:b/>
          <w:bCs/>
          <w:sz w:val="18"/>
          <w:szCs w:val="18"/>
          <w:lang w:eastAsia="zh-CN"/>
        </w:rPr>
        <w:t>3.</w:t>
      </w:r>
      <w:r>
        <w:rPr>
          <w:rFonts w:hint="eastAsia"/>
          <w:b/>
          <w:bCs/>
          <w:sz w:val="18"/>
          <w:szCs w:val="18"/>
          <w:lang w:val="en-US" w:eastAsia="zh-CN"/>
        </w:rPr>
        <w:t>2</w:t>
      </w:r>
      <w:r>
        <w:rPr>
          <w:rFonts w:hint="eastAsia"/>
          <w:b/>
          <w:bCs/>
          <w:sz w:val="18"/>
          <w:szCs w:val="18"/>
          <w:lang w:eastAsia="zh-CN"/>
        </w:rPr>
        <w:t>.1 任务分类</w:t>
      </w:r>
    </w:p>
    <w:p>
      <w:pPr>
        <w:pStyle w:val="10"/>
        <w:snapToGrid w:val="0"/>
        <w:spacing w:after="0"/>
        <w:ind w:firstLine="360" w:firstLineChars="200"/>
        <w:jc w:val="left"/>
        <w:rPr>
          <w:sz w:val="18"/>
          <w:szCs w:val="18"/>
        </w:rPr>
      </w:pPr>
      <w:r>
        <w:rPr>
          <w:rFonts w:hint="eastAsia"/>
          <w:sz w:val="18"/>
          <w:szCs w:val="18"/>
        </w:rPr>
        <w:t>本小节将环境中</w:t>
      </w:r>
      <w:ins w:id="121" w:author="俞成琴" w:date="2022-04-14T14:27:47Z">
        <w:r>
          <w:rPr>
            <w:rFonts w:hint="eastAsia"/>
            <w:color w:val="0070C0"/>
            <w:sz w:val="18"/>
            <w:szCs w:val="18"/>
            <w:lang w:eastAsia="zh-CN"/>
          </w:rPr>
          <w:t>用户终端</w:t>
        </w:r>
      </w:ins>
      <w:r>
        <w:rPr>
          <w:rFonts w:hint="eastAsia"/>
          <w:color w:val="0070C0"/>
          <w:sz w:val="18"/>
          <w:szCs w:val="18"/>
        </w:rPr>
        <w:t>设备发布的任务进行分类</w:t>
      </w:r>
      <w:r>
        <w:rPr>
          <w:rFonts w:hint="eastAsia"/>
          <w:sz w:val="18"/>
          <w:szCs w:val="18"/>
        </w:rPr>
        <w:t>。首先计算环境中</w:t>
      </w:r>
      <m:oMath>
        <m:r>
          <m:rPr>
            <m:sty m:val="p"/>
          </m:rPr>
          <w:rPr>
            <w:rFonts w:hint="eastAsia" w:ascii="Cambria Math" w:hAnsi="Cambria Math"/>
            <w:sz w:val="18"/>
            <w:szCs w:val="18"/>
          </w:rPr>
          <m:t>j</m:t>
        </m:r>
      </m:oMath>
      <w:r>
        <w:rPr>
          <w:rFonts w:hint="eastAsia"/>
          <w:sz w:val="18"/>
          <w:szCs w:val="18"/>
        </w:rPr>
        <w:t>个任务的平均报酬值</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f>
          <m:fPr>
            <m:ctrlPr>
              <w:rPr>
                <w:rFonts w:ascii="Cambria Math" w:hAnsi="Cambria Math"/>
                <w:i/>
                <w:sz w:val="18"/>
                <w:szCs w:val="18"/>
              </w:rPr>
            </m:ctrlPr>
          </m:fPr>
          <m:num>
            <m:r>
              <m:rPr/>
              <w:rPr>
                <w:rFonts w:ascii="Cambria Math" w:hAnsi="Cambria Math"/>
                <w:sz w:val="18"/>
                <w:szCs w:val="18"/>
              </w:rPr>
              <m:t>1</m:t>
            </m:r>
            <m:ctrlPr>
              <w:rPr>
                <w:rFonts w:ascii="Cambria Math" w:hAnsi="Cambria Math"/>
                <w:i/>
                <w:sz w:val="18"/>
                <w:szCs w:val="18"/>
              </w:rPr>
            </m:ctrlPr>
          </m:num>
          <m:den>
            <m:r>
              <m:rPr/>
              <w:rPr>
                <w:rFonts w:ascii="Cambria Math" w:hAnsi="Cambria Math"/>
                <w:sz w:val="18"/>
                <w:szCs w:val="18"/>
              </w:rPr>
              <m:t>J</m:t>
            </m:r>
            <m:ctrlPr>
              <w:rPr>
                <w:rFonts w:ascii="Cambria Math" w:hAnsi="Cambria Math"/>
                <w:i/>
                <w:sz w:val="18"/>
                <w:szCs w:val="18"/>
              </w:rPr>
            </m:ctrlPr>
          </m:den>
        </m:f>
        <m:nary>
          <m:naryPr>
            <m:chr m:val="∑"/>
            <m:limLoc m:val="undOvr"/>
            <m:ctrlPr>
              <w:rPr>
                <w:rFonts w:ascii="Cambria Math" w:hAnsi="Cambria Math"/>
                <w:i/>
                <w:sz w:val="18"/>
                <w:szCs w:val="18"/>
              </w:rPr>
            </m:ctrlPr>
          </m:naryPr>
          <m:sub>
            <m:r>
              <m:rPr/>
              <w:rPr>
                <w:rFonts w:ascii="Cambria Math" w:hAnsi="Cambria Math"/>
                <w:sz w:val="18"/>
                <w:szCs w:val="18"/>
              </w:rPr>
              <m:t>j=1</m:t>
            </m:r>
            <m:ctrlPr>
              <w:rPr>
                <w:rFonts w:ascii="Cambria Math" w:hAnsi="Cambria Math"/>
                <w:i/>
                <w:sz w:val="18"/>
                <w:szCs w:val="18"/>
              </w:rPr>
            </m:ctrlPr>
          </m:sub>
          <m:sup>
            <m:r>
              <m:rPr/>
              <w:rPr>
                <w:rFonts w:ascii="Cambria Math" w:hAnsi="Cambria Math"/>
                <w:sz w:val="18"/>
                <w:szCs w:val="18"/>
              </w:rPr>
              <m:t>J</m:t>
            </m:r>
            <m:ctrlPr>
              <w:rPr>
                <w:rFonts w:ascii="Cambria Math" w:hAnsi="Cambria Math"/>
                <w:i/>
                <w:sz w:val="18"/>
                <w:szCs w:val="18"/>
              </w:rPr>
            </m:ctrlPr>
          </m:sup>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ctrlPr>
              <w:rPr>
                <w:rFonts w:ascii="Cambria Math" w:hAnsi="Cambria Math"/>
                <w:i/>
                <w:sz w:val="18"/>
                <w:szCs w:val="18"/>
              </w:rPr>
            </m:ctrlPr>
          </m:e>
        </m:nary>
      </m:oMath>
      <w:r>
        <w:rPr>
          <w:rFonts w:hint="eastAsia"/>
          <w:sz w:val="18"/>
          <w:szCs w:val="18"/>
        </w:rPr>
        <w:t>和</w:t>
      </w:r>
      <w:r>
        <w:rPr>
          <w:rFonts w:hint="eastAsia"/>
          <w:sz w:val="18"/>
          <w:szCs w:val="18"/>
          <w:lang w:val="en-US" w:eastAsia="zh-CN"/>
        </w:rPr>
        <w:t>平均</w:t>
      </w:r>
      <w:r>
        <w:rPr>
          <w:rFonts w:hint="eastAsia"/>
          <w:sz w:val="18"/>
          <w:szCs w:val="18"/>
        </w:rPr>
        <w:t>时间成本值</w:t>
      </w:r>
      <m:oMath>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f>
          <m:fPr>
            <m:ctrlPr>
              <w:rPr>
                <w:rFonts w:ascii="Cambria Math" w:hAnsi="Cambria Math"/>
                <w:i/>
                <w:sz w:val="18"/>
                <w:szCs w:val="18"/>
              </w:rPr>
            </m:ctrlPr>
          </m:fPr>
          <m:num>
            <m:r>
              <m:rPr/>
              <w:rPr>
                <w:rFonts w:ascii="Cambria Math" w:hAnsi="Cambria Math"/>
                <w:sz w:val="18"/>
                <w:szCs w:val="18"/>
              </w:rPr>
              <m:t>1</m:t>
            </m:r>
            <m:ctrlPr>
              <w:rPr>
                <w:rFonts w:ascii="Cambria Math" w:hAnsi="Cambria Math"/>
                <w:i/>
                <w:sz w:val="18"/>
                <w:szCs w:val="18"/>
              </w:rPr>
            </m:ctrlPr>
          </m:num>
          <m:den>
            <m:r>
              <m:rPr/>
              <w:rPr>
                <w:rFonts w:ascii="Cambria Math" w:hAnsi="Cambria Math"/>
                <w:sz w:val="18"/>
                <w:szCs w:val="18"/>
              </w:rPr>
              <m:t>J</m:t>
            </m:r>
            <m:ctrlPr>
              <w:rPr>
                <w:rFonts w:ascii="Cambria Math" w:hAnsi="Cambria Math"/>
                <w:i/>
                <w:sz w:val="18"/>
                <w:szCs w:val="18"/>
              </w:rPr>
            </m:ctrlPr>
          </m:den>
        </m:f>
        <m:nary>
          <m:naryPr>
            <m:chr m:val="∑"/>
            <m:limLoc m:val="undOvr"/>
            <m:ctrlPr>
              <w:rPr>
                <w:rFonts w:ascii="Cambria Math" w:hAnsi="Cambria Math"/>
                <w:i/>
                <w:sz w:val="18"/>
                <w:szCs w:val="18"/>
              </w:rPr>
            </m:ctrlPr>
          </m:naryPr>
          <m:sub>
            <m:r>
              <m:rPr/>
              <w:rPr>
                <w:rFonts w:ascii="Cambria Math" w:hAnsi="Cambria Math"/>
                <w:sz w:val="18"/>
                <w:szCs w:val="18"/>
              </w:rPr>
              <m:t>j=1</m:t>
            </m:r>
            <m:ctrlPr>
              <w:rPr>
                <w:rFonts w:ascii="Cambria Math" w:hAnsi="Cambria Math"/>
                <w:i/>
                <w:sz w:val="18"/>
                <w:szCs w:val="18"/>
              </w:rPr>
            </m:ctrlPr>
          </m:sub>
          <m:sup>
            <m:r>
              <m:rPr/>
              <w:rPr>
                <w:rFonts w:ascii="Cambria Math" w:hAnsi="Cambria Math"/>
                <w:sz w:val="18"/>
                <w:szCs w:val="18"/>
              </w:rPr>
              <m:t>J</m:t>
            </m:r>
            <m:ctrlPr>
              <w:rPr>
                <w:rFonts w:ascii="Cambria Math" w:hAnsi="Cambria Math"/>
                <w:i/>
                <w:sz w:val="18"/>
                <w:szCs w:val="18"/>
              </w:rPr>
            </m:ctrlPr>
          </m:sup>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ctrlPr>
              <w:rPr>
                <w:rFonts w:ascii="Cambria Math" w:hAnsi="Cambria Math"/>
                <w:i/>
                <w:sz w:val="18"/>
                <w:szCs w:val="18"/>
              </w:rPr>
            </m:ctrlPr>
          </m:e>
        </m:nary>
      </m:oMath>
      <w:r>
        <w:rPr>
          <w:rFonts w:hint="eastAsia"/>
          <w:sz w:val="18"/>
          <w:szCs w:val="18"/>
        </w:rPr>
        <w:t>，然后</w:t>
      </w:r>
      <w:r>
        <w:rPr>
          <w:rFonts w:hint="eastAsia"/>
          <w:color w:val="0070C0"/>
          <w:sz w:val="18"/>
          <w:szCs w:val="18"/>
        </w:rPr>
        <w:t>基于平均值将任务分为三类</w:t>
      </w:r>
      <w:r>
        <w:rPr>
          <w:rFonts w:hint="eastAsia"/>
          <w:sz w:val="18"/>
          <w:szCs w:val="18"/>
        </w:rPr>
        <w:t>：若任务的报酬高于平均值，并且任务的时间成本也高于平均值，那么任务就被分到</w:t>
      </w:r>
      <w:r>
        <w:rPr>
          <w:rFonts w:hint="eastAsia"/>
          <w:color w:val="0070C0"/>
          <w:sz w:val="18"/>
          <w:szCs w:val="18"/>
        </w:rPr>
        <w:t>高报酬高时间成本</w:t>
      </w:r>
      <w:r>
        <w:rPr>
          <w:rFonts w:hint="eastAsia"/>
          <w:sz w:val="18"/>
          <w:szCs w:val="18"/>
        </w:rPr>
        <w:t>的A类中；而任务报酬和时间成本均低于平均值的任务被分到</w:t>
      </w:r>
      <w:r>
        <w:rPr>
          <w:rFonts w:hint="eastAsia"/>
          <w:color w:val="0070C0"/>
          <w:sz w:val="18"/>
          <w:szCs w:val="18"/>
        </w:rPr>
        <w:t>低报酬低时间成本</w:t>
      </w:r>
      <w:r>
        <w:rPr>
          <w:rFonts w:hint="eastAsia"/>
          <w:sz w:val="18"/>
          <w:szCs w:val="18"/>
        </w:rPr>
        <w:t>的B类中；剩余的任务将被分到C类中。具体过程如算法1所示：</w:t>
      </w:r>
    </w:p>
    <w:tbl>
      <w:tblPr>
        <w:tblStyle w:val="19"/>
        <w:tblW w:w="4809" w:type="dxa"/>
        <w:tblInd w:w="102" w:type="dxa"/>
        <w:tblBorders>
          <w:top w:val="doub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809"/>
      </w:tblGrid>
      <w:tr>
        <w:tblPrEx>
          <w:tblBorders>
            <w:top w:val="doub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5" w:hRule="atLeast"/>
        </w:trPr>
        <w:tc>
          <w:tcPr>
            <w:tcW w:w="4809" w:type="dxa"/>
            <w:tcBorders>
              <w:top w:val="single" w:color="auto" w:sz="12" w:space="0"/>
              <w:left w:val="nil"/>
              <w:bottom w:val="single" w:color="auto" w:sz="4" w:space="0"/>
              <w:right w:val="nil"/>
            </w:tcBorders>
          </w:tcPr>
          <w:p>
            <w:pPr>
              <w:rPr>
                <w:rFonts w:cstheme="minorBidi"/>
                <w:sz w:val="18"/>
                <w:szCs w:val="18"/>
              </w:rPr>
            </w:pPr>
            <w:r>
              <w:rPr>
                <w:rFonts w:cstheme="minorBidi"/>
                <w:sz w:val="18"/>
                <w:szCs w:val="18"/>
              </w:rPr>
              <w:t>算法1：任务分类算法</w:t>
            </w:r>
          </w:p>
        </w:tc>
      </w:tr>
      <w:tr>
        <w:tblPrEx>
          <w:tblBorders>
            <w:top w:val="doub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74" w:hRule="atLeast"/>
        </w:trPr>
        <w:tc>
          <w:tcPr>
            <w:tcW w:w="4809" w:type="dxa"/>
            <w:tcBorders>
              <w:top w:val="single" w:color="auto" w:sz="4" w:space="0"/>
              <w:left w:val="nil"/>
              <w:bottom w:val="single" w:color="auto" w:sz="12" w:space="0"/>
              <w:right w:val="nil"/>
            </w:tcBorders>
          </w:tcPr>
          <w:p>
            <w:pPr>
              <w:rPr>
                <w:rFonts w:cstheme="minorBidi"/>
                <w:color w:val="000000" w:themeColor="text1"/>
                <w:sz w:val="18"/>
                <w:szCs w:val="18"/>
                <w14:textFill>
                  <w14:solidFill>
                    <w14:schemeClr w14:val="tx1"/>
                  </w14:solidFill>
                </w14:textFill>
              </w:rPr>
            </w:pPr>
            <w:r>
              <w:rPr>
                <w:rFonts w:cstheme="minorBidi"/>
                <w:sz w:val="18"/>
                <w:szCs w:val="18"/>
              </w:rPr>
              <w:t>Input：</w:t>
            </w:r>
            <m:oMath>
              <m:r>
                <m:rPr>
                  <m:sty m:val="p"/>
                </m:rPr>
                <w:rPr>
                  <w:rFonts w:ascii="Cambria Math" w:hAnsi="Cambria Math" w:cstheme="minorBidi"/>
                  <w:sz w:val="18"/>
                  <w:szCs w:val="18"/>
                </w:rPr>
                <m:t>Γ</m:t>
              </m:r>
              <m:r>
                <m:rPr>
                  <m:sty m:val="p"/>
                </m:rPr>
                <w:rPr>
                  <w:rFonts w:hint="eastAsia" w:ascii="Cambria Math" w:hAnsi="Cambria Math" w:cstheme="minorBidi"/>
                  <w:sz w:val="18"/>
                  <w:szCs w:val="18"/>
                  <w:lang w:eastAsia="zh-CN"/>
                </w:rPr>
                <m:t>=</m:t>
              </m:r>
              <m:d>
                <m:dPr>
                  <m:begChr m:val="{"/>
                  <m:endChr m:val="}"/>
                  <m:ctrlPr>
                    <w:rPr>
                      <w:rFonts w:hint="eastAsia" w:ascii="Cambria Math" w:hAnsi="Cambria Math" w:cstheme="minorBidi"/>
                      <w:sz w:val="18"/>
                      <w:szCs w:val="18"/>
                      <w:lang w:eastAsia="zh-CN"/>
                    </w:rPr>
                  </m:ctrlPr>
                </m:dPr>
                <m:e>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hint="eastAsia" w:ascii="Cambria Math" w:hAnsi="Cambria Math" w:cstheme="minorBidi"/>
                          <w:sz w:val="18"/>
                          <w:szCs w:val="18"/>
                          <w:lang w:eastAsia="zh-CN"/>
                        </w:rPr>
                        <m:t>1</m:t>
                      </m:r>
                      <m:ctrlPr>
                        <w:rPr>
                          <w:rFonts w:hint="eastAsia" w:ascii="Cambria Math" w:hAnsi="Cambria Math" w:cstheme="minorBidi"/>
                          <w:sz w:val="18"/>
                          <w:szCs w:val="18"/>
                          <w:lang w:eastAsia="zh-CN"/>
                        </w:rPr>
                      </m:ctrlPr>
                    </m:sub>
                  </m:sSub>
                  <m:r>
                    <m:rPr>
                      <m:sty m:val="p"/>
                    </m:rPr>
                    <w:rPr>
                      <w:rFonts w:hint="eastAsia" w:ascii="Cambria Math" w:hAnsi="Cambria Math" w:cstheme="minorBidi"/>
                      <w:sz w:val="18"/>
                      <w:szCs w:val="18"/>
                      <w:lang w:eastAsia="zh-CN"/>
                    </w:rPr>
                    <m:t>，</m:t>
                  </m:r>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hint="eastAsia" w:ascii="Cambria Math" w:hAnsi="Cambria Math" w:cstheme="minorBidi"/>
                          <w:sz w:val="18"/>
                          <w:szCs w:val="18"/>
                          <w:lang w:eastAsia="zh-CN"/>
                        </w:rPr>
                        <m:t>2</m:t>
                      </m:r>
                      <m:ctrlPr>
                        <w:rPr>
                          <w:rFonts w:hint="eastAsia" w:ascii="Cambria Math" w:hAnsi="Cambria Math" w:cstheme="minorBidi"/>
                          <w:sz w:val="18"/>
                          <w:szCs w:val="18"/>
                          <w:lang w:eastAsia="zh-CN"/>
                        </w:rPr>
                      </m:ctrlPr>
                    </m:sub>
                  </m:sSub>
                  <m:r>
                    <m:rPr>
                      <m:sty m:val="p"/>
                    </m:rPr>
                    <w:rPr>
                      <w:rFonts w:hint="eastAsia" w:ascii="Cambria Math" w:hAnsi="Cambria Math" w:cstheme="minorBidi"/>
                      <w:sz w:val="18"/>
                      <w:szCs w:val="18"/>
                      <w:lang w:eastAsia="zh-CN"/>
                    </w:rPr>
                    <m:t>，</m:t>
                  </m:r>
                  <m:r>
                    <m:rPr>
                      <m:sty m:val="p"/>
                    </m:rPr>
                    <w:rPr>
                      <w:rFonts w:ascii="Cambria Math" w:hAnsi="Cambria Math" w:cstheme="minorBidi"/>
                      <w:sz w:val="18"/>
                      <w:szCs w:val="18"/>
                    </w:rPr>
                    <m:t>⋯</m:t>
                  </m:r>
                  <m:r>
                    <m:rPr>
                      <m:sty m:val="p"/>
                    </m:rPr>
                    <w:rPr>
                      <w:rFonts w:hint="eastAsia" w:ascii="Cambria Math" w:hAnsi="Cambria Math" w:cstheme="minorBidi"/>
                      <w:sz w:val="18"/>
                      <w:szCs w:val="18"/>
                      <w:lang w:eastAsia="zh-CN"/>
                    </w:rPr>
                    <m:t>，</m:t>
                  </m:r>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ascii="Cambria Math" w:hAnsi="Cambria Math" w:cstheme="minorBidi"/>
                          <w:sz w:val="18"/>
                          <w:szCs w:val="18"/>
                          <w:lang w:eastAsia="zh-CN"/>
                        </w:rPr>
                        <m:t>J</m:t>
                      </m:r>
                      <m:ctrlPr>
                        <w:rPr>
                          <w:rFonts w:hint="eastAsia" w:ascii="Cambria Math" w:hAnsi="Cambria Math" w:cstheme="minorBidi"/>
                          <w:sz w:val="18"/>
                          <w:szCs w:val="18"/>
                          <w:lang w:eastAsia="zh-CN"/>
                        </w:rPr>
                      </m:ctrlPr>
                    </m:sub>
                  </m:sSub>
                  <m:ctrlPr>
                    <w:rPr>
                      <w:rFonts w:hint="eastAsia" w:ascii="Cambria Math" w:hAnsi="Cambria Math" w:cstheme="minorBidi"/>
                      <w:sz w:val="18"/>
                      <w:szCs w:val="18"/>
                      <w:lang w:eastAsia="zh-CN"/>
                    </w:rPr>
                  </m:ctrlPr>
                </m:e>
              </m:d>
            </m:oMath>
          </w:p>
          <w:p>
            <w:pPr>
              <w:rPr>
                <w:rFonts w:cstheme="minorBidi"/>
                <w:color w:val="000000" w:themeColor="text1"/>
                <w:sz w:val="18"/>
                <w:szCs w:val="18"/>
                <w14:textFill>
                  <w14:solidFill>
                    <w14:schemeClr w14:val="tx1"/>
                  </w14:solidFill>
                </w14:textFill>
              </w:rPr>
            </w:pPr>
            <w:r>
              <w:rPr>
                <w:rFonts w:cstheme="minorBidi"/>
                <w:color w:val="000000" w:themeColor="text1"/>
                <w:sz w:val="18"/>
                <w:szCs w:val="18"/>
                <w14:textFill>
                  <w14:solidFill>
                    <w14:schemeClr w14:val="tx1"/>
                  </w14:solidFill>
                </w14:textFill>
              </w:rPr>
              <w:t>Output：</w:t>
            </w:r>
            <m:oMath>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ascii="Cambria Math" w:hAnsi="Cambria Math" w:cstheme="minorBidi"/>
                      <w:sz w:val="18"/>
                      <w:szCs w:val="18"/>
                      <w:lang w:eastAsia="zh-CN"/>
                    </w:rPr>
                    <m:t>A</m:t>
                  </m:r>
                  <m:ctrlPr>
                    <w:rPr>
                      <w:rFonts w:hint="eastAsia" w:ascii="Cambria Math" w:hAnsi="Cambria Math" w:cstheme="minorBidi"/>
                      <w:sz w:val="18"/>
                      <w:szCs w:val="18"/>
                      <w:lang w:eastAsia="zh-CN"/>
                    </w:rPr>
                  </m:ctrlPr>
                </m:sub>
              </m:sSub>
              <m:r>
                <m:rPr>
                  <m:sty m:val="p"/>
                </m:rPr>
                <w:rPr>
                  <w:rFonts w:ascii="Cambria Math" w:hAnsi="Cambria Math" w:cstheme="minorBidi"/>
                  <w:sz w:val="18"/>
                  <w:szCs w:val="18"/>
                  <w:lang w:eastAsia="zh-CN"/>
                </w:rPr>
                <m:t>,</m:t>
              </m:r>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ascii="Cambria Math" w:hAnsi="Cambria Math" w:cstheme="minorBidi"/>
                      <w:sz w:val="18"/>
                      <w:szCs w:val="18"/>
                      <w:lang w:eastAsia="zh-CN"/>
                    </w:rPr>
                    <m:t>B</m:t>
                  </m:r>
                  <m:ctrlPr>
                    <w:rPr>
                      <w:rFonts w:hint="eastAsia" w:ascii="Cambria Math" w:hAnsi="Cambria Math" w:cstheme="minorBidi"/>
                      <w:sz w:val="18"/>
                      <w:szCs w:val="18"/>
                      <w:lang w:eastAsia="zh-CN"/>
                    </w:rPr>
                  </m:ctrlPr>
                </m:sub>
              </m:sSub>
              <m:r>
                <m:rPr>
                  <m:sty m:val="p"/>
                </m:rPr>
                <w:rPr>
                  <w:rFonts w:ascii="Cambria Math" w:hAnsi="Cambria Math" w:cstheme="minorBidi"/>
                  <w:sz w:val="18"/>
                  <w:szCs w:val="18"/>
                  <w:lang w:eastAsia="zh-CN"/>
                </w:rPr>
                <m:t>,</m:t>
              </m:r>
              <m:sSub>
                <m:sSubPr>
                  <m:ctrlPr>
                    <w:rPr>
                      <w:rFonts w:hint="eastAsia" w:ascii="Cambria Math" w:hAnsi="Cambria Math" w:cstheme="minorBidi"/>
                      <w:sz w:val="18"/>
                      <w:szCs w:val="18"/>
                      <w:lang w:eastAsia="zh-CN"/>
                    </w:rPr>
                  </m:ctrlPr>
                </m:sSubPr>
                <m:e>
                  <m:r>
                    <m:rPr>
                      <m:sty m:val="p"/>
                    </m:rPr>
                    <w:rPr>
                      <w:rFonts w:ascii="Cambria Math" w:hAnsi="Cambria Math" w:cstheme="minorBidi"/>
                      <w:sz w:val="18"/>
                      <w:szCs w:val="18"/>
                    </w:rPr>
                    <m:t>τ</m:t>
                  </m:r>
                  <m:ctrlPr>
                    <w:rPr>
                      <w:rFonts w:hint="eastAsia" w:ascii="Cambria Math" w:hAnsi="Cambria Math" w:cstheme="minorBidi"/>
                      <w:sz w:val="18"/>
                      <w:szCs w:val="18"/>
                      <w:lang w:eastAsia="zh-CN"/>
                    </w:rPr>
                  </m:ctrlPr>
                </m:e>
                <m:sub>
                  <m:r>
                    <m:rPr>
                      <m:sty m:val="p"/>
                    </m:rPr>
                    <w:rPr>
                      <w:rFonts w:ascii="Cambria Math" w:hAnsi="Cambria Math" w:cstheme="minorBidi"/>
                      <w:sz w:val="18"/>
                      <w:szCs w:val="18"/>
                      <w:lang w:eastAsia="zh-CN"/>
                    </w:rPr>
                    <m:t>C</m:t>
                  </m:r>
                  <m:ctrlPr>
                    <w:rPr>
                      <w:rFonts w:hint="eastAsia" w:ascii="Cambria Math" w:hAnsi="Cambria Math" w:cstheme="minorBidi"/>
                      <w:sz w:val="18"/>
                      <w:szCs w:val="18"/>
                      <w:lang w:eastAsia="zh-CN"/>
                    </w:rPr>
                  </m:ctrlPr>
                </m:sub>
              </m:sSub>
            </m:oMath>
            <w:r>
              <w:rPr>
                <w:rFonts w:cstheme="minorBidi"/>
                <w:color w:val="000000" w:themeColor="text1"/>
                <w:sz w:val="18"/>
                <w:szCs w:val="18"/>
                <w14:textFill>
                  <w14:solidFill>
                    <w14:schemeClr w14:val="tx1"/>
                  </w14:solidFill>
                </w14:textFill>
              </w:rPr>
              <w:t xml:space="preserve"> </w:t>
            </w:r>
          </w:p>
          <w:p>
            <w:pPr>
              <w:pStyle w:val="77"/>
              <w:numPr>
                <w:ilvl w:val="0"/>
                <w:numId w:val="15"/>
              </w:numPr>
              <w:autoSpaceDE w:val="0"/>
              <w:autoSpaceDN w:val="0"/>
              <w:ind w:firstLineChars="0"/>
              <w:rPr>
                <w:rFonts w:ascii="Times New Roman" w:hAnsi="Times New Roman" w:cs="Times New Roman"/>
                <w:color w:val="000000" w:themeColor="text1"/>
                <w:sz w:val="18"/>
                <w:szCs w:val="18"/>
                <w14:textFill>
                  <w14:solidFill>
                    <w14:schemeClr w14:val="tx1"/>
                  </w14:solidFill>
                </w14:textFill>
              </w:rPr>
            </w:pP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f>
                <m:fPr>
                  <m:ctrlPr>
                    <w:rPr>
                      <w:rFonts w:ascii="Cambria Math" w:hAnsi="Cambria Math"/>
                      <w:i/>
                      <w:sz w:val="18"/>
                      <w:szCs w:val="18"/>
                    </w:rPr>
                  </m:ctrlPr>
                </m:fPr>
                <m:num>
                  <m:r>
                    <m:rPr/>
                    <w:rPr>
                      <w:rFonts w:ascii="Cambria Math" w:hAnsi="Cambria Math"/>
                      <w:sz w:val="18"/>
                      <w:szCs w:val="18"/>
                    </w:rPr>
                    <m:t>1</m:t>
                  </m:r>
                  <m:ctrlPr>
                    <w:rPr>
                      <w:rFonts w:ascii="Cambria Math" w:hAnsi="Cambria Math"/>
                      <w:i/>
                      <w:sz w:val="18"/>
                      <w:szCs w:val="18"/>
                    </w:rPr>
                  </m:ctrlPr>
                </m:num>
                <m:den>
                  <m:r>
                    <m:rPr/>
                    <w:rPr>
                      <w:rFonts w:ascii="Cambria Math" w:hAnsi="Cambria Math"/>
                      <w:sz w:val="18"/>
                      <w:szCs w:val="18"/>
                    </w:rPr>
                    <m:t>J</m:t>
                  </m:r>
                  <m:ctrlPr>
                    <w:rPr>
                      <w:rFonts w:ascii="Cambria Math" w:hAnsi="Cambria Math"/>
                      <w:i/>
                      <w:sz w:val="18"/>
                      <w:szCs w:val="18"/>
                    </w:rPr>
                  </m:ctrlPr>
                </m:den>
              </m:f>
              <m:nary>
                <m:naryPr>
                  <m:chr m:val="∑"/>
                  <m:limLoc m:val="undOvr"/>
                  <m:ctrlPr>
                    <w:rPr>
                      <w:rFonts w:ascii="Cambria Math" w:hAnsi="Cambria Math"/>
                      <w:i/>
                      <w:sz w:val="18"/>
                      <w:szCs w:val="18"/>
                    </w:rPr>
                  </m:ctrlPr>
                </m:naryPr>
                <m:sub>
                  <m:r>
                    <m:rPr/>
                    <w:rPr>
                      <w:rFonts w:ascii="Cambria Math" w:hAnsi="Cambria Math"/>
                      <w:sz w:val="18"/>
                      <w:szCs w:val="18"/>
                    </w:rPr>
                    <m:t>j=1</m:t>
                  </m:r>
                  <m:ctrlPr>
                    <w:rPr>
                      <w:rFonts w:ascii="Cambria Math" w:hAnsi="Cambria Math"/>
                      <w:i/>
                      <w:sz w:val="18"/>
                      <w:szCs w:val="18"/>
                    </w:rPr>
                  </m:ctrlPr>
                </m:sub>
                <m:sup>
                  <m:r>
                    <m:rPr/>
                    <w:rPr>
                      <w:rFonts w:ascii="Cambria Math" w:hAnsi="Cambria Math"/>
                      <w:sz w:val="18"/>
                      <w:szCs w:val="18"/>
                    </w:rPr>
                    <m:t>J</m:t>
                  </m:r>
                  <m:ctrlPr>
                    <w:rPr>
                      <w:rFonts w:ascii="Cambria Math" w:hAnsi="Cambria Math"/>
                      <w:i/>
                      <w:sz w:val="18"/>
                      <w:szCs w:val="18"/>
                    </w:rPr>
                  </m:ctrlPr>
                </m:sup>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ctrlPr>
                    <w:rPr>
                      <w:rFonts w:ascii="Cambria Math" w:hAnsi="Cambria Math"/>
                      <w:i/>
                      <w:sz w:val="18"/>
                      <w:szCs w:val="18"/>
                    </w:rPr>
                  </m:ctrlPr>
                </m:e>
              </m:nary>
            </m:oMath>
            <w:r>
              <w:rPr>
                <w:rFonts w:ascii="Times New Roman" w:hAnsi="Times New Roman" w:cs="Times New Roman"/>
                <w:color w:val="000000" w:themeColor="text1"/>
                <w:sz w:val="18"/>
                <w:szCs w:val="18"/>
                <w14:textFill>
                  <w14:solidFill>
                    <w14:schemeClr w14:val="tx1"/>
                  </w14:solidFill>
                </w14:textFill>
              </w:rPr>
              <w:t>，</w:t>
            </w:r>
            <m:oMath>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f>
                <m:fPr>
                  <m:ctrlPr>
                    <w:rPr>
                      <w:rFonts w:ascii="Cambria Math" w:hAnsi="Cambria Math"/>
                      <w:i/>
                      <w:sz w:val="18"/>
                      <w:szCs w:val="18"/>
                    </w:rPr>
                  </m:ctrlPr>
                </m:fPr>
                <m:num>
                  <m:r>
                    <m:rPr/>
                    <w:rPr>
                      <w:rFonts w:ascii="Cambria Math" w:hAnsi="Cambria Math"/>
                      <w:sz w:val="18"/>
                      <w:szCs w:val="18"/>
                    </w:rPr>
                    <m:t>1</m:t>
                  </m:r>
                  <m:ctrlPr>
                    <w:rPr>
                      <w:rFonts w:ascii="Cambria Math" w:hAnsi="Cambria Math"/>
                      <w:i/>
                      <w:sz w:val="18"/>
                      <w:szCs w:val="18"/>
                    </w:rPr>
                  </m:ctrlPr>
                </m:num>
                <m:den>
                  <m:r>
                    <m:rPr/>
                    <w:rPr>
                      <w:rFonts w:ascii="Cambria Math" w:hAnsi="Cambria Math"/>
                      <w:sz w:val="18"/>
                      <w:szCs w:val="18"/>
                    </w:rPr>
                    <m:t>J</m:t>
                  </m:r>
                  <m:ctrlPr>
                    <w:rPr>
                      <w:rFonts w:ascii="Cambria Math" w:hAnsi="Cambria Math"/>
                      <w:i/>
                      <w:sz w:val="18"/>
                      <w:szCs w:val="18"/>
                    </w:rPr>
                  </m:ctrlPr>
                </m:den>
              </m:f>
              <m:nary>
                <m:naryPr>
                  <m:chr m:val="∑"/>
                  <m:limLoc m:val="undOvr"/>
                  <m:ctrlPr>
                    <w:rPr>
                      <w:rFonts w:ascii="Cambria Math" w:hAnsi="Cambria Math"/>
                      <w:i/>
                      <w:sz w:val="18"/>
                      <w:szCs w:val="18"/>
                    </w:rPr>
                  </m:ctrlPr>
                </m:naryPr>
                <m:sub>
                  <m:r>
                    <m:rPr/>
                    <w:rPr>
                      <w:rFonts w:ascii="Cambria Math" w:hAnsi="Cambria Math"/>
                      <w:sz w:val="18"/>
                      <w:szCs w:val="18"/>
                    </w:rPr>
                    <m:t>j=1</m:t>
                  </m:r>
                  <m:ctrlPr>
                    <w:rPr>
                      <w:rFonts w:ascii="Cambria Math" w:hAnsi="Cambria Math"/>
                      <w:i/>
                      <w:sz w:val="18"/>
                      <w:szCs w:val="18"/>
                    </w:rPr>
                  </m:ctrlPr>
                </m:sub>
                <m:sup>
                  <m:r>
                    <m:rPr/>
                    <w:rPr>
                      <w:rFonts w:ascii="Cambria Math" w:hAnsi="Cambria Math"/>
                      <w:sz w:val="18"/>
                      <w:szCs w:val="18"/>
                    </w:rPr>
                    <m:t>J</m:t>
                  </m:r>
                  <m:ctrlPr>
                    <w:rPr>
                      <w:rFonts w:ascii="Cambria Math" w:hAnsi="Cambria Math"/>
                      <w:i/>
                      <w:sz w:val="18"/>
                      <w:szCs w:val="18"/>
                    </w:rPr>
                  </m:ctrlPr>
                </m:sup>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ctrlPr>
                    <w:rPr>
                      <w:rFonts w:ascii="Cambria Math" w:hAnsi="Cambria Math"/>
                      <w:i/>
                      <w:sz w:val="18"/>
                      <w:szCs w:val="18"/>
                    </w:rPr>
                  </m:ctrlPr>
                </m:e>
              </m:nary>
            </m:oMath>
            <w:r>
              <w:rPr>
                <w:rFonts w:hint="eastAsia" w:ascii="Times New Roman" w:hAnsi="Times New Roman" w:cs="Times New Roman"/>
                <w:color w:val="000000" w:themeColor="text1"/>
                <w:sz w:val="18"/>
                <w:szCs w:val="18"/>
                <w14:textFill>
                  <w14:solidFill>
                    <w14:schemeClr w14:val="tx1"/>
                  </w14:solidFill>
                </w14:textFill>
              </w:rPr>
              <w:t>；</w:t>
            </w:r>
          </w:p>
          <w:p>
            <w:pPr>
              <w:pStyle w:val="77"/>
              <w:numPr>
                <w:ilvl w:val="0"/>
                <w:numId w:val="15"/>
              </w:numPr>
              <w:autoSpaceDE w:val="0"/>
              <w:autoSpaceDN w:val="0"/>
              <w:ind w:firstLineChars="0"/>
              <w:rPr>
                <w:rFonts w:ascii="Times New Roman" w:hAnsi="Times New Roman" w:cs="Times New Roman"/>
                <w:color w:val="000000" w:themeColor="text1"/>
                <w:sz w:val="18"/>
                <w:szCs w:val="18"/>
                <w14:textFill>
                  <w14:solidFill>
                    <w14:schemeClr w14:val="tx1"/>
                  </w14:solidFill>
                </w14:textFill>
              </w:rPr>
            </w:pP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C</m:t>
                  </m:r>
                  <m:ctrlPr>
                    <w:rPr>
                      <w:rFonts w:hint="eastAsia" w:ascii="Cambria Math" w:hAnsi="Cambria Math"/>
                      <w:sz w:val="18"/>
                      <w:szCs w:val="18"/>
                    </w:rPr>
                  </m:ctrlPr>
                </m:sub>
              </m:sSub>
              <m:r>
                <m:rPr>
                  <m:sty m:val="p"/>
                </m:rPr>
                <w:rPr>
                  <w:rFonts w:ascii="Cambria Math" w:hAnsi="Cambria Math"/>
                  <w:sz w:val="18"/>
                  <w:szCs w:val="18"/>
                </w:rPr>
                <m:t>←∅</m:t>
              </m:r>
            </m:oMath>
            <w:r>
              <w:rPr>
                <w:rFonts w:hint="eastAsia" w:ascii="Times New Roman" w:hAnsi="Times New Roman" w:cs="Times New Roman"/>
                <w:sz w:val="18"/>
                <w:szCs w:val="18"/>
              </w:rPr>
              <w:t>；</w:t>
            </w:r>
          </w:p>
          <w:p>
            <w:pPr>
              <w:pStyle w:val="77"/>
              <w:numPr>
                <w:ilvl w:val="0"/>
                <w:numId w:val="15"/>
              </w:numPr>
              <w:autoSpaceDE w:val="0"/>
              <w:autoSpaceDN w:val="0"/>
              <w:ind w:firstLineChars="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sz w:val="18"/>
                <w:szCs w:val="18"/>
              </w:rPr>
              <w:t xml:space="preserve">for  </w:t>
            </w:r>
            <m:oMath>
              <m:r>
                <m:rPr>
                  <m:sty m:val="p"/>
                </m:rPr>
                <w:rPr>
                  <w:rFonts w:ascii="Cambria Math" w:hAnsi="Cambria Math" w:cs="Times New Roman"/>
                  <w:sz w:val="18"/>
                  <w:szCs w:val="18"/>
                </w:rPr>
                <m:t>j=1:J</m:t>
              </m:r>
            </m:oMath>
            <w:r>
              <w:rPr>
                <w:rFonts w:hint="eastAsia" w:hAnsi="Cambria Math" w:cs="Times New Roman"/>
                <w:sz w:val="18"/>
                <w:szCs w:val="18"/>
              </w:rPr>
              <w:t xml:space="preserve"> </w:t>
            </w:r>
            <w:r>
              <w:rPr>
                <w:rFonts w:ascii="Times New Roman" w:hAnsi="Times New Roman" w:cs="Times New Roman"/>
                <w:sz w:val="18"/>
                <w:szCs w:val="18"/>
              </w:rPr>
              <w:t>do</w:t>
            </w:r>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sz w:val="18"/>
                <w:szCs w:val="18"/>
              </w:rPr>
              <w:t xml:space="preserve">  </w:t>
            </w:r>
            <w:r>
              <w:rPr>
                <w:rFonts w:hint="eastAsia" w:ascii="Times New Roman" w:hAnsi="Times New Roman" w:cs="Times New Roman"/>
                <w:sz w:val="18"/>
                <w:szCs w:val="18"/>
              </w:rPr>
              <w:t xml:space="preserve">  i</w:t>
            </w:r>
            <w:r>
              <w:rPr>
                <w:rFonts w:ascii="Times New Roman" w:hAnsi="Times New Roman" w:cs="Times New Roman"/>
                <w:sz w:val="18"/>
                <w:szCs w:val="18"/>
              </w:rPr>
              <w:t>f</w:t>
            </w:r>
            <w:r>
              <w:rPr>
                <w:rFonts w:hint="eastAsia" w:ascii="Times New Roman" w:hAnsi="Times New Roman" w:cs="Times New Roman"/>
                <w:sz w:val="18"/>
                <w:szCs w:val="18"/>
              </w:rPr>
              <w:t xml:space="preserve">  </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r>
                    <m:rPr/>
                    <w:rPr>
                      <w:rFonts w:ascii="Cambria Math" w:hAnsi="Cambria Math"/>
                      <w:sz w:val="18"/>
                      <w:szCs w:val="18"/>
                    </w:rPr>
                    <m:t>&gt;v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 xml:space="preserve">&amp;&amp; </m:t>
              </m:r>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r>
                    <m:rPr/>
                    <w:rPr>
                      <w:rFonts w:ascii="Cambria Math" w:hAnsi="Cambria Math"/>
                      <w:sz w:val="18"/>
                      <w:szCs w:val="18"/>
                    </w:rPr>
                    <m:t>&gt;t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14:textFill>
                  <w14:solidFill>
                    <w14:schemeClr w14:val="tx1"/>
                  </w14:solidFill>
                </w14:textFill>
              </w:rPr>
              <w:t xml:space="preserve">       </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j</m:t>
                  </m:r>
                  <m:ctrlPr>
                    <w:rPr>
                      <w:rFonts w:hint="eastAsia" w:ascii="Cambria Math" w:hAnsi="Cambria Math"/>
                      <w:sz w:val="18"/>
                      <w:szCs w:val="18"/>
                    </w:rPr>
                  </m:ctrlPr>
                </m:sub>
              </m:sSub>
            </m:oMath>
            <w:r>
              <w:rPr>
                <w:rFonts w:hint="eastAsia" w:ascii="Times New Roman" w:hAnsi="Times New Roman" w:cs="Times New Roman"/>
                <w:color w:val="000000" w:themeColor="text1"/>
                <w:sz w:val="18"/>
                <w:szCs w:val="18"/>
                <w14:textFill>
                  <w14:solidFill>
                    <w14:schemeClr w14:val="tx1"/>
                  </w14:solidFill>
                </w14:textFill>
              </w:rPr>
              <w:t>；</w:t>
            </w:r>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 xml:space="preserve">else if </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r>
                    <m:rPr/>
                    <w:rPr>
                      <w:rFonts w:ascii="Cambria Math" w:hAnsi="Cambria Math"/>
                      <w:sz w:val="18"/>
                      <w:szCs w:val="18"/>
                    </w:rPr>
                    <m:t>&lt;v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 xml:space="preserve">&amp;&amp; </m:t>
              </m:r>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j</m:t>
                      </m:r>
                      <m:ctrlPr>
                        <w:rPr>
                          <w:rFonts w:ascii="Cambria Math" w:hAnsi="Cambria Math"/>
                          <w:i/>
                          <w:sz w:val="18"/>
                          <w:szCs w:val="18"/>
                        </w:rPr>
                      </m:ctrlPr>
                    </m:sub>
                  </m:sSub>
                  <m:r>
                    <m:rPr/>
                    <w:rPr>
                      <w:rFonts w:ascii="Cambria Math" w:hAnsi="Cambria Math"/>
                      <w:sz w:val="18"/>
                      <w:szCs w:val="18"/>
                    </w:rPr>
                    <m:t>&lt;t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14:textFill>
                  <w14:solidFill>
                    <w14:schemeClr w14:val="tx1"/>
                  </w14:solidFill>
                </w14:textFill>
              </w:rPr>
              <w:t xml:space="preserve">       </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j</m:t>
                  </m:r>
                  <m:ctrlPr>
                    <w:rPr>
                      <w:rFonts w:hint="eastAsia" w:ascii="Cambria Math" w:hAnsi="Cambria Math"/>
                      <w:sz w:val="18"/>
                      <w:szCs w:val="18"/>
                    </w:rPr>
                  </m:ctrlPr>
                </m:sub>
              </m:sSub>
            </m:oMath>
            <w:r>
              <w:rPr>
                <w:rFonts w:hint="eastAsia" w:ascii="Times New Roman" w:hAnsi="Times New Roman" w:cs="Times New Roman"/>
                <w:color w:val="000000" w:themeColor="text1"/>
                <w:sz w:val="18"/>
                <w:szCs w:val="18"/>
                <w14:textFill>
                  <w14:solidFill>
                    <w14:schemeClr w14:val="tx1"/>
                  </w14:solidFill>
                </w14:textFill>
              </w:rPr>
              <w:t>；</w:t>
            </w:r>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14:textFill>
                  <w14:solidFill>
                    <w14:schemeClr w14:val="tx1"/>
                  </w14:solidFill>
                </w14:textFill>
              </w:rPr>
              <w:t xml:space="preserve">  e</w:t>
            </w:r>
            <w:r>
              <w:rPr>
                <w:rFonts w:ascii="Times New Roman" w:hAnsi="Times New Roman" w:cs="Times New Roman"/>
                <w:color w:val="000000" w:themeColor="text1"/>
                <w:sz w:val="18"/>
                <w:szCs w:val="18"/>
                <w14:textFill>
                  <w14:solidFill>
                    <w14:schemeClr w14:val="tx1"/>
                  </w14:solidFill>
                </w14:textFill>
              </w:rPr>
              <w:t>lse</w:t>
            </w:r>
            <w:r>
              <w:rPr>
                <w:rFonts w:hint="eastAsia" w:ascii="Times New Roman" w:hAnsi="Times New Roman" w:cs="Times New Roman"/>
                <w:color w:val="000000" w:themeColor="text1"/>
                <w:sz w:val="18"/>
                <w:szCs w:val="18"/>
                <w14:textFill>
                  <w14:solidFill>
                    <w14:schemeClr w14:val="tx1"/>
                  </w14:solidFill>
                </w14:textFill>
              </w:rPr>
              <w:t xml:space="preserve">   </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C</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j</m:t>
                  </m:r>
                  <m:ctrlPr>
                    <w:rPr>
                      <w:rFonts w:hint="eastAsia" w:ascii="Cambria Math" w:hAnsi="Cambria Math"/>
                      <w:sz w:val="18"/>
                      <w:szCs w:val="18"/>
                    </w:rPr>
                  </m:ctrlPr>
                </m:sub>
              </m:sSub>
            </m:oMath>
            <w:r>
              <w:rPr>
                <w:rFonts w:hint="eastAsia" w:ascii="Times New Roman" w:hAnsi="Times New Roman" w:cs="Times New Roman"/>
                <w:color w:val="000000" w:themeColor="text1"/>
                <w:sz w:val="18"/>
                <w:szCs w:val="18"/>
                <w14:textFill>
                  <w14:solidFill>
                    <w14:schemeClr w14:val="tx1"/>
                  </w14:solidFill>
                </w14:textFill>
              </w:rPr>
              <w:t>；</w:t>
            </w:r>
          </w:p>
          <w:p>
            <w:pPr>
              <w:pStyle w:val="77"/>
              <w:numPr>
                <w:ilvl w:val="0"/>
                <w:numId w:val="15"/>
              </w:numPr>
              <w:autoSpaceDE w:val="0"/>
              <w:autoSpaceDN w:val="0"/>
              <w:ind w:firstLineChars="0"/>
              <w:rPr>
                <w:rFonts w:ascii="Times New Roman" w:hAnsi="Times New Roman" w:cs="Times New Roman"/>
                <w:sz w:val="18"/>
                <w:szCs w:val="18"/>
              </w:rPr>
            </w:pPr>
            <w:r>
              <w:rPr>
                <w:rFonts w:hint="eastAsia" w:ascii="Times New Roman" w:hAnsi="Times New Roman" w:cs="Times New Roman"/>
                <w:color w:val="000000" w:themeColor="text1"/>
                <w:sz w:val="18"/>
                <w:szCs w:val="18"/>
                <w14:textFill>
                  <w14:solidFill>
                    <w14:schemeClr w14:val="tx1"/>
                  </w14:solidFill>
                </w14:textFill>
              </w:rPr>
              <w:t>r</w:t>
            </w:r>
            <w:r>
              <w:rPr>
                <w:rFonts w:ascii="Times New Roman" w:hAnsi="Times New Roman" w:cs="Times New Roman"/>
                <w:color w:val="000000" w:themeColor="text1"/>
                <w:sz w:val="18"/>
                <w:szCs w:val="18"/>
                <w14:textFill>
                  <w14:solidFill>
                    <w14:schemeClr w14:val="tx1"/>
                  </w14:solidFill>
                </w14:textFill>
              </w:rPr>
              <w:t>eturn</w:t>
            </w:r>
            <w:r>
              <w:rPr>
                <w:rFonts w:hint="eastAsia" w:ascii="Times New Roman" w:hAnsi="Times New Roman" w:cs="Times New Roman"/>
                <w:color w:val="000000" w:themeColor="text1"/>
                <w:sz w:val="18"/>
                <w:szCs w:val="18"/>
                <w14:textFill>
                  <w14:solidFill>
                    <w14:schemeClr w14:val="tx1"/>
                  </w14:solidFill>
                </w14:textFill>
              </w:rPr>
              <w:t xml:space="preserve">   </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C</m:t>
                  </m:r>
                  <m:ctrlPr>
                    <w:rPr>
                      <w:rFonts w:hint="eastAsia" w:ascii="Cambria Math" w:hAnsi="Cambria Math"/>
                      <w:sz w:val="18"/>
                      <w:szCs w:val="18"/>
                    </w:rPr>
                  </m:ctrlPr>
                </m:sub>
              </m:sSub>
            </m:oMath>
            <w:r>
              <w:rPr>
                <w:rFonts w:hint="eastAsia" w:ascii="Times New Roman" w:hAnsi="Times New Roman" w:cs="Times New Roman"/>
                <w:color w:val="000000" w:themeColor="text1"/>
                <w:sz w:val="18"/>
                <w:szCs w:val="18"/>
                <w14:textFill>
                  <w14:solidFill>
                    <w14:schemeClr w14:val="tx1"/>
                  </w14:solidFill>
                </w14:textFill>
              </w:rPr>
              <w:t>；</w:t>
            </w:r>
            <w:r>
              <w:rPr>
                <w:rFonts w:ascii="Times New Roman" w:hAnsi="Times New Roman" w:cs="Times New Roman"/>
                <w:sz w:val="18"/>
                <w:szCs w:val="18"/>
              </w:rPr>
              <w:t xml:space="preserve"> </w:t>
            </w:r>
          </w:p>
          <w:p>
            <w:pPr>
              <w:pStyle w:val="77"/>
              <w:numPr>
                <w:ilvl w:val="0"/>
                <w:numId w:val="15"/>
              </w:numPr>
              <w:autoSpaceDE w:val="0"/>
              <w:autoSpaceDN w:val="0"/>
              <w:ind w:firstLineChars="0"/>
              <w:rPr>
                <w:rFonts w:ascii="Times New Roman" w:hAnsi="Times New Roman" w:cs="Times New Roman"/>
                <w:sz w:val="18"/>
                <w:szCs w:val="18"/>
              </w:rPr>
            </w:pPr>
            <w:r>
              <w:rPr>
                <w:rFonts w:ascii="Times New Roman" w:hAnsi="Times New Roman" w:cs="Times New Roman"/>
                <w:sz w:val="18"/>
                <w:szCs w:val="18"/>
              </w:rPr>
              <w:t>end</w:t>
            </w:r>
          </w:p>
        </w:tc>
      </w:tr>
    </w:tbl>
    <w:p>
      <w:pPr>
        <w:pStyle w:val="10"/>
        <w:snapToGrid w:val="0"/>
        <w:spacing w:after="0"/>
        <w:ind w:firstLine="360" w:firstLineChars="200"/>
        <w:jc w:val="left"/>
        <w:rPr>
          <w:sz w:val="18"/>
          <w:szCs w:val="18"/>
        </w:rPr>
      </w:pPr>
      <w:r>
        <w:rPr>
          <w:rFonts w:hint="eastAsia"/>
          <w:sz w:val="18"/>
          <w:szCs w:val="18"/>
        </w:rPr>
        <w:t>任务分类算法：算法1根据环境中</w:t>
      </w:r>
      <w:ins w:id="122" w:author="俞成琴" w:date="2022-04-14T14:27:55Z">
        <w:r>
          <w:rPr>
            <w:rFonts w:hint="eastAsia"/>
            <w:sz w:val="18"/>
            <w:szCs w:val="18"/>
            <w:lang w:eastAsia="zh-CN"/>
          </w:rPr>
          <w:t>用户终端</w:t>
        </w:r>
      </w:ins>
      <w:r>
        <w:rPr>
          <w:rFonts w:hint="eastAsia"/>
          <w:sz w:val="18"/>
          <w:szCs w:val="18"/>
        </w:rPr>
        <w:t>设备发布的任务信息将任务分为三类，每类任务</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tt</m:t>
            </m:r>
            <m:ctrlPr>
              <w:rPr>
                <w:rFonts w:hint="eastAsia" w:ascii="Cambria Math" w:hAnsi="Cambria Math"/>
                <w:sz w:val="18"/>
                <w:szCs w:val="18"/>
              </w:rPr>
            </m:ctrlPr>
          </m:sub>
        </m:sSub>
      </m:oMath>
      <w:r>
        <w:rPr>
          <w:rFonts w:hint="eastAsia"/>
          <w:sz w:val="18"/>
          <w:szCs w:val="18"/>
        </w:rPr>
        <w:t>（</w:t>
      </w:r>
      <m:oMath>
        <m:r>
          <m:rPr>
            <m:sty m:val="p"/>
          </m:rPr>
          <w:rPr>
            <w:rFonts w:ascii="Cambria Math" w:hAnsi="Cambria Math"/>
            <w:sz w:val="18"/>
            <w:szCs w:val="18"/>
          </w:rPr>
          <m:t>tt∈</m:t>
        </m:r>
        <m:d>
          <m:dPr>
            <m:begChr m:val="{"/>
            <m:endChr m:val="}"/>
            <m:ctrlPr>
              <w:rPr>
                <w:rFonts w:ascii="Cambria Math" w:hAnsi="Cambria Math"/>
                <w:sz w:val="18"/>
                <w:szCs w:val="18"/>
              </w:rPr>
            </m:ctrlPr>
          </m:dPr>
          <m:e>
            <m:r>
              <m:rPr>
                <m:sty m:val="p"/>
              </m:rPr>
              <w:rPr>
                <w:rFonts w:ascii="Cambria Math" w:hAnsi="Cambria Math"/>
                <w:sz w:val="18"/>
                <w:szCs w:val="18"/>
              </w:rPr>
              <m:t>A,B,C</m:t>
            </m:r>
            <m:ctrlPr>
              <w:rPr>
                <w:rFonts w:ascii="Cambria Math" w:hAnsi="Cambria Math"/>
                <w:sz w:val="18"/>
                <w:szCs w:val="18"/>
              </w:rPr>
            </m:ctrlPr>
          </m:e>
        </m:d>
      </m:oMath>
      <w:r>
        <w:rPr>
          <w:rFonts w:hint="eastAsia"/>
          <w:sz w:val="18"/>
          <w:szCs w:val="18"/>
        </w:rPr>
        <w:t>）包含</w:t>
      </w:r>
      <w:r>
        <w:rPr>
          <w:rFonts w:hint="eastAsia"/>
          <w:color w:val="0070C0"/>
          <w:sz w:val="18"/>
          <w:szCs w:val="18"/>
        </w:rPr>
        <w:t>报酬</w:t>
      </w:r>
      <m:oMath>
        <m:sSub>
          <m:sSubPr>
            <m:ctrlPr>
              <w:rPr>
                <w:rFonts w:ascii="Cambria Math" w:hAnsi="Cambria Math"/>
                <w:i/>
                <w:color w:val="0070C0"/>
                <w:sz w:val="18"/>
                <w:szCs w:val="18"/>
              </w:rPr>
            </m:ctrlPr>
          </m:sSubPr>
          <m:e>
            <m:r>
              <m:rPr/>
              <w:rPr>
                <w:rFonts w:ascii="Cambria Math" w:hAnsi="Cambria Math"/>
                <w:color w:val="0070C0"/>
                <w:sz w:val="18"/>
                <w:szCs w:val="18"/>
              </w:rPr>
              <m:t>v</m:t>
            </m:r>
            <m:ctrlPr>
              <w:rPr>
                <w:rFonts w:ascii="Cambria Math" w:hAnsi="Cambria Math"/>
                <w:i/>
                <w:color w:val="0070C0"/>
                <w:sz w:val="18"/>
                <w:szCs w:val="18"/>
              </w:rPr>
            </m:ctrlPr>
          </m:e>
          <m:sub>
            <m:r>
              <m:rPr/>
              <w:rPr>
                <w:rFonts w:ascii="Cambria Math" w:hAnsi="Cambria Math"/>
                <w:color w:val="0070C0"/>
                <w:sz w:val="18"/>
                <w:szCs w:val="18"/>
              </w:rPr>
              <m:t>tt</m:t>
            </m:r>
            <m:ctrlPr>
              <w:rPr>
                <w:rFonts w:ascii="Cambria Math" w:hAnsi="Cambria Math"/>
                <w:i/>
                <w:color w:val="0070C0"/>
                <w:sz w:val="18"/>
                <w:szCs w:val="18"/>
              </w:rPr>
            </m:ctrlPr>
          </m:sub>
        </m:sSub>
      </m:oMath>
      <w:r>
        <w:rPr>
          <w:rFonts w:hint="eastAsia"/>
          <w:color w:val="0070C0"/>
          <w:sz w:val="18"/>
          <w:szCs w:val="18"/>
        </w:rPr>
        <w:t>和时间成本</w:t>
      </w:r>
      <m:oMath>
        <m:sSub>
          <m:sSubPr>
            <m:ctrlPr>
              <w:rPr>
                <w:rFonts w:ascii="Cambria Math" w:hAnsi="Cambria Math"/>
                <w:i/>
                <w:color w:val="0070C0"/>
                <w:sz w:val="18"/>
                <w:szCs w:val="18"/>
              </w:rPr>
            </m:ctrlPr>
          </m:sSubPr>
          <m:e>
            <m:r>
              <m:rPr/>
              <w:rPr>
                <w:rFonts w:ascii="Cambria Math" w:hAnsi="Cambria Math"/>
                <w:color w:val="0070C0"/>
                <w:sz w:val="18"/>
                <w:szCs w:val="18"/>
              </w:rPr>
              <m:t>t</m:t>
            </m:r>
            <m:ctrlPr>
              <w:rPr>
                <w:rFonts w:ascii="Cambria Math" w:hAnsi="Cambria Math"/>
                <w:i/>
                <w:color w:val="0070C0"/>
                <w:sz w:val="18"/>
                <w:szCs w:val="18"/>
              </w:rPr>
            </m:ctrlPr>
          </m:e>
          <m:sub>
            <m:r>
              <m:rPr/>
              <w:rPr>
                <w:rFonts w:ascii="Cambria Math" w:hAnsi="Cambria Math"/>
                <w:color w:val="0070C0"/>
                <w:sz w:val="18"/>
                <w:szCs w:val="18"/>
              </w:rPr>
              <m:t>tt</m:t>
            </m:r>
            <m:ctrlPr>
              <w:rPr>
                <w:rFonts w:ascii="Cambria Math" w:hAnsi="Cambria Math"/>
                <w:i/>
                <w:color w:val="0070C0"/>
                <w:sz w:val="18"/>
                <w:szCs w:val="18"/>
              </w:rPr>
            </m:ctrlPr>
          </m:sub>
        </m:sSub>
      </m:oMath>
      <w:r>
        <w:rPr>
          <w:rFonts w:hint="eastAsia"/>
          <w:color w:val="0070C0"/>
          <w:sz w:val="18"/>
          <w:szCs w:val="18"/>
        </w:rPr>
        <w:t>两属性</w:t>
      </w:r>
      <m:oMath>
        <m:sSub>
          <m:sSubPr>
            <m:ctrlPr>
              <w:rPr>
                <w:rFonts w:ascii="Cambria Math" w:hAnsi="Cambria Math"/>
                <w:i/>
                <w:color w:val="0070C0"/>
                <w:sz w:val="18"/>
                <w:szCs w:val="18"/>
              </w:rPr>
            </m:ctrlPr>
          </m:sSubPr>
          <m:e>
            <m:r>
              <m:rPr/>
              <w:rPr>
                <w:rFonts w:ascii="Cambria Math" w:hAnsi="Cambria Math"/>
                <w:color w:val="0070C0"/>
                <w:sz w:val="18"/>
                <w:szCs w:val="18"/>
              </w:rPr>
              <m:t>τ</m:t>
            </m:r>
            <m:ctrlPr>
              <w:rPr>
                <w:rFonts w:ascii="Cambria Math" w:hAnsi="Cambria Math"/>
                <w:i/>
                <w:color w:val="0070C0"/>
                <w:sz w:val="18"/>
                <w:szCs w:val="18"/>
              </w:rPr>
            </m:ctrlPr>
          </m:e>
          <m:sub>
            <m:r>
              <m:rPr/>
              <w:rPr>
                <w:rFonts w:ascii="Cambria Math" w:hAnsi="Cambria Math"/>
                <w:color w:val="0070C0"/>
                <w:sz w:val="18"/>
                <w:szCs w:val="18"/>
              </w:rPr>
              <m:t>tt</m:t>
            </m:r>
            <m:ctrlPr>
              <w:rPr>
                <w:rFonts w:ascii="Cambria Math" w:hAnsi="Cambria Math"/>
                <w:i/>
                <w:color w:val="0070C0"/>
                <w:sz w:val="18"/>
                <w:szCs w:val="18"/>
              </w:rPr>
            </m:ctrlPr>
          </m:sub>
        </m:sSub>
        <m:r>
          <m:rPr/>
          <w:rPr>
            <w:rFonts w:ascii="Cambria Math" w:hAnsi="Cambria Math"/>
            <w:color w:val="0070C0"/>
            <w:sz w:val="18"/>
            <w:szCs w:val="18"/>
          </w:rPr>
          <m:t>(</m:t>
        </m:r>
        <m:sSub>
          <m:sSubPr>
            <m:ctrlPr>
              <w:rPr>
                <w:rFonts w:ascii="Cambria Math" w:hAnsi="Cambria Math"/>
                <w:i/>
                <w:color w:val="0070C0"/>
                <w:sz w:val="18"/>
                <w:szCs w:val="18"/>
              </w:rPr>
            </m:ctrlPr>
          </m:sSubPr>
          <m:e>
            <m:r>
              <m:rPr/>
              <w:rPr>
                <w:rFonts w:ascii="Cambria Math" w:hAnsi="Cambria Math"/>
                <w:color w:val="0070C0"/>
                <w:sz w:val="18"/>
                <w:szCs w:val="18"/>
              </w:rPr>
              <m:t>v</m:t>
            </m:r>
            <m:ctrlPr>
              <w:rPr>
                <w:rFonts w:ascii="Cambria Math" w:hAnsi="Cambria Math"/>
                <w:i/>
                <w:color w:val="0070C0"/>
                <w:sz w:val="18"/>
                <w:szCs w:val="18"/>
              </w:rPr>
            </m:ctrlPr>
          </m:e>
          <m:sub>
            <m:r>
              <m:rPr/>
              <w:rPr>
                <w:rFonts w:ascii="Cambria Math" w:hAnsi="Cambria Math"/>
                <w:color w:val="0070C0"/>
                <w:sz w:val="18"/>
                <w:szCs w:val="18"/>
              </w:rPr>
              <m:t>tt</m:t>
            </m:r>
            <m:ctrlPr>
              <w:rPr>
                <w:rFonts w:ascii="Cambria Math" w:hAnsi="Cambria Math"/>
                <w:i/>
                <w:color w:val="0070C0"/>
                <w:sz w:val="18"/>
                <w:szCs w:val="18"/>
              </w:rPr>
            </m:ctrlPr>
          </m:sub>
        </m:sSub>
        <m:r>
          <m:rPr/>
          <w:rPr>
            <w:rFonts w:ascii="Cambria Math" w:hAnsi="Cambria Math"/>
            <w:color w:val="0070C0"/>
            <w:sz w:val="18"/>
            <w:szCs w:val="18"/>
          </w:rPr>
          <m:t>,</m:t>
        </m:r>
        <m:sSub>
          <m:sSubPr>
            <m:ctrlPr>
              <w:rPr>
                <w:rFonts w:ascii="Cambria Math" w:hAnsi="Cambria Math"/>
                <w:i/>
                <w:color w:val="0070C0"/>
                <w:sz w:val="18"/>
                <w:szCs w:val="18"/>
              </w:rPr>
            </m:ctrlPr>
          </m:sSubPr>
          <m:e>
            <m:r>
              <m:rPr/>
              <w:rPr>
                <w:rFonts w:ascii="Cambria Math" w:hAnsi="Cambria Math"/>
                <w:color w:val="0070C0"/>
                <w:sz w:val="18"/>
                <w:szCs w:val="18"/>
              </w:rPr>
              <m:t>t</m:t>
            </m:r>
            <m:ctrlPr>
              <w:rPr>
                <w:rFonts w:ascii="Cambria Math" w:hAnsi="Cambria Math"/>
                <w:i/>
                <w:color w:val="0070C0"/>
                <w:sz w:val="18"/>
                <w:szCs w:val="18"/>
              </w:rPr>
            </m:ctrlPr>
          </m:e>
          <m:sub>
            <m:r>
              <m:rPr/>
              <w:rPr>
                <w:rFonts w:ascii="Cambria Math" w:hAnsi="Cambria Math"/>
                <w:color w:val="0070C0"/>
                <w:sz w:val="18"/>
                <w:szCs w:val="18"/>
              </w:rPr>
              <m:t>tt</m:t>
            </m:r>
            <m:ctrlPr>
              <w:rPr>
                <w:rFonts w:ascii="Cambria Math" w:hAnsi="Cambria Math"/>
                <w:i/>
                <w:color w:val="0070C0"/>
                <w:sz w:val="18"/>
                <w:szCs w:val="18"/>
              </w:rPr>
            </m:ctrlPr>
          </m:sub>
        </m:sSub>
        <m:r>
          <m:rPr/>
          <w:rPr>
            <w:rFonts w:ascii="Cambria Math" w:hAnsi="Cambria Math"/>
            <w:color w:val="0070C0"/>
            <w:sz w:val="18"/>
            <w:szCs w:val="18"/>
          </w:rPr>
          <m:t>)</m:t>
        </m:r>
      </m:oMath>
      <w:r>
        <w:rPr>
          <w:rFonts w:hint="eastAsia"/>
          <w:sz w:val="18"/>
          <w:szCs w:val="18"/>
        </w:rPr>
        <w:t>，取该类任务的平均值为其属性值。此时环境中任务的</w:t>
      </w:r>
      <w:r>
        <w:rPr>
          <w:rFonts w:hint="eastAsia"/>
          <w:color w:val="0070C0"/>
          <w:sz w:val="18"/>
          <w:szCs w:val="18"/>
        </w:rPr>
        <w:t>参考点为</w:t>
      </w:r>
      <m:oMath>
        <m:r>
          <m:rPr/>
          <w:rPr>
            <w:rFonts w:ascii="Cambria Math" w:hAnsi="Cambria Math"/>
            <w:color w:val="0070C0"/>
            <w:sz w:val="18"/>
            <w:szCs w:val="18"/>
          </w:rPr>
          <m:t>r(</m:t>
        </m:r>
        <m:sSub>
          <m:sSubPr>
            <m:ctrlPr>
              <w:rPr>
                <w:rFonts w:ascii="Cambria Math" w:hAnsi="Cambria Math"/>
                <w:i/>
                <w:color w:val="0070C0"/>
                <w:sz w:val="18"/>
                <w:szCs w:val="18"/>
              </w:rPr>
            </m:ctrlPr>
          </m:sSubPr>
          <m:e>
            <m:r>
              <m:rPr/>
              <w:rPr>
                <w:rFonts w:ascii="Cambria Math" w:hAnsi="Cambria Math"/>
                <w:color w:val="0070C0"/>
                <w:sz w:val="18"/>
                <w:szCs w:val="18"/>
              </w:rPr>
              <m:t>v</m:t>
            </m:r>
            <m:ctrlPr>
              <w:rPr>
                <w:rFonts w:ascii="Cambria Math" w:hAnsi="Cambria Math"/>
                <w:i/>
                <w:color w:val="0070C0"/>
                <w:sz w:val="18"/>
                <w:szCs w:val="18"/>
              </w:rPr>
            </m:ctrlPr>
          </m:e>
          <m:sub>
            <m:r>
              <m:rPr/>
              <w:rPr>
                <w:rFonts w:ascii="Cambria Math" w:hAnsi="Cambria Math"/>
                <w:color w:val="0070C0"/>
                <w:sz w:val="18"/>
                <w:szCs w:val="18"/>
              </w:rPr>
              <m:t>ave</m:t>
            </m:r>
            <m:ctrlPr>
              <w:rPr>
                <w:rFonts w:ascii="Cambria Math" w:hAnsi="Cambria Math"/>
                <w:i/>
                <w:color w:val="0070C0"/>
                <w:sz w:val="18"/>
                <w:szCs w:val="18"/>
              </w:rPr>
            </m:ctrlPr>
          </m:sub>
        </m:sSub>
        <m:r>
          <m:rPr/>
          <w:rPr>
            <w:rFonts w:ascii="Cambria Math" w:hAnsi="Cambria Math"/>
            <w:color w:val="0070C0"/>
            <w:sz w:val="18"/>
            <w:szCs w:val="18"/>
          </w:rPr>
          <m:t>,</m:t>
        </m:r>
        <m:sSub>
          <m:sSubPr>
            <m:ctrlPr>
              <w:rPr>
                <w:rFonts w:ascii="Cambria Math" w:hAnsi="Cambria Math"/>
                <w:i/>
                <w:color w:val="0070C0"/>
                <w:sz w:val="18"/>
                <w:szCs w:val="18"/>
              </w:rPr>
            </m:ctrlPr>
          </m:sSubPr>
          <m:e>
            <m:r>
              <m:rPr/>
              <w:rPr>
                <w:rFonts w:ascii="Cambria Math" w:hAnsi="Cambria Math"/>
                <w:color w:val="0070C0"/>
                <w:sz w:val="18"/>
                <w:szCs w:val="18"/>
              </w:rPr>
              <m:t>t</m:t>
            </m:r>
            <m:ctrlPr>
              <w:rPr>
                <w:rFonts w:ascii="Cambria Math" w:hAnsi="Cambria Math"/>
                <w:i/>
                <w:color w:val="0070C0"/>
                <w:sz w:val="18"/>
                <w:szCs w:val="18"/>
              </w:rPr>
            </m:ctrlPr>
          </m:e>
          <m:sub>
            <m:r>
              <m:rPr/>
              <w:rPr>
                <w:rFonts w:ascii="Cambria Math" w:hAnsi="Cambria Math"/>
                <w:color w:val="0070C0"/>
                <w:sz w:val="18"/>
                <w:szCs w:val="18"/>
              </w:rPr>
              <m:t>ave</m:t>
            </m:r>
            <m:ctrlPr>
              <w:rPr>
                <w:rFonts w:ascii="Cambria Math" w:hAnsi="Cambria Math"/>
                <w:i/>
                <w:color w:val="0070C0"/>
                <w:sz w:val="18"/>
                <w:szCs w:val="18"/>
              </w:rPr>
            </m:ctrlPr>
          </m:sub>
        </m:sSub>
        <m:r>
          <m:rPr/>
          <w:rPr>
            <w:rFonts w:ascii="Cambria Math" w:hAnsi="Cambria Math"/>
            <w:color w:val="0070C0"/>
            <w:sz w:val="18"/>
            <w:szCs w:val="18"/>
          </w:rPr>
          <m:t>)</m:t>
        </m:r>
      </m:oMath>
      <w:r>
        <w:rPr>
          <w:rFonts w:hint="eastAsia"/>
          <w:sz w:val="18"/>
          <w:szCs w:val="18"/>
        </w:rPr>
        <w:t>。</w:t>
      </w:r>
    </w:p>
    <w:p>
      <w:pPr>
        <w:pStyle w:val="10"/>
        <w:snapToGrid w:val="0"/>
        <w:spacing w:after="0"/>
        <w:ind w:firstLine="360" w:firstLineChars="200"/>
        <w:jc w:val="left"/>
        <w:rPr>
          <w:sz w:val="18"/>
          <w:szCs w:val="18"/>
        </w:rPr>
      </w:pPr>
      <w:r>
        <w:rPr>
          <w:rFonts w:hint="eastAsia"/>
          <w:sz w:val="18"/>
          <w:szCs w:val="18"/>
        </w:rPr>
        <w:t>为了体现任务的综合吸引力情况，构造</w:t>
      </w:r>
      <m:oMath>
        <m:r>
          <m:rPr>
            <m:sty m:val="p"/>
          </m:rPr>
          <w:rPr>
            <w:rFonts w:ascii="Cambria Math" w:hAnsi="Cambria Math"/>
            <w:sz w:val="18"/>
            <w:szCs w:val="18"/>
          </w:rPr>
          <m:t>tt</m:t>
        </m:r>
      </m:oMath>
      <w:r>
        <w:rPr>
          <w:rFonts w:hint="eastAsia"/>
          <w:sz w:val="18"/>
          <w:szCs w:val="18"/>
        </w:rPr>
        <w:t>类任务基于参考点的吸引力函数。雾节点根据</w:t>
      </w:r>
      <w:r>
        <w:rPr>
          <w:rFonts w:hint="eastAsia"/>
          <w:sz w:val="18"/>
          <w:szCs w:val="18"/>
          <w:lang w:val="en-US" w:eastAsia="zh-CN"/>
        </w:rPr>
        <w:t>自身满意度阈值以及</w:t>
      </w:r>
      <w:r>
        <w:rPr>
          <w:rFonts w:hint="eastAsia"/>
          <w:sz w:val="18"/>
          <w:szCs w:val="18"/>
        </w:rPr>
        <w:t>对每一类任务吸引力值的大小决定是否参与卸载任务</w:t>
      </w:r>
      <w:r>
        <w:rPr>
          <w:rFonts w:hint="eastAsia"/>
          <w:sz w:val="18"/>
          <w:szCs w:val="18"/>
          <w:lang w:eastAsia="zh-CN"/>
        </w:rPr>
        <w:t>，</w:t>
      </w:r>
      <w:r>
        <w:rPr>
          <w:rFonts w:hint="eastAsia"/>
          <w:sz w:val="18"/>
          <w:szCs w:val="18"/>
          <w:lang w:val="en-US" w:eastAsia="zh-CN"/>
        </w:rPr>
        <w:t>其中</w:t>
      </w:r>
      <w:r>
        <w:rPr>
          <w:rFonts w:hint="eastAsia"/>
          <w:color w:val="0070C0"/>
          <w:sz w:val="18"/>
          <w:szCs w:val="18"/>
          <w:lang w:val="en-US" w:eastAsia="zh-CN"/>
        </w:rPr>
        <w:t>满意度阈值表示雾节点对任务的偏好满足感</w:t>
      </w:r>
      <w:r>
        <w:rPr>
          <w:rFonts w:hint="eastAsia"/>
          <w:sz w:val="18"/>
          <w:szCs w:val="18"/>
          <w:lang w:val="en-US" w:eastAsia="zh-CN"/>
        </w:rPr>
        <w:t>，具体定义见3.3.3节。</w:t>
      </w:r>
      <w:r>
        <w:rPr>
          <w:rFonts w:hint="eastAsia"/>
          <w:sz w:val="18"/>
          <w:szCs w:val="18"/>
        </w:rPr>
        <w:t>当某一类任务</w:t>
      </w:r>
      <w:r>
        <w:rPr>
          <w:rFonts w:hint="eastAsia"/>
          <w:color w:val="0070C0"/>
          <w:sz w:val="18"/>
          <w:szCs w:val="18"/>
        </w:rPr>
        <w:t>吸引力值大于其他类</w:t>
      </w:r>
      <w:r>
        <w:rPr>
          <w:rFonts w:hint="eastAsia"/>
          <w:sz w:val="18"/>
          <w:szCs w:val="18"/>
        </w:rPr>
        <w:t>任务，且</w:t>
      </w:r>
      <w:r>
        <w:rPr>
          <w:rFonts w:hint="eastAsia"/>
          <w:color w:val="0070C0"/>
          <w:sz w:val="18"/>
          <w:szCs w:val="18"/>
        </w:rPr>
        <w:t>大于雾节点的满意度阈值</w:t>
      </w:r>
      <w:r>
        <w:rPr>
          <w:rFonts w:hint="eastAsia"/>
          <w:sz w:val="18"/>
          <w:szCs w:val="18"/>
          <w:lang w:eastAsia="zh-CN"/>
        </w:rPr>
        <w:t>，</w:t>
      </w:r>
      <w:r>
        <w:rPr>
          <w:rFonts w:hint="eastAsia"/>
          <w:sz w:val="18"/>
          <w:szCs w:val="18"/>
        </w:rPr>
        <w:t>雾节点选择参与该类卸载任务。</w:t>
      </w:r>
    </w:p>
    <w:p>
      <w:pPr>
        <w:pStyle w:val="10"/>
        <w:snapToGrid w:val="0"/>
        <w:spacing w:after="0"/>
        <w:ind w:firstLine="360" w:firstLineChars="200"/>
        <w:jc w:val="left"/>
        <w:rPr>
          <w:sz w:val="18"/>
          <w:szCs w:val="18"/>
        </w:rPr>
      </w:pPr>
      <w:r>
        <w:rPr>
          <w:rFonts w:hint="eastAsia"/>
          <w:sz w:val="18"/>
          <w:szCs w:val="18"/>
        </w:rPr>
        <w:t>为了消除两属性的数值在量纲上的差异性，首先需要对原始数据进行放缩，使两属性的量纲在同一规模上，本文使用线性归一化处理，将报酬的数值放缩到与时间成本同一量纲上，如公式（2）所示：</w:t>
      </w:r>
    </w:p>
    <w:p>
      <w:pPr>
        <w:pStyle w:val="10"/>
        <w:snapToGrid w:val="0"/>
        <w:spacing w:after="0"/>
        <w:ind w:firstLine="360" w:firstLineChars="200"/>
        <w:jc w:val="left"/>
        <w:rPr>
          <w:sz w:val="18"/>
          <w:szCs w:val="18"/>
        </w:rPr>
      </w:pPr>
      <m:oMathPara>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i</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max</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r>
            <m:rP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i</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ctrlPr>
                <w:rPr>
                  <w:rFonts w:ascii="Cambria Math" w:hAnsi="Cambria Math"/>
                  <w:i/>
                  <w:sz w:val="18"/>
                  <w:szCs w:val="18"/>
                </w:rPr>
              </m:ctrlPr>
            </m:num>
            <m:den>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max</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ctrlPr>
                <w:rPr>
                  <w:rFonts w:ascii="Cambria Math" w:hAnsi="Cambria Math"/>
                  <w:i/>
                  <w:sz w:val="18"/>
                  <w:szCs w:val="18"/>
                </w:rPr>
              </m:ctrlPr>
            </m:den>
          </m:f>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r>
            <m:rPr/>
            <w:rPr>
              <w:rFonts w:ascii="Cambria Math" w:hAnsi="Cambria Math"/>
              <w:sz w:val="18"/>
              <w:szCs w:val="18"/>
            </w:rPr>
            <m:t xml:space="preserve">                (2)</m:t>
          </m:r>
        </m:oMath>
      </m:oMathPara>
    </w:p>
    <w:p>
      <w:pPr>
        <w:pStyle w:val="10"/>
        <w:snapToGrid w:val="0"/>
        <w:spacing w:after="0"/>
        <w:ind w:firstLine="360" w:firstLineChars="200"/>
        <w:jc w:val="left"/>
        <w:rPr>
          <w:sz w:val="18"/>
          <w:szCs w:val="18"/>
        </w:rPr>
      </w:pPr>
      <w:r>
        <w:rPr>
          <w:rFonts w:hint="eastAsia"/>
          <w:sz w:val="18"/>
          <w:szCs w:val="18"/>
        </w:rPr>
        <w:t>其中</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i</m:t>
            </m:r>
            <m:ctrlPr>
              <w:rPr>
                <w:rFonts w:ascii="Cambria Math" w:hAnsi="Cambria Math"/>
                <w:i/>
                <w:sz w:val="18"/>
                <w:szCs w:val="18"/>
              </w:rPr>
            </m:ctrlPr>
          </m:sub>
        </m:sSub>
        <m:r>
          <m:rPr/>
          <w:rPr>
            <w:rFonts w:ascii="Cambria Math" w:hAnsi="Cambria Math"/>
            <w:sz w:val="18"/>
            <w:szCs w:val="18"/>
          </w:rPr>
          <m:t>'</m:t>
        </m:r>
      </m:oMath>
      <w:r>
        <w:rPr>
          <w:rFonts w:hint="eastAsia"/>
          <w:sz w:val="18"/>
          <w:szCs w:val="18"/>
        </w:rPr>
        <w:t>，</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i</m:t>
            </m:r>
            <m:ctrlPr>
              <w:rPr>
                <w:rFonts w:ascii="Cambria Math" w:hAnsi="Cambria Math"/>
                <w:i/>
                <w:sz w:val="18"/>
                <w:szCs w:val="18"/>
              </w:rPr>
            </m:ctrlPr>
          </m:sub>
        </m:sSub>
      </m:oMath>
      <w:r>
        <w:rPr>
          <w:rFonts w:hint="eastAsia"/>
          <w:sz w:val="18"/>
          <w:szCs w:val="18"/>
        </w:rPr>
        <w:t>分别表示数据归一化处理前、后的值，</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max</m:t>
            </m:r>
            <m:ctrlPr>
              <w:rPr>
                <w:rFonts w:ascii="Cambria Math" w:hAnsi="Cambria Math"/>
                <w:i/>
                <w:sz w:val="18"/>
                <w:szCs w:val="18"/>
              </w:rPr>
            </m:ctrlPr>
          </m:sub>
        </m:sSub>
      </m:oMath>
      <w:r>
        <w:rPr>
          <w:rFonts w:hint="eastAsia"/>
          <w:sz w:val="18"/>
          <w:szCs w:val="18"/>
        </w:rPr>
        <w:t>，</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oMath>
      <w:r>
        <w:rPr>
          <w:rFonts w:hint="eastAsia"/>
          <w:sz w:val="18"/>
          <w:szCs w:val="18"/>
        </w:rPr>
        <w:t>，</w:t>
      </w:r>
      <m:oMath>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max</m:t>
            </m:r>
            <m:ctrlPr>
              <w:rPr>
                <w:rFonts w:ascii="Cambria Math" w:hAnsi="Cambria Math"/>
                <w:i/>
                <w:sz w:val="18"/>
                <w:szCs w:val="18"/>
              </w:rPr>
            </m:ctrlPr>
          </m:sub>
        </m:sSub>
      </m:oMath>
      <w:r>
        <w:rPr>
          <w:rFonts w:hint="eastAsia"/>
          <w:sz w:val="18"/>
          <w:szCs w:val="18"/>
        </w:rPr>
        <w:t>，</w:t>
      </w:r>
      <m:oMath>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min</m:t>
            </m:r>
            <m:ctrlPr>
              <w:rPr>
                <w:rFonts w:ascii="Cambria Math" w:hAnsi="Cambria Math"/>
                <w:i/>
                <w:sz w:val="18"/>
                <w:szCs w:val="18"/>
              </w:rPr>
            </m:ctrlPr>
          </m:sub>
        </m:sSub>
      </m:oMath>
      <w:r>
        <w:rPr>
          <w:rFonts w:hint="eastAsia"/>
          <w:sz w:val="18"/>
          <w:szCs w:val="18"/>
        </w:rPr>
        <w:t>分别表示样本数据中两属性的最大值、最小值。本文之后所有公式中所涉及到的报酬属性数值均经过归一化处理。因此，</w:t>
      </w:r>
      <w:ins w:id="123" w:author="俞成琴" w:date="2022-04-18T10:50:46Z">
        <w:r>
          <w:rPr>
            <w:rFonts w:hint="eastAsia"/>
            <w:sz w:val="18"/>
            <w:szCs w:val="18"/>
            <w:lang w:val="en-US" w:eastAsia="zh-CN"/>
          </w:rPr>
          <w:t>平台</w:t>
        </w:r>
      </w:ins>
      <w:ins w:id="124" w:author="俞成琴" w:date="2022-04-18T10:50:48Z">
        <w:r>
          <w:rPr>
            <w:rFonts w:hint="eastAsia"/>
            <w:sz w:val="18"/>
            <w:szCs w:val="18"/>
            <w:lang w:val="en-US" w:eastAsia="zh-CN"/>
          </w:rPr>
          <w:t>规定</w:t>
        </w:r>
      </w:ins>
      <w:r>
        <w:rPr>
          <w:rFonts w:hint="eastAsia"/>
          <w:sz w:val="18"/>
          <w:szCs w:val="18"/>
        </w:rPr>
        <w:t>将任务在两个属性上的吸引力值</w:t>
      </w:r>
      <w:r>
        <w:rPr>
          <w:rFonts w:hint="eastAsia"/>
          <w:color w:val="0070C0"/>
          <w:sz w:val="18"/>
          <w:szCs w:val="18"/>
        </w:rPr>
        <w:t>相加</w:t>
      </w:r>
      <w:r>
        <w:rPr>
          <w:rFonts w:hint="eastAsia"/>
          <w:sz w:val="18"/>
          <w:szCs w:val="18"/>
        </w:rPr>
        <w:t>得到任务整体的吸引力值，任务的吸引力值越高则越有可能被雾节点选择。由此得到</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tt</m:t>
            </m:r>
            <m:ctrlPr>
              <w:rPr>
                <w:rFonts w:hint="eastAsia" w:ascii="Cambria Math" w:hAnsi="Cambria Math"/>
                <w:sz w:val="18"/>
                <w:szCs w:val="18"/>
              </w:rPr>
            </m:ctrlPr>
          </m:sub>
        </m:sSub>
      </m:oMath>
      <w:r>
        <w:rPr>
          <w:rFonts w:hint="eastAsia"/>
          <w:sz w:val="18"/>
          <w:szCs w:val="18"/>
        </w:rPr>
        <w:t>基于参考点</w:t>
      </w:r>
      <m:oMath>
        <m:r>
          <m:rPr/>
          <w:rPr>
            <w:rFonts w:ascii="Cambria Math" w:hAnsi="Cambria Math"/>
            <w:sz w:val="18"/>
            <w:szCs w:val="18"/>
          </w:rPr>
          <m:t>r</m:t>
        </m:r>
      </m:oMath>
      <w:r>
        <w:rPr>
          <w:rFonts w:hint="eastAsia"/>
          <w:sz w:val="18"/>
          <w:szCs w:val="18"/>
        </w:rPr>
        <w:t>的吸引力函数如(3)所示：</w:t>
      </w:r>
    </w:p>
    <w:p>
      <w:pPr>
        <w:pStyle w:val="10"/>
        <w:snapToGrid w:val="0"/>
        <w:spacing w:after="0"/>
        <w:ind w:firstLine="360" w:firstLineChars="200"/>
        <w:jc w:val="left"/>
        <w:rPr>
          <w:sz w:val="18"/>
          <w:szCs w:val="18"/>
        </w:rPr>
      </w:pPr>
      <m:oMathPara>
        <m:oMath>
          <m:r>
            <m:rPr>
              <m:sty m:val="p"/>
            </m:rPr>
            <w:rPr>
              <w:rFonts w:ascii="Cambria Math" w:hAnsi="Cambria Math"/>
              <w:sz w:val="18"/>
              <w:szCs w:val="18"/>
            </w:rPr>
            <m:t>M(</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tt</m:t>
              </m:r>
              <m:ctrlPr>
                <w:rPr>
                  <w:rFonts w:hint="eastAsia" w:ascii="Cambria Math" w:hAnsi="Cambria Math"/>
                  <w:sz w:val="18"/>
                  <w:szCs w:val="18"/>
                </w:rPr>
              </m:ctrlPr>
            </m:sub>
          </m:sSub>
          <m:r>
            <m:rPr>
              <m:sty m:val="p"/>
            </m:rPr>
            <w:rPr>
              <w:rFonts w:ascii="Cambria Math" w:hAnsi="Cambria Math"/>
              <w:sz w:val="18"/>
              <w:szCs w:val="18"/>
            </w:rPr>
            <m:t>|r)=</m:t>
          </m:r>
          <m:sSub>
            <m:sSubPr>
              <m:ctrlPr>
                <w:rPr>
                  <w:rFonts w:ascii="Cambria Math" w:hAnsi="Cambria Math"/>
                  <w:i/>
                  <w:sz w:val="18"/>
                  <w:szCs w:val="18"/>
                </w:rPr>
              </m:ctrlPr>
            </m:sSubPr>
            <m:e>
              <m:r>
                <m:rPr/>
                <w:rPr>
                  <w:rFonts w:ascii="Cambria Math" w:hAnsi="Cambria Math"/>
                  <w:sz w:val="18"/>
                  <w:szCs w:val="18"/>
                </w:rPr>
                <m:t>P</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Q</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                (3)</m:t>
          </m:r>
        </m:oMath>
      </m:oMathPara>
    </w:p>
    <w:p>
      <w:pPr>
        <w:pStyle w:val="10"/>
        <w:snapToGrid w:val="0"/>
        <w:spacing w:after="0"/>
        <w:ind w:firstLine="360" w:firstLineChars="200"/>
        <w:jc w:val="left"/>
        <w:rPr>
          <w:sz w:val="18"/>
          <w:szCs w:val="18"/>
        </w:rPr>
      </w:pPr>
      <w:r>
        <w:rPr>
          <w:rFonts w:hint="eastAsia"/>
          <w:sz w:val="18"/>
          <w:szCs w:val="18"/>
        </w:rPr>
        <w:t>其中</w:t>
      </w:r>
      <m:oMath>
        <m:sSub>
          <m:sSubPr>
            <m:ctrlPr>
              <w:rPr>
                <w:rFonts w:ascii="Cambria Math" w:hAnsi="Cambria Math"/>
                <w:i/>
                <w:sz w:val="18"/>
                <w:szCs w:val="18"/>
              </w:rPr>
            </m:ctrlPr>
          </m:sSubPr>
          <m:e>
            <m:r>
              <m:rPr/>
              <w:rPr>
                <w:rFonts w:ascii="Cambria Math" w:hAnsi="Cambria Math"/>
                <w:sz w:val="18"/>
                <w:szCs w:val="18"/>
              </w:rPr>
              <m:t>P</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oMath>
      <w:r>
        <w:rPr>
          <w:rFonts w:hint="eastAsia"/>
          <w:sz w:val="18"/>
          <w:szCs w:val="18"/>
        </w:rPr>
        <w:t>表示tt类任务基于参考点</w:t>
      </w:r>
      <m:oMath>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r>
        <w:rPr>
          <w:rFonts w:hint="eastAsia"/>
          <w:sz w:val="18"/>
          <w:szCs w:val="18"/>
        </w:rPr>
        <w:t>的报酬吸引力；</w:t>
      </w:r>
      <m:oMath>
        <m:sSub>
          <m:sSubPr>
            <m:ctrlPr>
              <w:rPr>
                <w:rFonts w:ascii="Cambria Math" w:hAnsi="Cambria Math"/>
                <w:i/>
                <w:sz w:val="18"/>
                <w:szCs w:val="18"/>
              </w:rPr>
            </m:ctrlPr>
          </m:sSubPr>
          <m:e>
            <m:r>
              <m:rPr/>
              <w:rPr>
                <w:rFonts w:ascii="Cambria Math" w:hAnsi="Cambria Math"/>
                <w:sz w:val="18"/>
                <w:szCs w:val="18"/>
              </w:rPr>
              <m:t>Q</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oMath>
      <w:r>
        <w:rPr>
          <w:rFonts w:hint="eastAsia"/>
          <w:sz w:val="18"/>
          <w:szCs w:val="18"/>
        </w:rPr>
        <w:t>表示tt类任务基于参考点</w:t>
      </w:r>
      <m:oMath>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r>
        <w:rPr>
          <w:rFonts w:hint="eastAsia"/>
          <w:sz w:val="18"/>
          <w:szCs w:val="18"/>
        </w:rPr>
        <w:t>的时间成本吸引力，根据</w:t>
      </w:r>
      <w:r>
        <w:rPr>
          <w:rFonts w:hint="eastAsia"/>
          <w:sz w:val="18"/>
          <w:szCs w:val="18"/>
          <w:lang w:val="en-US" w:eastAsia="zh-CN"/>
        </w:rPr>
        <w:t>参照依赖</w:t>
      </w:r>
      <w:r>
        <w:rPr>
          <w:rFonts w:hint="eastAsia"/>
          <w:sz w:val="18"/>
          <w:szCs w:val="18"/>
        </w:rPr>
        <w:t>价值函数公式的定义及公式（2），报酬和时间成本吸引力函数表达式分别如(4)(5)所示：</w:t>
      </w:r>
    </w:p>
    <w:p>
      <w:pPr>
        <w:ind w:firstLine="360" w:firstLineChars="200"/>
        <w:rPr>
          <w:rFonts w:ascii="宋体" w:hAnsi="宋体"/>
          <w:kern w:val="2"/>
          <w:sz w:val="18"/>
          <w:szCs w:val="18"/>
          <w:lang w:eastAsia="zh-CN"/>
        </w:rPr>
      </w:pPr>
    </w:p>
    <w:p>
      <w:pPr>
        <w:pStyle w:val="10"/>
        <w:snapToGrid w:val="0"/>
        <w:spacing w:after="0"/>
        <w:ind w:firstLine="360" w:firstLineChars="200"/>
        <w:jc w:val="left"/>
        <w:rPr>
          <w:rFonts w:hAnsi="Cambria Math"/>
          <w:sz w:val="18"/>
          <w:szCs w:val="18"/>
        </w:rPr>
      </w:pPr>
      <m:oMathPara>
        <m:oMath>
          <m:sSub>
            <m:sSubPr>
              <m:ctrlPr>
                <w:rPr>
                  <w:rFonts w:ascii="Cambria Math" w:hAnsi="Cambria Math"/>
                  <w:i/>
                  <w:sz w:val="18"/>
                  <w:szCs w:val="18"/>
                </w:rPr>
              </m:ctrlPr>
            </m:sSubPr>
            <m:e>
              <m:r>
                <m:rPr/>
                <w:rPr>
                  <w:rFonts w:ascii="Cambria Math" w:hAnsi="Cambria Math"/>
                  <w:sz w:val="18"/>
                  <w:szCs w:val="18"/>
                </w:rPr>
                <m:t>P</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d>
            <m:dPr>
              <m:begChr m:val="{"/>
              <m:endChr m:val=""/>
              <m:ctrlPr>
                <w:rPr>
                  <w:rFonts w:ascii="Cambria Math" w:hAnsi="Cambria Math"/>
                  <w:i/>
                  <w:sz w:val="18"/>
                  <w:szCs w:val="18"/>
                </w:rPr>
              </m:ctrlPr>
            </m:dPr>
            <m:e>
              <m:eqArr>
                <m:eqArrPr>
                  <m:ctrlPr>
                    <w:rPr>
                      <w:rFonts w:ascii="Cambria Math" w:hAnsi="Cambria Math"/>
                      <w:i/>
                      <w:sz w:val="18"/>
                      <w:szCs w:val="18"/>
                    </w:rPr>
                  </m:ctrlPr>
                </m:eqArrPr>
                <m:e>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α</m:t>
                      </m:r>
                      <m:ctrlPr>
                        <w:rPr>
                          <w:rFonts w:ascii="Cambria Math" w:hAnsi="Cambria Math"/>
                          <w:i/>
                          <w:sz w:val="18"/>
                          <w:szCs w:val="18"/>
                        </w:rPr>
                      </m:ctrlPr>
                    </m:sup>
                  </m:sSup>
                  <m:r>
                    <m:rPr/>
                    <w:rPr>
                      <w:rFonts w:ascii="Cambria Math" w:hAnsi="Cambria Math"/>
                      <w:sz w:val="18"/>
                      <w:szCs w:val="18"/>
                    </w:rPr>
                    <m:t xml:space="preserve">           </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≥0</m:t>
                  </m:r>
                  <m:ctrlPr>
                    <w:rPr>
                      <w:rFonts w:ascii="Cambria Math" w:hAnsi="Cambria Math"/>
                      <w:i/>
                      <w:sz w:val="18"/>
                      <w:szCs w:val="18"/>
                    </w:rPr>
                  </m:ctrlPr>
                </m:e>
                <m:e>
                  <m:r>
                    <m:rPr/>
                    <w:rPr>
                      <w:rFonts w:ascii="Cambria Math" w:hAnsi="Cambria Math"/>
                      <w:sz w:val="18"/>
                      <w:szCs w:val="18"/>
                    </w:rPr>
                    <m:t>−λ</m:t>
                  </m:r>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β</m:t>
                      </m:r>
                      <m:ctrlPr>
                        <w:rPr>
                          <w:rFonts w:ascii="Cambria Math" w:hAnsi="Cambria Math"/>
                          <w:i/>
                          <w:sz w:val="18"/>
                          <w:szCs w:val="18"/>
                        </w:rPr>
                      </m:ctrlPr>
                    </m:sup>
                  </m:sSup>
                  <m:r>
                    <m:rPr/>
                    <w:rPr>
                      <w:rFonts w:ascii="Cambria Math" w:hAnsi="Cambria Math"/>
                      <w:sz w:val="18"/>
                      <w:szCs w:val="18"/>
                    </w:rPr>
                    <m:t xml:space="preserve">     </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&lt;0</m:t>
                  </m:r>
                  <m:ctrlPr>
                    <w:rPr>
                      <w:rFonts w:ascii="Cambria Math" w:hAnsi="Cambria Math"/>
                      <w:i/>
                      <w:sz w:val="18"/>
                      <w:szCs w:val="18"/>
                    </w:rPr>
                  </m:ctrlPr>
                </m:e>
              </m:eqArr>
              <m:r>
                <m:rPr/>
                <w:rPr>
                  <w:rFonts w:ascii="Cambria Math" w:hAnsi="Cambria Math"/>
                  <w:sz w:val="18"/>
                  <w:szCs w:val="18"/>
                </w:rPr>
                <m:t xml:space="preserve">          (4)</m:t>
              </m:r>
              <m:ctrlPr>
                <w:rPr>
                  <w:rFonts w:ascii="Cambria Math" w:hAnsi="Cambria Math"/>
                  <w:i/>
                  <w:sz w:val="18"/>
                  <w:szCs w:val="18"/>
                </w:rPr>
              </m:ctrlPr>
            </m:e>
          </m:d>
        </m:oMath>
      </m:oMathPara>
    </w:p>
    <w:p>
      <w:pPr>
        <w:pStyle w:val="10"/>
        <w:snapToGrid w:val="0"/>
        <w:spacing w:after="0"/>
        <w:ind w:firstLine="360" w:firstLineChars="200"/>
        <w:jc w:val="left"/>
        <w:rPr>
          <w:rFonts w:hAnsi="Cambria Math"/>
          <w:sz w:val="18"/>
          <w:szCs w:val="18"/>
        </w:rPr>
      </w:pPr>
      <m:oMathPara>
        <m:oMath>
          <m:sSub>
            <m:sSubPr>
              <m:ctrlPr>
                <w:rPr>
                  <w:rFonts w:ascii="Cambria Math" w:hAnsi="Cambria Math"/>
                  <w:i/>
                  <w:sz w:val="18"/>
                  <w:szCs w:val="18"/>
                </w:rPr>
              </m:ctrlPr>
            </m:sSubPr>
            <m:e>
              <m:r>
                <m:rPr/>
                <w:rPr>
                  <w:rFonts w:ascii="Cambria Math" w:hAnsi="Cambria Math"/>
                  <w:sz w:val="18"/>
                  <w:szCs w:val="18"/>
                </w:rPr>
                <m:t>Q</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d>
            <m:dPr>
              <m:begChr m:val="{"/>
              <m:endChr m:val=""/>
              <m:ctrlPr>
                <w:rPr>
                  <w:rFonts w:ascii="Cambria Math" w:hAnsi="Cambria Math"/>
                  <w:i/>
                  <w:sz w:val="18"/>
                  <w:szCs w:val="18"/>
                </w:rPr>
              </m:ctrlPr>
            </m:dPr>
            <m:e>
              <m:eqArr>
                <m:eqArrPr>
                  <m:ctrlPr>
                    <w:rPr>
                      <w:rFonts w:ascii="Cambria Math" w:hAnsi="Cambria Math"/>
                      <w:i/>
                      <w:sz w:val="18"/>
                      <w:szCs w:val="18"/>
                    </w:rPr>
                  </m:ctrlPr>
                </m:eqArrPr>
                <m:e>
                  <m:r>
                    <m:rPr/>
                    <w:rPr>
                      <w:rFonts w:ascii="Cambria Math" w:hAnsi="Cambria Math"/>
                      <w:sz w:val="18"/>
                      <w:szCs w:val="18"/>
                    </w:rPr>
                    <m:t xml:space="preserve">  −λ</m:t>
                  </m:r>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β</m:t>
                      </m:r>
                      <m:ctrlPr>
                        <w:rPr>
                          <w:rFonts w:ascii="Cambria Math" w:hAnsi="Cambria Math"/>
                          <w:i/>
                          <w:sz w:val="18"/>
                          <w:szCs w:val="18"/>
                        </w:rPr>
                      </m:ctrlPr>
                    </m:sup>
                  </m:sSup>
                  <m:r>
                    <m:rPr/>
                    <w:rPr>
                      <w:rFonts w:ascii="Cambria Math" w:hAnsi="Cambria Math"/>
                      <w:sz w:val="18"/>
                      <w:szCs w:val="18"/>
                    </w:rPr>
                    <m:t xml:space="preserve">      </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≥0</m:t>
                  </m:r>
                  <m:ctrlPr>
                    <w:rPr>
                      <w:rFonts w:ascii="Cambria Math" w:hAnsi="Cambria Math"/>
                      <w:i/>
                      <w:sz w:val="18"/>
                      <w:szCs w:val="18"/>
                    </w:rPr>
                  </m:ctrlPr>
                </m:e>
                <m:e>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α</m:t>
                      </m:r>
                      <m:ctrlPr>
                        <w:rPr>
                          <w:rFonts w:ascii="Cambria Math" w:hAnsi="Cambria Math"/>
                          <w:i/>
                          <w:sz w:val="18"/>
                          <w:szCs w:val="18"/>
                        </w:rPr>
                      </m:ctrlPr>
                    </m:sup>
                  </m:sSup>
                  <m:r>
                    <m:rPr/>
                    <w:rPr>
                      <w:rFonts w:ascii="Cambria Math" w:hAnsi="Cambria Math"/>
                      <w:sz w:val="18"/>
                      <w:szCs w:val="18"/>
                    </w:rPr>
                    <m:t xml:space="preserve">              </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tt</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&lt;0</m:t>
                  </m:r>
                  <m:ctrlPr>
                    <w:rPr>
                      <w:rFonts w:ascii="Cambria Math" w:hAnsi="Cambria Math"/>
                      <w:i/>
                      <w:sz w:val="18"/>
                      <w:szCs w:val="18"/>
                    </w:rPr>
                  </m:ctrlPr>
                </m:e>
              </m:eqArr>
              <m:r>
                <m:rPr/>
                <w:rPr>
                  <w:rFonts w:ascii="Cambria Math" w:hAnsi="Cambria Math"/>
                  <w:sz w:val="18"/>
                  <w:szCs w:val="18"/>
                </w:rPr>
                <m:t xml:space="preserve">           (5)</m:t>
              </m:r>
              <m:ctrlPr>
                <w:rPr>
                  <w:rFonts w:ascii="Cambria Math" w:hAnsi="Cambria Math"/>
                  <w:i/>
                  <w:sz w:val="18"/>
                  <w:szCs w:val="18"/>
                </w:rPr>
              </m:ctrlPr>
            </m:e>
          </m:d>
        </m:oMath>
      </m:oMathPara>
    </w:p>
    <w:p>
      <w:pPr>
        <w:pStyle w:val="10"/>
        <w:snapToGrid w:val="0"/>
        <w:spacing w:after="0"/>
        <w:ind w:firstLine="360" w:firstLineChars="200"/>
        <w:jc w:val="left"/>
        <w:rPr>
          <w:rFonts w:hAnsi="Cambria Math"/>
          <w:sz w:val="18"/>
          <w:szCs w:val="18"/>
        </w:rPr>
      </w:pPr>
    </w:p>
    <w:p>
      <w:pPr>
        <w:pStyle w:val="10"/>
        <w:snapToGrid w:val="0"/>
        <w:spacing w:after="0"/>
        <w:ind w:firstLine="360" w:firstLineChars="200"/>
        <w:jc w:val="left"/>
        <w:rPr>
          <w:sz w:val="18"/>
          <w:szCs w:val="18"/>
        </w:rPr>
      </w:pPr>
      <w:r>
        <w:rPr>
          <w:rFonts w:hint="eastAsia"/>
          <w:sz w:val="18"/>
          <w:szCs w:val="18"/>
        </w:rPr>
        <w:t>相较于参考点，报酬越多意味着收益越多，报酬越少</w:t>
      </w:r>
      <w:r>
        <w:rPr>
          <w:rFonts w:hint="eastAsia"/>
          <w:sz w:val="18"/>
          <w:szCs w:val="18"/>
          <w:lang w:val="en-US" w:eastAsia="zh-CN"/>
        </w:rPr>
        <w:t>则</w:t>
      </w:r>
      <w:r>
        <w:rPr>
          <w:rFonts w:hint="eastAsia"/>
          <w:sz w:val="18"/>
          <w:szCs w:val="18"/>
        </w:rPr>
        <w:t>损失越大；类似的，时间成本越高于参考点意味着损失越大。据文献[]所得，取</w:t>
      </w:r>
      <m:oMath>
        <m:r>
          <m:rPr>
            <m:sty m:val="p"/>
          </m:rPr>
          <w:rPr>
            <w:rFonts w:ascii="Cambria Math" w:hAnsi="Cambria Math"/>
            <w:sz w:val="18"/>
            <w:szCs w:val="18"/>
          </w:rPr>
          <m:t>α=β</m:t>
        </m:r>
      </m:oMath>
      <w:r>
        <w:rPr>
          <w:rFonts w:hint="eastAsia" w:hAnsi="Cambria Math"/>
          <w:sz w:val="18"/>
          <w:szCs w:val="18"/>
        </w:rPr>
        <w:t>，</w:t>
      </w:r>
      <w:r>
        <w:rPr>
          <w:rFonts w:hint="eastAsia"/>
          <w:sz w:val="18"/>
          <w:szCs w:val="18"/>
        </w:rPr>
        <w:t>其中</w:t>
      </w:r>
      <m:oMath>
        <m:r>
          <m:rPr>
            <m:sty m:val="p"/>
          </m:rPr>
          <w:rPr>
            <w:rFonts w:ascii="Cambria Math" w:hAnsi="Cambria Math"/>
            <w:sz w:val="18"/>
            <w:szCs w:val="18"/>
          </w:rPr>
          <m:t>0&lt;α=β&lt;1</m:t>
        </m:r>
      </m:oMath>
      <w:r>
        <w:rPr>
          <w:rFonts w:hint="eastAsia" w:hAnsi="Cambria Math"/>
          <w:b w:val="0"/>
          <w:i w:val="0"/>
          <w:sz w:val="18"/>
          <w:szCs w:val="18"/>
          <w:lang w:eastAsia="zh-CN"/>
        </w:rPr>
        <w:t>，</w:t>
      </w:r>
      <w:r>
        <w:rPr>
          <w:rFonts w:hint="eastAsia"/>
          <w:sz w:val="18"/>
          <w:szCs w:val="18"/>
        </w:rPr>
        <w:t>表示</w:t>
      </w:r>
      <w:r>
        <w:rPr>
          <w:rFonts w:hint="eastAsia"/>
          <w:color w:val="0070C0"/>
          <w:sz w:val="18"/>
          <w:szCs w:val="18"/>
        </w:rPr>
        <w:t>收益和损失对</w:t>
      </w:r>
      <w:r>
        <w:rPr>
          <w:rFonts w:hint="eastAsia"/>
          <w:color w:val="0070C0"/>
          <w:sz w:val="18"/>
          <w:szCs w:val="18"/>
          <w:lang w:val="en-US" w:eastAsia="zh-CN"/>
        </w:rPr>
        <w:t>雾节点</w:t>
      </w:r>
      <w:r>
        <w:rPr>
          <w:rFonts w:hint="eastAsia"/>
          <w:color w:val="0070C0"/>
          <w:sz w:val="18"/>
          <w:szCs w:val="18"/>
        </w:rPr>
        <w:t>的吸引力敏感程度边际递减</w:t>
      </w:r>
      <w:r>
        <w:rPr>
          <w:rFonts w:hint="eastAsia"/>
          <w:sz w:val="18"/>
          <w:szCs w:val="18"/>
        </w:rPr>
        <w:t>。</w:t>
      </w:r>
      <m:oMath>
        <m:r>
          <m:rPr>
            <m:sty m:val="p"/>
          </m:rPr>
          <w:rPr>
            <w:rFonts w:ascii="Cambria Math" w:hAnsi="Cambria Math"/>
            <w:sz w:val="18"/>
            <w:szCs w:val="18"/>
          </w:rPr>
          <m:t>λ&gt;1</m:t>
        </m:r>
      </m:oMath>
      <w:r>
        <w:rPr>
          <w:rFonts w:hint="eastAsia" w:hAnsi="Cambria Math"/>
          <w:b w:val="0"/>
          <w:i w:val="0"/>
          <w:sz w:val="18"/>
          <w:szCs w:val="18"/>
          <w:lang w:eastAsia="zh-CN"/>
        </w:rPr>
        <w:t>，</w:t>
      </w:r>
      <w:r>
        <w:rPr>
          <w:rFonts w:hint="eastAsia"/>
          <w:sz w:val="18"/>
          <w:szCs w:val="18"/>
        </w:rPr>
        <w:t>表示损失厌恶，即</w:t>
      </w:r>
      <w:r>
        <w:rPr>
          <w:rFonts w:hint="eastAsia"/>
          <w:color w:val="0070C0"/>
          <w:sz w:val="18"/>
          <w:szCs w:val="18"/>
        </w:rPr>
        <w:t>损失区间的变化比收益区间更陡</w:t>
      </w:r>
      <w:r>
        <w:rPr>
          <w:rFonts w:hint="eastAsia"/>
          <w:sz w:val="18"/>
          <w:szCs w:val="18"/>
        </w:rPr>
        <w:t>。</w:t>
      </w:r>
    </w:p>
    <w:p>
      <w:pPr>
        <w:pStyle w:val="10"/>
        <w:snapToGrid w:val="0"/>
        <w:spacing w:after="0"/>
        <w:ind w:firstLine="360" w:firstLineChars="200"/>
        <w:jc w:val="left"/>
        <w:rPr>
          <w:sz w:val="18"/>
          <w:szCs w:val="18"/>
        </w:rPr>
      </w:pPr>
      <w:r>
        <w:rPr>
          <w:rFonts w:hint="eastAsia"/>
          <w:sz w:val="18"/>
          <w:szCs w:val="18"/>
        </w:rPr>
        <w:t>为了确定诱饵效应的发生，在加入诱饵任务前，需</w:t>
      </w:r>
      <w:r>
        <w:rPr>
          <w:rFonts w:hint="eastAsia"/>
          <w:color w:val="0070C0"/>
          <w:sz w:val="18"/>
          <w:szCs w:val="18"/>
        </w:rPr>
        <w:t>确认</w:t>
      </w:r>
      <w:r>
        <w:rPr>
          <w:rFonts w:hint="eastAsia"/>
          <w:sz w:val="18"/>
          <w:szCs w:val="18"/>
        </w:rPr>
        <w:t>经过算法1的分类任务集中A、B两类任务</w:t>
      </w:r>
      <w:r>
        <w:rPr>
          <w:rFonts w:hint="eastAsia"/>
          <w:color w:val="0070C0"/>
          <w:sz w:val="18"/>
          <w:szCs w:val="18"/>
        </w:rPr>
        <w:t>存在非对称占优关系</w:t>
      </w:r>
      <w:r>
        <w:rPr>
          <w:rFonts w:hint="eastAsia"/>
          <w:sz w:val="18"/>
          <w:szCs w:val="18"/>
        </w:rPr>
        <w:t>，本文通过引理3-1证明。</w:t>
      </w:r>
    </w:p>
    <w:p>
      <w:pPr>
        <w:pStyle w:val="10"/>
        <w:snapToGrid w:val="0"/>
        <w:spacing w:after="0"/>
        <w:ind w:firstLine="360" w:firstLineChars="200"/>
        <w:jc w:val="left"/>
        <w:rPr>
          <w:sz w:val="18"/>
          <w:szCs w:val="18"/>
        </w:rPr>
      </w:pPr>
      <w:commentRangeStart w:id="11"/>
      <w:bookmarkStart w:id="2" w:name="OLE_LINK5"/>
      <w:r>
        <w:rPr>
          <w:rFonts w:hint="eastAsia"/>
          <w:sz w:val="18"/>
          <w:szCs w:val="18"/>
        </w:rPr>
        <w:t>引理3-1：</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oMath>
      <w:r>
        <w:rPr>
          <w:rFonts w:hint="eastAsia"/>
          <w:sz w:val="18"/>
          <w:szCs w:val="18"/>
        </w:rPr>
        <w:t>存在非对称占优关系。</w:t>
      </w:r>
      <w:commentRangeEnd w:id="11"/>
      <w:r>
        <w:commentReference w:id="11"/>
      </w:r>
    </w:p>
    <w:bookmarkEnd w:id="2"/>
    <w:p>
      <w:pPr>
        <w:pStyle w:val="10"/>
        <w:snapToGrid w:val="0"/>
        <w:spacing w:after="0"/>
        <w:ind w:firstLine="360" w:firstLineChars="200"/>
        <w:jc w:val="left"/>
        <w:rPr>
          <w:sz w:val="18"/>
          <w:szCs w:val="18"/>
        </w:rPr>
      </w:pPr>
      <w:r>
        <w:rPr>
          <w:rFonts w:hint="eastAsia"/>
          <w:color w:val="0070C0"/>
          <w:sz w:val="18"/>
          <w:szCs w:val="18"/>
        </w:rPr>
        <w:t>证明</w:t>
      </w:r>
      <w:r>
        <w:rPr>
          <w:rFonts w:hint="eastAsia"/>
          <w:sz w:val="18"/>
          <w:szCs w:val="18"/>
        </w:rPr>
        <w:t>：根据2.3节对非对称占优的定义知，</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oMath>
      <w:r>
        <w:rPr>
          <w:rFonts w:hint="eastAsia"/>
          <w:sz w:val="18"/>
          <w:szCs w:val="18"/>
        </w:rPr>
        <w:t>须满足一个属性上优于另一方，另一属性次于另一方。根据算法3-1分类后</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m:t>
                </m:r>
                <m:ctrlPr>
                  <w:rPr>
                    <w:rFonts w:ascii="Cambria Math" w:hAnsi="Cambria Math"/>
                    <w:i/>
                    <w:sz w:val="18"/>
                    <w:szCs w:val="18"/>
                  </w:rPr>
                </m:ctrlPr>
              </m:sub>
            </m:sSub>
            <m:r>
              <m:rPr/>
              <w:rPr>
                <w:rFonts w:ascii="Cambria Math" w:hAnsi="Cambria Math"/>
                <w:sz w:val="18"/>
                <w:szCs w:val="18"/>
              </w:rPr>
              <m:t>&gt;v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 xml:space="preserve">&amp;&amp; </m:t>
        </m:r>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B</m:t>
                </m:r>
                <m:ctrlPr>
                  <w:rPr>
                    <w:rFonts w:ascii="Cambria Math" w:hAnsi="Cambria Math"/>
                    <w:i/>
                    <w:sz w:val="18"/>
                    <w:szCs w:val="18"/>
                  </w:rPr>
                </m:ctrlPr>
              </m:sub>
            </m:sSub>
            <m:r>
              <m:rPr/>
              <w:rPr>
                <w:rFonts w:ascii="Cambria Math" w:hAnsi="Cambria Math"/>
                <w:sz w:val="18"/>
                <w:szCs w:val="18"/>
              </w:rPr>
              <m:t>&lt;v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r>
        <w:rPr>
          <w:rFonts w:hint="eastAsia"/>
          <w:sz w:val="18"/>
          <w:szCs w:val="18"/>
        </w:rPr>
        <w:t>，</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m:t>
                </m:r>
                <m:ctrlPr>
                  <w:rPr>
                    <w:rFonts w:ascii="Cambria Math" w:hAnsi="Cambria Math"/>
                    <w:i/>
                    <w:sz w:val="18"/>
                    <w:szCs w:val="18"/>
                  </w:rPr>
                </m:ctrlPr>
              </m:sub>
            </m:sSub>
            <m:r>
              <m:rPr/>
              <w:rPr>
                <w:rFonts w:ascii="Cambria Math" w:hAnsi="Cambria Math"/>
                <w:sz w:val="18"/>
                <w:szCs w:val="18"/>
              </w:rPr>
              <m:t>&gt;t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 xml:space="preserve">&amp;&amp; </m:t>
        </m:r>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B</m:t>
                </m:r>
                <m:ctrlPr>
                  <w:rPr>
                    <w:rFonts w:ascii="Cambria Math" w:hAnsi="Cambria Math"/>
                    <w:i/>
                    <w:sz w:val="18"/>
                    <w:szCs w:val="18"/>
                  </w:rPr>
                </m:ctrlPr>
              </m:sub>
            </m:sSub>
            <m:r>
              <m:rPr/>
              <w:rPr>
                <w:rFonts w:ascii="Cambria Math" w:hAnsi="Cambria Math"/>
                <w:sz w:val="18"/>
                <w:szCs w:val="18"/>
              </w:rPr>
              <m:t>&lt;t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oMath>
      <w:r>
        <w:rPr>
          <w:rFonts w:hint="eastAsia"/>
          <w:sz w:val="18"/>
          <w:szCs w:val="18"/>
        </w:rPr>
        <w:t>，由公式（4）、（5）分别计算</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r>
          <m:rPr>
            <m:sty m:val="p"/>
          </m:rPr>
          <w:rPr>
            <w:rFonts w:ascii="Cambria Math" w:hAnsi="Cambria Math"/>
            <w:sz w:val="18"/>
            <w:szCs w:val="18"/>
          </w:rPr>
          <m:t>,</m:t>
        </m:r>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oMath>
      <w:r>
        <w:rPr>
          <w:rFonts w:hint="eastAsia"/>
          <w:sz w:val="18"/>
          <w:szCs w:val="18"/>
        </w:rPr>
        <w:t>在两属性上的吸引力，得到</w:t>
      </w:r>
      <m:oMath>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α</m:t>
            </m:r>
            <m:ctrlPr>
              <w:rPr>
                <w:rFonts w:ascii="Cambria Math" w:hAnsi="Cambria Math"/>
                <w:i/>
                <w:sz w:val="18"/>
                <w:szCs w:val="18"/>
              </w:rPr>
            </m:ctrlPr>
          </m:sup>
        </m:sSup>
        <m:r>
          <m:rPr/>
          <w:rPr>
            <w:rFonts w:ascii="Cambria Math" w:hAnsi="Cambria Math"/>
            <w:sz w:val="18"/>
            <w:szCs w:val="18"/>
          </w:rPr>
          <m:t>&gt;λ</m:t>
        </m:r>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B</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β</m:t>
            </m:r>
            <m:ctrlPr>
              <w:rPr>
                <w:rFonts w:ascii="Cambria Math" w:hAnsi="Cambria Math"/>
                <w:i/>
                <w:sz w:val="18"/>
                <w:szCs w:val="18"/>
              </w:rPr>
            </m:ctrlPr>
          </m:sup>
        </m:sSup>
      </m:oMath>
      <w:r>
        <w:rPr>
          <w:rFonts w:hint="eastAsia"/>
          <w:sz w:val="18"/>
          <w:szCs w:val="18"/>
        </w:rPr>
        <w:t>，</w:t>
      </w:r>
      <m:oMath>
        <m:r>
          <m:rPr/>
          <w:rPr>
            <w:rFonts w:ascii="Cambria Math" w:hAnsi="Cambria Math"/>
            <w:sz w:val="18"/>
            <w:szCs w:val="18"/>
          </w:rPr>
          <m:t>λ</m:t>
        </m:r>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β</m:t>
            </m:r>
            <m:ctrlPr>
              <w:rPr>
                <w:rFonts w:ascii="Cambria Math" w:hAnsi="Cambria Math"/>
                <w:i/>
                <w:sz w:val="18"/>
                <w:szCs w:val="18"/>
              </w:rPr>
            </m:ctrlPr>
          </m:sup>
        </m:sSup>
        <m:r>
          <m:rPr/>
          <w:rPr>
            <w:rFonts w:ascii="Cambria Math" w:hAnsi="Cambria Math"/>
            <w:sz w:val="18"/>
            <w:szCs w:val="18"/>
          </w:rPr>
          <m:t>&lt;</m:t>
        </m:r>
        <m:sSup>
          <m:sSupPr>
            <m:ctrlPr>
              <w:rPr>
                <w:rFonts w:ascii="Cambria Math" w:hAnsi="Cambria Math"/>
                <w:i/>
                <w:sz w:val="18"/>
                <w:szCs w:val="18"/>
              </w:rPr>
            </m:ctrlPr>
          </m:sSupPr>
          <m:e>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B</m:t>
                </m:r>
                <m:ctrlPr>
                  <w:rPr>
                    <w:rFonts w:ascii="Cambria Math" w:hAnsi="Cambria Math"/>
                    <w:i/>
                    <w:sz w:val="18"/>
                    <w:szCs w:val="18"/>
                  </w:rPr>
                </m:ctrlPr>
              </m:sub>
            </m:sSub>
            <m:r>
              <m:rPr/>
              <w:rPr>
                <w:rFonts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t</m:t>
                </m:r>
                <m:ctrlPr>
                  <w:rPr>
                    <w:rFonts w:ascii="Cambria Math" w:hAnsi="Cambria Math"/>
                    <w:i/>
                    <w:sz w:val="18"/>
                    <w:szCs w:val="18"/>
                  </w:rPr>
                </m:ctrlPr>
              </m:e>
              <m:sub>
                <m:r>
                  <m:rPr/>
                  <w:rPr>
                    <w:rFonts w:ascii="Cambria Math" w:hAnsi="Cambria Math"/>
                    <w:sz w:val="18"/>
                    <w:szCs w:val="18"/>
                  </w:rPr>
                  <m:t>ave</m:t>
                </m:r>
                <m:ctrlPr>
                  <w:rPr>
                    <w:rFonts w:ascii="Cambria Math" w:hAnsi="Cambria Math"/>
                    <w:i/>
                    <w:sz w:val="18"/>
                    <w:szCs w:val="18"/>
                  </w:rPr>
                </m:ctrlPr>
              </m:sub>
            </m:sSub>
            <m:r>
              <m:rPr/>
              <w:rPr>
                <w:rFonts w:ascii="Cambria Math" w:hAnsi="Cambria Math"/>
                <w:sz w:val="18"/>
                <w:szCs w:val="18"/>
              </w:rPr>
              <m:t>)</m:t>
            </m:r>
            <m:ctrlPr>
              <w:rPr>
                <w:rFonts w:ascii="Cambria Math" w:hAnsi="Cambria Math"/>
                <w:i/>
                <w:sz w:val="18"/>
                <w:szCs w:val="18"/>
              </w:rPr>
            </m:ctrlPr>
          </m:e>
          <m:sup>
            <m:r>
              <m:rPr/>
              <w:rPr>
                <w:rFonts w:ascii="Cambria Math" w:hAnsi="Cambria Math"/>
                <w:sz w:val="18"/>
                <w:szCs w:val="18"/>
              </w:rPr>
              <m:t>α</m:t>
            </m:r>
            <m:ctrlPr>
              <w:rPr>
                <w:rFonts w:ascii="Cambria Math" w:hAnsi="Cambria Math"/>
                <w:i/>
                <w:sz w:val="18"/>
                <w:szCs w:val="18"/>
              </w:rPr>
            </m:ctrlPr>
          </m:sup>
        </m:sSup>
      </m:oMath>
      <w:r>
        <w:rPr>
          <w:rFonts w:hint="eastAsia"/>
          <w:sz w:val="18"/>
          <w:szCs w:val="18"/>
        </w:rPr>
        <w:t>。即</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A</m:t>
            </m:r>
            <m:ctrlPr>
              <w:rPr>
                <w:rFonts w:hint="eastAsia" w:ascii="Cambria Math" w:hAnsi="Cambria Math"/>
                <w:sz w:val="18"/>
                <w:szCs w:val="18"/>
              </w:rPr>
            </m:ctrlPr>
          </m:sub>
        </m:sSub>
      </m:oMath>
      <w:r>
        <w:rPr>
          <w:rFonts w:hint="eastAsia"/>
          <w:sz w:val="18"/>
          <w:szCs w:val="18"/>
        </w:rPr>
        <w:t>在报酬吸引力上优于</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oMath>
      <w:r>
        <w:rPr>
          <w:rFonts w:hint="eastAsia"/>
          <w:sz w:val="18"/>
          <w:szCs w:val="18"/>
        </w:rPr>
        <w:t>，在时间成本吸引力上次于</w:t>
      </w:r>
      <m:oMath>
        <m:sSub>
          <m:sSubPr>
            <m:ctrlPr>
              <w:rPr>
                <w:rFonts w:hint="eastAsia" w:ascii="Cambria Math" w:hAnsi="Cambria Math"/>
                <w:sz w:val="18"/>
                <w:szCs w:val="18"/>
              </w:rPr>
            </m:ctrlPr>
          </m:sSubPr>
          <m:e>
            <m:r>
              <m:rPr>
                <m:sty m:val="p"/>
              </m:rPr>
              <w:rPr>
                <w:rFonts w:ascii="Cambria Math" w:hAnsi="Cambria Math"/>
                <w:sz w:val="18"/>
                <w:szCs w:val="18"/>
              </w:rPr>
              <m:t>τ</m:t>
            </m:r>
            <m:ctrlPr>
              <w:rPr>
                <w:rFonts w:hint="eastAsia" w:ascii="Cambria Math" w:hAnsi="Cambria Math"/>
                <w:sz w:val="18"/>
                <w:szCs w:val="18"/>
              </w:rPr>
            </m:ctrlPr>
          </m:e>
          <m:sub>
            <m:r>
              <m:rPr>
                <m:sty m:val="p"/>
              </m:rPr>
              <w:rPr>
                <w:rFonts w:ascii="Cambria Math" w:hAnsi="Cambria Math"/>
                <w:sz w:val="18"/>
                <w:szCs w:val="18"/>
              </w:rPr>
              <m:t>B</m:t>
            </m:r>
            <m:ctrlPr>
              <w:rPr>
                <w:rFonts w:hint="eastAsia" w:ascii="Cambria Math" w:hAnsi="Cambria Math"/>
                <w:sz w:val="18"/>
                <w:szCs w:val="18"/>
              </w:rPr>
            </m:ctrlPr>
          </m:sub>
        </m:sSub>
      </m:oMath>
      <w:r>
        <w:rPr>
          <w:rFonts w:hint="eastAsia"/>
          <w:sz w:val="18"/>
          <w:szCs w:val="18"/>
        </w:rPr>
        <w:t>。证毕。</w:t>
      </w:r>
    </w:p>
    <w:p>
      <w:pPr>
        <w:rPr>
          <w:b/>
          <w:bCs/>
          <w:sz w:val="18"/>
          <w:szCs w:val="18"/>
          <w:lang w:eastAsia="zh-CN"/>
        </w:rPr>
      </w:pPr>
      <w:bookmarkStart w:id="3" w:name="_Toc41295619"/>
      <w:bookmarkStart w:id="4" w:name="_Toc41592328"/>
      <w:r>
        <w:rPr>
          <w:rFonts w:hint="eastAsia"/>
          <w:b/>
          <w:bCs/>
          <w:sz w:val="18"/>
          <w:szCs w:val="18"/>
          <w:lang w:eastAsia="zh-CN"/>
        </w:rPr>
        <w:t>3.</w:t>
      </w:r>
      <w:r>
        <w:rPr>
          <w:rFonts w:hint="eastAsia"/>
          <w:b/>
          <w:bCs/>
          <w:sz w:val="18"/>
          <w:szCs w:val="18"/>
          <w:lang w:val="en-US" w:eastAsia="zh-CN"/>
        </w:rPr>
        <w:t>2</w:t>
      </w:r>
      <w:r>
        <w:rPr>
          <w:rFonts w:hint="eastAsia"/>
          <w:b/>
          <w:bCs/>
          <w:sz w:val="18"/>
          <w:szCs w:val="18"/>
          <w:lang w:eastAsia="zh-CN"/>
        </w:rPr>
        <w:t>.2 诱饵任务设计</w:t>
      </w:r>
      <w:bookmarkEnd w:id="3"/>
      <w:bookmarkEnd w:id="4"/>
    </w:p>
    <w:p>
      <w:pPr>
        <w:spacing w:line="240" w:lineRule="auto"/>
        <w:ind w:firstLine="360" w:firstLineChars="200"/>
        <w:jc w:val="left"/>
        <w:rPr>
          <w:sz w:val="18"/>
          <w:szCs w:val="18"/>
          <w:lang w:eastAsia="zh-CN"/>
        </w:rPr>
      </w:pPr>
      <w:r>
        <w:rPr>
          <w:rFonts w:hint="eastAsia"/>
          <w:sz w:val="18"/>
          <w:szCs w:val="18"/>
          <w:lang w:eastAsia="zh-CN"/>
        </w:rPr>
        <w:t>本小节本文对诱饵任务</w:t>
      </w:r>
      <m:oMath>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oMath>
      <w:r>
        <w:rPr>
          <w:rFonts w:hint="eastAsia"/>
          <w:sz w:val="18"/>
          <w:szCs w:val="18"/>
          <w:lang w:eastAsia="zh-CN"/>
        </w:rPr>
        <w:t>进行设计，首先对诱饵项参数进行了设计，然后根据</w:t>
      </w:r>
      <w:r>
        <w:rPr>
          <w:rFonts w:hint="eastAsia"/>
          <w:sz w:val="18"/>
          <w:szCs w:val="18"/>
          <w:lang w:val="en-US" w:eastAsia="zh-CN"/>
        </w:rPr>
        <w:t>参照依赖</w:t>
      </w:r>
      <w:r>
        <w:rPr>
          <w:rFonts w:hint="eastAsia"/>
          <w:sz w:val="18"/>
          <w:szCs w:val="18"/>
          <w:lang w:eastAsia="zh-CN"/>
        </w:rPr>
        <w:t>理论对诱饵项参数的取值范围进行了讨论。</w:t>
      </w:r>
    </w:p>
    <w:p>
      <w:pPr>
        <w:spacing w:line="240" w:lineRule="auto"/>
        <w:ind w:firstLine="360" w:firstLineChars="200"/>
        <w:jc w:val="left"/>
        <w:rPr>
          <w:sz w:val="18"/>
          <w:szCs w:val="18"/>
          <w:lang w:eastAsia="zh-CN"/>
        </w:rPr>
      </w:pPr>
      <w:r>
        <w:rPr>
          <w:rFonts w:hint="eastAsia"/>
          <w:sz w:val="18"/>
          <w:szCs w:val="18"/>
          <w:lang w:eastAsia="zh-CN"/>
        </w:rPr>
        <w:t>本文以A类任务为主推的目标任务</w:t>
      </w:r>
      <m:oMath>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A</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A</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A</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oMath>
      <w:r>
        <w:rPr>
          <w:rFonts w:hint="eastAsia"/>
          <w:sz w:val="18"/>
          <w:szCs w:val="18"/>
          <w:lang w:eastAsia="zh-CN"/>
        </w:rPr>
        <w:t>，那么B类任务为其竞争任务</w:t>
      </w:r>
      <m:oMath>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compete</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compete</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compete</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B</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B</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B</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oMath>
      <w:r>
        <w:rPr>
          <w:rFonts w:hint="eastAsia"/>
          <w:sz w:val="18"/>
          <w:szCs w:val="18"/>
          <w:lang w:eastAsia="zh-CN"/>
        </w:rPr>
        <w:t>，设计诱饵任务</w:t>
      </w:r>
      <m:oMath>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oMath>
      <w:r>
        <w:rPr>
          <w:rFonts w:hint="eastAsia"/>
          <w:sz w:val="18"/>
          <w:szCs w:val="18"/>
          <w:lang w:eastAsia="zh-CN"/>
        </w:rPr>
        <w:t>。由于诱饵任务需要与</w:t>
      </w:r>
      <m:oMath>
        <m:sSub>
          <m:sSubPr>
            <m:ctrlPr>
              <w:rPr>
                <w:rFonts w:hint="eastAsia" w:ascii="Cambria Math" w:hAnsi="Cambria Math"/>
                <w:sz w:val="18"/>
                <w:szCs w:val="18"/>
                <w:lang w:eastAsia="zh-CN"/>
              </w:rPr>
            </m:ctrlPr>
          </m:sSubPr>
          <m:e>
            <m:r>
              <m:rPr>
                <m:sty m:val="p"/>
              </m:rPr>
              <w:rPr>
                <w:rFonts w:ascii="Cambria Math" w:hAnsi="Cambria Math"/>
                <w:sz w:val="18"/>
                <w:szCs w:val="18"/>
              </w:rPr>
              <m:t>τ</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oMath>
      <w:r>
        <w:rPr>
          <w:rFonts w:hint="eastAsia"/>
          <w:sz w:val="18"/>
          <w:szCs w:val="18"/>
          <w:lang w:eastAsia="zh-CN"/>
        </w:rPr>
        <w:t>一起构成诱饵效应，所以</w:t>
      </w:r>
      <w:r>
        <w:rPr>
          <w:rFonts w:hint="eastAsia"/>
          <w:sz w:val="18"/>
          <w:szCs w:val="18"/>
          <w:lang w:val="en-US" w:eastAsia="zh-CN"/>
        </w:rPr>
        <w:t>定义</w:t>
      </w:r>
      <w:r>
        <w:rPr>
          <w:rFonts w:hint="eastAsia"/>
          <w:color w:val="0070C0"/>
          <w:sz w:val="18"/>
          <w:szCs w:val="18"/>
          <w:lang w:eastAsia="zh-CN"/>
        </w:rPr>
        <w:t>报酬诱饵因子</w:t>
      </w:r>
      <m:oMath>
        <m:r>
          <m:rPr>
            <m:sty m:val="p"/>
          </m:rPr>
          <w:rPr>
            <w:rFonts w:ascii="Cambria Math" w:hAnsi="Cambria Math"/>
            <w:color w:val="0070C0"/>
            <w:sz w:val="18"/>
            <w:szCs w:val="18"/>
          </w:rPr>
          <m:t>χ</m:t>
        </m:r>
      </m:oMath>
      <w:r>
        <w:rPr>
          <w:rFonts w:hint="eastAsia"/>
          <w:sz w:val="18"/>
          <w:szCs w:val="18"/>
          <w:lang w:eastAsia="zh-CN"/>
        </w:rPr>
        <w:t>和和</w:t>
      </w:r>
      <w:r>
        <w:rPr>
          <w:rFonts w:hint="eastAsia"/>
          <w:color w:val="0070C0"/>
          <w:sz w:val="18"/>
          <w:szCs w:val="18"/>
          <w:lang w:eastAsia="zh-CN"/>
        </w:rPr>
        <w:t>成本诱饵因子</w:t>
      </w:r>
      <m:oMath>
        <m:r>
          <m:rPr>
            <m:sty m:val="p"/>
          </m:rPr>
          <w:rPr>
            <w:rFonts w:ascii="Cambria Math" w:hAnsi="Cambria Math"/>
            <w:color w:val="0070C0"/>
            <w:sz w:val="18"/>
            <w:szCs w:val="18"/>
          </w:rPr>
          <m:t>γ</m:t>
        </m:r>
      </m:oMath>
      <w:r>
        <w:rPr>
          <w:rFonts w:hint="eastAsia"/>
          <w:sz w:val="18"/>
          <w:szCs w:val="18"/>
          <w:lang w:eastAsia="zh-CN"/>
        </w:rPr>
        <w:t>来反映这两类任务在属性上的关系，并由此设计诱饵任务的属性值，其中</w:t>
      </w:r>
      <m:oMath>
        <m:r>
          <m:rPr>
            <m:sty m:val="p"/>
          </m:rPr>
          <w:rPr>
            <w:rFonts w:ascii="Cambria Math" w:hAnsi="Cambria Math"/>
            <w:sz w:val="18"/>
            <w:szCs w:val="18"/>
          </w:rPr>
          <m:t>χ</m:t>
        </m:r>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v</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oMath>
      <w:r>
        <w:rPr>
          <w:rFonts w:hint="eastAsia"/>
          <w:sz w:val="18"/>
          <w:szCs w:val="18"/>
          <w:lang w:eastAsia="zh-CN"/>
        </w:rPr>
        <w:t>，</w:t>
      </w:r>
      <m:oMath>
        <m:r>
          <m:rPr>
            <m:sty m:val="p"/>
          </m:rPr>
          <w:rPr>
            <w:rFonts w:ascii="Cambria Math" w:hAnsi="Cambria Math"/>
            <w:sz w:val="18"/>
            <w:szCs w:val="18"/>
          </w:rPr>
          <m:t>γ</m:t>
        </m:r>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decoy</m:t>
            </m:r>
            <m:ctrlPr>
              <w:rPr>
                <w:rFonts w:hint="eastAsia" w:ascii="Cambria Math" w:hAnsi="Cambria Math"/>
                <w:sz w:val="18"/>
                <w:szCs w:val="18"/>
                <w:lang w:eastAsia="zh-CN"/>
              </w:rPr>
            </m:ctrlPr>
          </m:sub>
        </m:sSub>
        <m:r>
          <m:rPr>
            <m:sty m:val="p"/>
          </m:rPr>
          <w:rPr>
            <w:rFonts w:ascii="Cambria Math" w:hAnsi="Cambria Math"/>
            <w:sz w:val="18"/>
            <w:szCs w:val="18"/>
            <w:lang w:eastAsia="zh-CN"/>
          </w:rPr>
          <m:t>/</m:t>
        </m:r>
        <m:sSub>
          <m:sSubPr>
            <m:ctrlPr>
              <w:rPr>
                <w:rFonts w:hint="eastAsia" w:ascii="Cambria Math" w:hAnsi="Cambria Math"/>
                <w:sz w:val="18"/>
                <w:szCs w:val="18"/>
                <w:lang w:eastAsia="zh-CN"/>
              </w:rPr>
            </m:ctrlPr>
          </m:sSubPr>
          <m:e>
            <m:r>
              <m:rPr>
                <m:sty m:val="p"/>
              </m:rPr>
              <w:rPr>
                <w:rFonts w:ascii="Cambria Math" w:hAnsi="Cambria Math"/>
                <w:sz w:val="18"/>
                <w:szCs w:val="18"/>
                <w:lang w:eastAsia="zh-CN"/>
              </w:rPr>
              <m:t>t</m:t>
            </m:r>
            <m:ctrlPr>
              <w:rPr>
                <w:rFonts w:hint="eastAsia" w:ascii="Cambria Math" w:hAnsi="Cambria Math"/>
                <w:sz w:val="18"/>
                <w:szCs w:val="18"/>
                <w:lang w:eastAsia="zh-CN"/>
              </w:rPr>
            </m:ctrlPr>
          </m:e>
          <m:sub>
            <m:r>
              <m:rPr>
                <m:sty m:val="p"/>
              </m:rPr>
              <w:rPr>
                <w:rFonts w:ascii="Cambria Math" w:hAnsi="Cambria Math"/>
                <w:sz w:val="18"/>
                <w:szCs w:val="18"/>
                <w:lang w:eastAsia="zh-CN"/>
              </w:rPr>
              <m:t>goal</m:t>
            </m:r>
            <m:ctrlPr>
              <w:rPr>
                <w:rFonts w:hint="eastAsia" w:ascii="Cambria Math" w:hAnsi="Cambria Math"/>
                <w:sz w:val="18"/>
                <w:szCs w:val="18"/>
                <w:lang w:eastAsia="zh-CN"/>
              </w:rPr>
            </m:ctrlPr>
          </m:sub>
        </m:sSub>
      </m:oMath>
      <w:r>
        <w:rPr>
          <w:rFonts w:hint="eastAsia"/>
          <w:sz w:val="18"/>
          <w:szCs w:val="18"/>
          <w:lang w:eastAsia="zh-CN"/>
        </w:rPr>
        <w:t>。</w:t>
      </w:r>
      <w:r>
        <w:rPr>
          <w:rFonts w:hint="eastAsia"/>
          <w:sz w:val="18"/>
          <w:szCs w:val="18"/>
          <w:lang w:val="en-US" w:eastAsia="zh-CN"/>
        </w:rPr>
        <w:t>由此可得，</w:t>
      </w:r>
      <w:r>
        <w:rPr>
          <w:rFonts w:hint="eastAsia"/>
          <w:sz w:val="18"/>
          <w:szCs w:val="18"/>
          <w:lang w:eastAsia="zh-CN"/>
        </w:rPr>
        <w:t>加入诱饵项后参考点转移为</w:t>
      </w:r>
      <m:oMath>
        <m:r>
          <m:rPr/>
          <w:rPr>
            <w:rFonts w:ascii="Cambria Math" w:hAnsi="Cambria Math"/>
            <w:sz w:val="18"/>
            <w:szCs w:val="18"/>
            <w:lang w:eastAsia="zh-CN"/>
          </w:rPr>
          <m:t>r'(</m:t>
        </m:r>
        <m:sSub>
          <m:sSubPr>
            <m:ctrlPr>
              <w:rPr>
                <w:rFonts w:ascii="Cambria Math" w:hAnsi="Cambria Math"/>
                <w:i/>
                <w:sz w:val="18"/>
                <w:szCs w:val="18"/>
              </w:rPr>
            </m:ctrlPr>
          </m:sSubPr>
          <m:e>
            <m:r>
              <m:rPr/>
              <w:rPr>
                <w:rFonts w:ascii="Cambria Math" w:hAnsi="Cambria Math"/>
                <w:sz w:val="18"/>
                <w:szCs w:val="18"/>
                <w:lang w:eastAsia="zh-CN"/>
              </w:rPr>
              <m:t>v</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r>
          <m:rPr/>
          <w:rPr>
            <w:rFonts w:ascii="Cambria Math" w:hAnsi="Cambria Math"/>
            <w:sz w:val="18"/>
            <w:szCs w:val="18"/>
            <w:lang w:eastAsia="zh-CN"/>
          </w:rPr>
          <m:t>',</m:t>
        </m:r>
        <m:sSub>
          <m:sSubPr>
            <m:ctrlPr>
              <w:rPr>
                <w:rFonts w:ascii="Cambria Math" w:hAnsi="Cambria Math"/>
                <w:i/>
                <w:sz w:val="18"/>
                <w:szCs w:val="18"/>
              </w:rPr>
            </m:ctrlPr>
          </m:sSubPr>
          <m:e>
            <m:r>
              <m:rPr/>
              <w:rPr>
                <w:rFonts w:ascii="Cambria Math" w:hAnsi="Cambria Math"/>
                <w:sz w:val="18"/>
                <w:szCs w:val="18"/>
                <w:lang w:eastAsia="zh-CN"/>
              </w:rPr>
              <m:t>t</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r>
          <m:rPr/>
          <w:rPr>
            <w:rFonts w:ascii="Cambria Math" w:hAnsi="Cambria Math"/>
            <w:sz w:val="18"/>
            <w:szCs w:val="18"/>
            <w:lang w:eastAsia="zh-CN"/>
          </w:rPr>
          <m:t>')</m:t>
        </m:r>
      </m:oMath>
      <w:r>
        <w:rPr>
          <w:rFonts w:hint="eastAsia"/>
          <w:sz w:val="18"/>
          <w:szCs w:val="18"/>
          <w:lang w:eastAsia="zh-CN"/>
        </w:rPr>
        <w:t>，其中</w:t>
      </w:r>
      <w:commentRangeStart w:id="12"/>
      <m:oMath>
        <m:sSub>
          <m:sSubPr>
            <m:ctrlPr>
              <w:rPr>
                <w:rFonts w:ascii="Cambria Math" w:hAnsi="Cambria Math"/>
                <w:i/>
                <w:kern w:val="0"/>
                <w:sz w:val="21"/>
              </w:rPr>
            </m:ctrlPr>
          </m:sSubPr>
          <m:e>
            <m:r>
              <m:rPr/>
              <w:rPr>
                <w:rFonts w:ascii="Cambria Math" w:hAnsi="Cambria Math"/>
                <w:kern w:val="0"/>
                <w:sz w:val="21"/>
                <w:lang w:eastAsia="zh-CN"/>
              </w:rPr>
              <m:t>v</m:t>
            </m:r>
            <m:ctrlPr>
              <w:rPr>
                <w:rFonts w:ascii="Cambria Math" w:hAnsi="Cambria Math"/>
                <w:i/>
                <w:kern w:val="0"/>
                <w:sz w:val="21"/>
              </w:rPr>
            </m:ctrlPr>
          </m:e>
          <m:sub>
            <m:r>
              <m:rPr/>
              <w:rPr>
                <w:rFonts w:ascii="Cambria Math" w:hAnsi="Cambria Math"/>
                <w:kern w:val="0"/>
                <w:sz w:val="21"/>
                <w:lang w:eastAsia="zh-CN"/>
              </w:rPr>
              <m:t>ave</m:t>
            </m:r>
            <m:ctrlPr>
              <w:rPr>
                <w:rFonts w:ascii="Cambria Math" w:hAnsi="Cambria Math"/>
                <w:i/>
                <w:kern w:val="0"/>
                <w:sz w:val="21"/>
              </w:rPr>
            </m:ctrlPr>
          </m:sub>
        </m:sSub>
        <m:r>
          <m:rPr/>
          <w:rPr>
            <w:rFonts w:ascii="Cambria Math" w:hAnsi="Cambria Math"/>
            <w:kern w:val="0"/>
            <w:sz w:val="21"/>
            <w:lang w:eastAsia="zh-CN"/>
          </w:rPr>
          <m:t>'=</m:t>
        </m:r>
        <m:f>
          <m:fPr>
            <m:ctrlPr>
              <w:rPr>
                <w:rFonts w:ascii="Cambria Math" w:hAnsi="Cambria Math"/>
                <w:i/>
                <w:kern w:val="0"/>
                <w:sz w:val="21"/>
                <w:lang w:eastAsia="zh-CN"/>
              </w:rPr>
            </m:ctrlPr>
          </m:fPr>
          <m:num>
            <m:sSub>
              <m:sSubPr>
                <m:ctrlPr>
                  <w:rPr>
                    <w:rFonts w:ascii="Cambria Math" w:hAnsi="Cambria Math"/>
                    <w:i/>
                    <w:kern w:val="0"/>
                    <w:sz w:val="21"/>
                  </w:rPr>
                </m:ctrlPr>
              </m:sSubPr>
              <m:e>
                <m:r>
                  <m:rPr/>
                  <w:rPr>
                    <w:rFonts w:ascii="Cambria Math" w:hAnsi="Cambria Math"/>
                    <w:kern w:val="0"/>
                    <w:sz w:val="21"/>
                    <w:lang w:eastAsia="zh-CN"/>
                  </w:rPr>
                  <m:t>v</m:t>
                </m:r>
                <m:ctrlPr>
                  <w:rPr>
                    <w:rFonts w:ascii="Cambria Math" w:hAnsi="Cambria Math"/>
                    <w:i/>
                    <w:kern w:val="0"/>
                    <w:sz w:val="21"/>
                  </w:rPr>
                </m:ctrlPr>
              </m:e>
              <m:sub>
                <m:r>
                  <m:rPr/>
                  <w:rPr>
                    <w:rFonts w:ascii="Cambria Math" w:hAnsi="Cambria Math"/>
                    <w:kern w:val="0"/>
                    <w:sz w:val="21"/>
                    <w:lang w:eastAsia="zh-CN"/>
                  </w:rPr>
                  <m:t>goal</m:t>
                </m:r>
                <m:ctrlPr>
                  <w:rPr>
                    <w:rFonts w:ascii="Cambria Math" w:hAnsi="Cambria Math"/>
                    <w:i/>
                    <w:kern w:val="0"/>
                    <w:sz w:val="21"/>
                  </w:rPr>
                </m:ctrlPr>
              </m:sub>
            </m:sSub>
            <m:r>
              <m:rPr/>
              <w:rPr>
                <w:rFonts w:ascii="Cambria Math" w:hAnsi="Cambria Math"/>
                <w:kern w:val="0"/>
                <w:sz w:val="21"/>
                <w:lang w:eastAsia="zh-CN"/>
              </w:rPr>
              <m:t>+</m:t>
            </m:r>
            <m:sSub>
              <m:sSubPr>
                <m:ctrlPr>
                  <w:rPr>
                    <w:rFonts w:ascii="Cambria Math" w:hAnsi="Cambria Math"/>
                    <w:i/>
                    <w:kern w:val="0"/>
                    <w:sz w:val="21"/>
                  </w:rPr>
                </m:ctrlPr>
              </m:sSubPr>
              <m:e>
                <m:r>
                  <m:rPr/>
                  <w:rPr>
                    <w:rFonts w:ascii="Cambria Math" w:hAnsi="Cambria Math"/>
                    <w:kern w:val="0"/>
                    <w:sz w:val="21"/>
                    <w:lang w:eastAsia="zh-CN"/>
                  </w:rPr>
                  <m:t>v</m:t>
                </m:r>
                <m:ctrlPr>
                  <w:rPr>
                    <w:rFonts w:ascii="Cambria Math" w:hAnsi="Cambria Math"/>
                    <w:i/>
                    <w:kern w:val="0"/>
                    <w:sz w:val="21"/>
                  </w:rPr>
                </m:ctrlPr>
              </m:e>
              <m:sub>
                <m:r>
                  <m:rPr/>
                  <w:rPr>
                    <w:rFonts w:ascii="Cambria Math" w:hAnsi="Cambria Math"/>
                    <w:kern w:val="0"/>
                    <w:sz w:val="21"/>
                    <w:lang w:eastAsia="zh-CN"/>
                  </w:rPr>
                  <m:t>compete</m:t>
                </m:r>
                <m:ctrlPr>
                  <w:rPr>
                    <w:rFonts w:ascii="Cambria Math" w:hAnsi="Cambria Math"/>
                    <w:i/>
                    <w:kern w:val="0"/>
                    <w:sz w:val="21"/>
                  </w:rPr>
                </m:ctrlPr>
              </m:sub>
            </m:sSub>
            <m:r>
              <m:rPr/>
              <w:rPr>
                <w:rFonts w:ascii="Cambria Math" w:hAnsi="Cambria Math"/>
                <w:kern w:val="0"/>
                <w:sz w:val="21"/>
                <w:lang w:eastAsia="zh-CN"/>
              </w:rPr>
              <m:t>+</m:t>
            </m:r>
            <m:sSub>
              <m:sSubPr>
                <m:ctrlPr>
                  <w:rPr>
                    <w:rFonts w:ascii="Cambria Math" w:hAnsi="Cambria Math"/>
                    <w:i/>
                    <w:kern w:val="0"/>
                    <w:sz w:val="21"/>
                  </w:rPr>
                </m:ctrlPr>
              </m:sSubPr>
              <m:e>
                <m:r>
                  <m:rPr/>
                  <w:rPr>
                    <w:rFonts w:ascii="Cambria Math" w:hAnsi="Cambria Math"/>
                    <w:kern w:val="0"/>
                    <w:sz w:val="21"/>
                    <w:lang w:eastAsia="zh-CN"/>
                  </w:rPr>
                  <m:t>v</m:t>
                </m:r>
                <m:ctrlPr>
                  <w:rPr>
                    <w:rFonts w:ascii="Cambria Math" w:hAnsi="Cambria Math"/>
                    <w:i/>
                    <w:kern w:val="0"/>
                    <w:sz w:val="21"/>
                  </w:rPr>
                </m:ctrlPr>
              </m:e>
              <m:sub>
                <m:r>
                  <m:rPr/>
                  <w:rPr>
                    <w:rFonts w:ascii="Cambria Math" w:hAnsi="Cambria Math"/>
                    <w:kern w:val="0"/>
                    <w:sz w:val="21"/>
                    <w:lang w:eastAsia="zh-CN"/>
                  </w:rPr>
                  <m:t>decoy</m:t>
                </m:r>
                <m:ctrlPr>
                  <w:rPr>
                    <w:rFonts w:ascii="Cambria Math" w:hAnsi="Cambria Math"/>
                    <w:i/>
                    <w:kern w:val="0"/>
                    <w:sz w:val="21"/>
                  </w:rPr>
                </m:ctrlPr>
              </m:sub>
            </m:sSub>
            <m:ctrlPr>
              <w:rPr>
                <w:rFonts w:ascii="Cambria Math" w:hAnsi="Cambria Math"/>
                <w:i/>
                <w:kern w:val="0"/>
                <w:sz w:val="21"/>
                <w:lang w:eastAsia="zh-CN"/>
              </w:rPr>
            </m:ctrlPr>
          </m:num>
          <m:den>
            <m:r>
              <m:rPr/>
              <w:rPr>
                <w:rFonts w:ascii="Cambria Math" w:hAnsi="Cambria Math"/>
                <w:kern w:val="0"/>
                <w:sz w:val="21"/>
                <w:lang w:eastAsia="zh-CN"/>
              </w:rPr>
              <m:t>3</m:t>
            </m:r>
            <m:ctrlPr>
              <w:rPr>
                <w:rFonts w:ascii="Cambria Math" w:hAnsi="Cambria Math"/>
                <w:i/>
                <w:kern w:val="0"/>
                <w:sz w:val="21"/>
                <w:lang w:eastAsia="zh-CN"/>
              </w:rPr>
            </m:ctrlPr>
          </m:den>
        </m:f>
      </m:oMath>
      <w:r>
        <w:rPr>
          <w:rFonts w:hint="eastAsia"/>
          <w:sz w:val="18"/>
          <w:szCs w:val="18"/>
          <w:lang w:eastAsia="zh-CN"/>
        </w:rPr>
        <w:t>，</w:t>
      </w:r>
      <m:oMath>
        <m:sSub>
          <m:sSubPr>
            <m:ctrlPr>
              <w:rPr>
                <w:rFonts w:ascii="Cambria Math" w:hAnsi="Cambria Math"/>
                <w:i/>
                <w:kern w:val="0"/>
                <w:sz w:val="21"/>
              </w:rPr>
            </m:ctrlPr>
          </m:sSubPr>
          <m:e>
            <m:r>
              <m:rPr/>
              <w:rPr>
                <w:rFonts w:ascii="Cambria Math" w:hAnsi="Cambria Math"/>
                <w:kern w:val="0"/>
                <w:sz w:val="21"/>
                <w:lang w:eastAsia="zh-CN"/>
              </w:rPr>
              <m:t>t</m:t>
            </m:r>
            <m:ctrlPr>
              <w:rPr>
                <w:rFonts w:ascii="Cambria Math" w:hAnsi="Cambria Math"/>
                <w:i/>
                <w:kern w:val="0"/>
                <w:sz w:val="21"/>
              </w:rPr>
            </m:ctrlPr>
          </m:e>
          <m:sub>
            <m:r>
              <m:rPr/>
              <w:rPr>
                <w:rFonts w:ascii="Cambria Math" w:hAnsi="Cambria Math"/>
                <w:kern w:val="0"/>
                <w:sz w:val="21"/>
                <w:lang w:eastAsia="zh-CN"/>
              </w:rPr>
              <m:t>ave</m:t>
            </m:r>
            <m:ctrlPr>
              <w:rPr>
                <w:rFonts w:ascii="Cambria Math" w:hAnsi="Cambria Math"/>
                <w:i/>
                <w:kern w:val="0"/>
                <w:sz w:val="21"/>
              </w:rPr>
            </m:ctrlPr>
          </m:sub>
        </m:sSub>
        <m:r>
          <m:rPr/>
          <w:rPr>
            <w:rFonts w:ascii="Cambria Math" w:hAnsi="Cambria Math"/>
            <w:kern w:val="0"/>
            <w:sz w:val="21"/>
            <w:lang w:eastAsia="zh-CN"/>
          </w:rPr>
          <m:t>'=</m:t>
        </m:r>
        <m:f>
          <m:fPr>
            <m:ctrlPr>
              <w:rPr>
                <w:rFonts w:ascii="Cambria Math" w:hAnsi="Cambria Math"/>
                <w:i/>
                <w:kern w:val="0"/>
                <w:sz w:val="21"/>
                <w:lang w:eastAsia="zh-CN"/>
              </w:rPr>
            </m:ctrlPr>
          </m:fPr>
          <m:num>
            <m:sSub>
              <m:sSubPr>
                <m:ctrlPr>
                  <w:rPr>
                    <w:rFonts w:ascii="Cambria Math" w:hAnsi="Cambria Math"/>
                    <w:i/>
                    <w:kern w:val="0"/>
                    <w:sz w:val="21"/>
                  </w:rPr>
                </m:ctrlPr>
              </m:sSubPr>
              <m:e>
                <m:r>
                  <m:rPr/>
                  <w:rPr>
                    <w:rFonts w:ascii="Cambria Math" w:hAnsi="Cambria Math"/>
                    <w:kern w:val="0"/>
                    <w:sz w:val="21"/>
                    <w:lang w:eastAsia="zh-CN"/>
                  </w:rPr>
                  <m:t>t</m:t>
                </m:r>
                <m:ctrlPr>
                  <w:rPr>
                    <w:rFonts w:ascii="Cambria Math" w:hAnsi="Cambria Math"/>
                    <w:i/>
                    <w:kern w:val="0"/>
                    <w:sz w:val="21"/>
                  </w:rPr>
                </m:ctrlPr>
              </m:e>
              <m:sub>
                <m:r>
                  <m:rPr/>
                  <w:rPr>
                    <w:rFonts w:ascii="Cambria Math" w:hAnsi="Cambria Math"/>
                    <w:kern w:val="0"/>
                    <w:sz w:val="21"/>
                    <w:lang w:eastAsia="zh-CN"/>
                  </w:rPr>
                  <m:t>goal</m:t>
                </m:r>
                <m:ctrlPr>
                  <w:rPr>
                    <w:rFonts w:ascii="Cambria Math" w:hAnsi="Cambria Math"/>
                    <w:i/>
                    <w:kern w:val="0"/>
                    <w:sz w:val="21"/>
                  </w:rPr>
                </m:ctrlPr>
              </m:sub>
            </m:sSub>
            <m:r>
              <m:rPr/>
              <w:rPr>
                <w:rFonts w:ascii="Cambria Math" w:hAnsi="Cambria Math"/>
                <w:kern w:val="0"/>
                <w:sz w:val="21"/>
                <w:lang w:eastAsia="zh-CN"/>
              </w:rPr>
              <m:t>+</m:t>
            </m:r>
            <m:sSub>
              <m:sSubPr>
                <m:ctrlPr>
                  <w:rPr>
                    <w:rFonts w:ascii="Cambria Math" w:hAnsi="Cambria Math"/>
                    <w:i/>
                    <w:kern w:val="0"/>
                    <w:sz w:val="21"/>
                  </w:rPr>
                </m:ctrlPr>
              </m:sSubPr>
              <m:e>
                <m:r>
                  <m:rPr/>
                  <w:rPr>
                    <w:rFonts w:ascii="Cambria Math" w:hAnsi="Cambria Math"/>
                    <w:kern w:val="0"/>
                    <w:sz w:val="21"/>
                    <w:lang w:eastAsia="zh-CN"/>
                  </w:rPr>
                  <m:t>t</m:t>
                </m:r>
                <m:ctrlPr>
                  <w:rPr>
                    <w:rFonts w:ascii="Cambria Math" w:hAnsi="Cambria Math"/>
                    <w:i/>
                    <w:kern w:val="0"/>
                    <w:sz w:val="21"/>
                  </w:rPr>
                </m:ctrlPr>
              </m:e>
              <m:sub>
                <m:r>
                  <m:rPr/>
                  <w:rPr>
                    <w:rFonts w:ascii="Cambria Math" w:hAnsi="Cambria Math"/>
                    <w:kern w:val="0"/>
                    <w:sz w:val="21"/>
                    <w:lang w:eastAsia="zh-CN"/>
                  </w:rPr>
                  <m:t>compete</m:t>
                </m:r>
                <m:ctrlPr>
                  <w:rPr>
                    <w:rFonts w:ascii="Cambria Math" w:hAnsi="Cambria Math"/>
                    <w:i/>
                    <w:kern w:val="0"/>
                    <w:sz w:val="21"/>
                  </w:rPr>
                </m:ctrlPr>
              </m:sub>
            </m:sSub>
            <m:r>
              <m:rPr/>
              <w:rPr>
                <w:rFonts w:ascii="Cambria Math" w:hAnsi="Cambria Math"/>
                <w:kern w:val="0"/>
                <w:sz w:val="21"/>
                <w:lang w:eastAsia="zh-CN"/>
              </w:rPr>
              <m:t>+</m:t>
            </m:r>
            <m:sSub>
              <m:sSubPr>
                <m:ctrlPr>
                  <w:rPr>
                    <w:rFonts w:ascii="Cambria Math" w:hAnsi="Cambria Math"/>
                    <w:i/>
                    <w:kern w:val="0"/>
                    <w:sz w:val="21"/>
                  </w:rPr>
                </m:ctrlPr>
              </m:sSubPr>
              <m:e>
                <m:r>
                  <m:rPr/>
                  <w:rPr>
                    <w:rFonts w:ascii="Cambria Math" w:hAnsi="Cambria Math"/>
                    <w:kern w:val="0"/>
                    <w:sz w:val="21"/>
                    <w:lang w:eastAsia="zh-CN"/>
                  </w:rPr>
                  <m:t>t</m:t>
                </m:r>
                <m:ctrlPr>
                  <w:rPr>
                    <w:rFonts w:ascii="Cambria Math" w:hAnsi="Cambria Math"/>
                    <w:i/>
                    <w:kern w:val="0"/>
                    <w:sz w:val="21"/>
                  </w:rPr>
                </m:ctrlPr>
              </m:e>
              <m:sub>
                <m:r>
                  <m:rPr/>
                  <w:rPr>
                    <w:rFonts w:ascii="Cambria Math" w:hAnsi="Cambria Math"/>
                    <w:kern w:val="0"/>
                    <w:sz w:val="21"/>
                    <w:lang w:eastAsia="zh-CN"/>
                  </w:rPr>
                  <m:t>decoy</m:t>
                </m:r>
                <m:ctrlPr>
                  <w:rPr>
                    <w:rFonts w:ascii="Cambria Math" w:hAnsi="Cambria Math"/>
                    <w:i/>
                    <w:kern w:val="0"/>
                    <w:sz w:val="21"/>
                  </w:rPr>
                </m:ctrlPr>
              </m:sub>
            </m:sSub>
            <m:ctrlPr>
              <w:rPr>
                <w:rFonts w:ascii="Cambria Math" w:hAnsi="Cambria Math"/>
                <w:i/>
                <w:kern w:val="0"/>
                <w:sz w:val="21"/>
                <w:lang w:eastAsia="zh-CN"/>
              </w:rPr>
            </m:ctrlPr>
          </m:num>
          <m:den>
            <m:r>
              <m:rPr/>
              <w:rPr>
                <w:rFonts w:ascii="Cambria Math" w:hAnsi="Cambria Math"/>
                <w:kern w:val="0"/>
                <w:sz w:val="21"/>
                <w:lang w:eastAsia="zh-CN"/>
              </w:rPr>
              <m:t>3</m:t>
            </m:r>
            <m:ctrlPr>
              <w:rPr>
                <w:rFonts w:ascii="Cambria Math" w:hAnsi="Cambria Math"/>
                <w:i/>
                <w:kern w:val="0"/>
                <w:sz w:val="21"/>
                <w:lang w:eastAsia="zh-CN"/>
              </w:rPr>
            </m:ctrlPr>
          </m:den>
        </m:f>
      </m:oMath>
      <w:r>
        <w:rPr>
          <w:rFonts w:hint="eastAsia"/>
          <w:sz w:val="18"/>
          <w:szCs w:val="18"/>
          <w:lang w:eastAsia="zh-CN"/>
        </w:rPr>
        <w:t>。</w:t>
      </w:r>
      <w:commentRangeEnd w:id="12"/>
      <w:r>
        <w:commentReference w:id="12"/>
      </w:r>
    </w:p>
    <w:p>
      <w:pPr>
        <w:spacing w:line="240" w:lineRule="auto"/>
        <w:ind w:firstLine="360" w:firstLineChars="200"/>
        <w:jc w:val="left"/>
        <w:rPr>
          <w:sz w:val="18"/>
          <w:szCs w:val="18"/>
          <w:lang w:eastAsia="zh-CN"/>
        </w:rPr>
      </w:pPr>
      <w:r>
        <w:rPr>
          <w:rFonts w:hint="eastAsia"/>
          <w:sz w:val="18"/>
          <w:szCs w:val="18"/>
          <w:lang w:eastAsia="zh-CN"/>
        </w:rPr>
        <w:t>根据对2.3节对诱饵项设置策略的分析，为了提高</w:t>
      </w:r>
      <m:oMath>
        <m:sSub>
          <m:sSubPr>
            <m:ctrlPr>
              <w:rPr>
                <w:rFonts w:hint="eastAsia" w:ascii="Cambria Math" w:hAnsi="Cambria Math" w:eastAsia="宋体"/>
                <w:kern w:val="0"/>
                <w:sz w:val="21"/>
                <w:lang w:eastAsia="zh-CN"/>
              </w:rPr>
            </m:ctrlPr>
          </m:sSubPr>
          <m:e>
            <m:r>
              <m:rPr>
                <m:sty m:val="p"/>
              </m:rPr>
              <w:rPr>
                <w:rFonts w:hint="eastAsia" w:ascii="Cambria Math" w:hAnsi="Cambria Math" w:eastAsia="宋体"/>
                <w:kern w:val="0"/>
                <w:sz w:val="21"/>
              </w:rPr>
              <m:t>τ</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goal</m:t>
            </m:r>
            <m:ctrlPr>
              <w:rPr>
                <w:rFonts w:hint="eastAsia" w:ascii="Cambria Math" w:hAnsi="Cambria Math" w:eastAsia="宋体"/>
                <w:kern w:val="0"/>
                <w:sz w:val="21"/>
                <w:lang w:eastAsia="zh-CN"/>
              </w:rPr>
            </m:ctrlPr>
          </m:sub>
        </m:sSub>
      </m:oMath>
      <w:r>
        <w:rPr>
          <w:rFonts w:hint="eastAsia"/>
          <w:sz w:val="18"/>
          <w:szCs w:val="18"/>
          <w:lang w:eastAsia="zh-CN"/>
        </w:rPr>
        <w:t>任务的吸引力，这里本文使用严格意义上诱饵效应的3种策略，分别为F、R、RF策略。</w:t>
      </w:r>
      <w:r>
        <w:rPr>
          <w:rFonts w:hint="eastAsia"/>
          <w:sz w:val="18"/>
          <w:szCs w:val="18"/>
          <w:lang w:val="en-US" w:eastAsia="zh-CN"/>
        </w:rPr>
        <w:t>图3</w:t>
      </w:r>
      <w:r>
        <w:rPr>
          <w:rFonts w:hint="eastAsia"/>
          <w:sz w:val="18"/>
          <w:szCs w:val="18"/>
          <w:lang w:eastAsia="zh-CN"/>
        </w:rPr>
        <w:t>中展示了这三种策略，在图中P和Q分别代表卸载任务的报酬和时间成本的吸引力。</w:t>
      </w:r>
    </w:p>
    <w:p>
      <w:pPr>
        <w:spacing w:line="240" w:lineRule="auto"/>
        <w:ind w:firstLine="360" w:firstLineChars="200"/>
        <w:jc w:val="center"/>
        <w:rPr>
          <w:sz w:val="18"/>
          <w:szCs w:val="18"/>
          <w:lang w:eastAsia="zh-CN"/>
        </w:rPr>
      </w:pPr>
      <w:r>
        <w:rPr>
          <w:rFonts w:hint="eastAsia"/>
          <w:sz w:val="18"/>
          <w:szCs w:val="18"/>
          <w:lang w:eastAsia="zh-CN"/>
        </w:rPr>
        <w:drawing>
          <wp:inline distT="0" distB="0" distL="0" distR="0">
            <wp:extent cx="1806575" cy="1512570"/>
            <wp:effectExtent l="0" t="0" r="698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extLst>
                        <a:ext uri="{28A0092B-C50C-407E-A947-70E740481C1C}">
                          <a14:useLocalDpi xmlns:a14="http://schemas.microsoft.com/office/drawing/2010/main" val="0"/>
                        </a:ext>
                      </a:extLst>
                    </a:blip>
                    <a:srcRect l="2553" t="2294" r="1"/>
                    <a:stretch>
                      <a:fillRect/>
                    </a:stretch>
                  </pic:blipFill>
                  <pic:spPr>
                    <a:xfrm>
                      <a:off x="0" y="0"/>
                      <a:ext cx="1806575" cy="1512570"/>
                    </a:xfrm>
                    <a:prstGeom prst="rect">
                      <a:avLst/>
                    </a:prstGeom>
                    <a:ln>
                      <a:noFill/>
                    </a:ln>
                  </pic:spPr>
                </pic:pic>
              </a:graphicData>
            </a:graphic>
          </wp:inline>
        </w:drawing>
      </w:r>
    </w:p>
    <w:p>
      <w:pPr>
        <w:pStyle w:val="10"/>
        <w:jc w:val="center"/>
        <w:rPr>
          <w:sz w:val="18"/>
          <w:szCs w:val="18"/>
        </w:rPr>
      </w:pPr>
      <w:bookmarkStart w:id="5" w:name="_Ref31821796"/>
      <w:r>
        <w:rPr>
          <w:rFonts w:hint="eastAsia"/>
          <w:sz w:val="18"/>
          <w:szCs w:val="18"/>
        </w:rPr>
        <w:t>图3</w:t>
      </w:r>
      <w:bookmarkEnd w:id="5"/>
      <w:r>
        <w:rPr>
          <w:rFonts w:hint="eastAsia"/>
          <w:sz w:val="18"/>
          <w:szCs w:val="18"/>
        </w:rPr>
        <w:t xml:space="preserve"> 诱饵效应3种策略设置</w:t>
      </w:r>
    </w:p>
    <w:p>
      <w:pPr>
        <w:spacing w:line="240" w:lineRule="auto"/>
        <w:ind w:firstLine="360" w:firstLineChars="200"/>
        <w:jc w:val="left"/>
        <w:rPr>
          <w:sz w:val="18"/>
          <w:szCs w:val="18"/>
          <w:lang w:eastAsia="zh-CN"/>
        </w:rPr>
      </w:pPr>
      <w:r>
        <w:rPr>
          <w:rFonts w:hint="eastAsia"/>
          <w:sz w:val="18"/>
          <w:szCs w:val="18"/>
          <w:lang w:eastAsia="zh-CN"/>
        </w:rPr>
        <w:t>根据2.3节对诱饵项设置策略的分析，三种策略诱饵因子的取值范围分别如下：</w:t>
      </w:r>
    </w:p>
    <w:p>
      <w:pPr>
        <w:spacing w:line="240" w:lineRule="auto"/>
        <w:ind w:firstLine="360" w:firstLineChars="200"/>
        <w:jc w:val="left"/>
        <w:rPr>
          <w:sz w:val="18"/>
          <w:szCs w:val="18"/>
          <w:lang w:eastAsia="zh-CN"/>
        </w:rPr>
      </w:pPr>
      <w:r>
        <w:rPr>
          <w:rFonts w:hint="eastAsia"/>
          <w:sz w:val="18"/>
          <w:szCs w:val="18"/>
          <w:lang w:eastAsia="zh-CN"/>
        </w:rPr>
        <w:t>F策略：时间成本上等于目标任务，报酬低于目标任务，则</w:t>
      </w:r>
      <m:oMath>
        <m:r>
          <m:rPr/>
          <w:rPr>
            <w:rFonts w:ascii="Cambria Math" w:hAnsi="Cambria Math"/>
            <w:sz w:val="18"/>
            <w:szCs w:val="18"/>
            <w:lang w:eastAsia="zh-CN"/>
          </w:rPr>
          <m:t>χ</m:t>
        </m:r>
        <m:r>
          <m:rPr/>
          <w:rPr>
            <w:rFonts w:ascii="Cambria Math" w:hAnsi="Cambria Math"/>
            <w:kern w:val="0"/>
            <w:sz w:val="21"/>
            <w:lang w:eastAsia="zh-CN"/>
          </w:rPr>
          <m:t>∈[0,1]</m:t>
        </m:r>
      </m:oMath>
      <w:r>
        <w:rPr>
          <w:rFonts w:hint="eastAsia"/>
          <w:sz w:val="18"/>
          <w:szCs w:val="18"/>
          <w:lang w:eastAsia="zh-CN"/>
        </w:rPr>
        <w:t>，</w:t>
      </w:r>
      <m:oMath>
        <m:r>
          <m:rPr>
            <m:sty m:val="p"/>
          </m:rPr>
          <w:rPr>
            <w:rFonts w:ascii="Cambria Math" w:hAnsi="Cambria Math"/>
            <w:sz w:val="18"/>
            <w:szCs w:val="18"/>
          </w:rPr>
          <m:t>γ</m:t>
        </m:r>
        <m:r>
          <m:rPr/>
          <w:rPr>
            <w:rFonts w:hint="eastAsia" w:ascii="Cambria Math" w:hAnsi="Cambria Math"/>
            <w:kern w:val="0"/>
            <w:sz w:val="21"/>
            <w:lang w:eastAsia="zh-CN"/>
          </w:rPr>
          <m:t>=</m:t>
        </m:r>
        <m:r>
          <m:rPr/>
          <w:rPr>
            <w:rFonts w:ascii="Cambria Math" w:hAnsi="Cambria Math"/>
            <w:kern w:val="0"/>
            <w:sz w:val="21"/>
            <w:lang w:eastAsia="zh-CN"/>
          </w:rPr>
          <m:t>1</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R策略：报酬上等于目标任务，时间成本高于目标任务，则</w:t>
      </w:r>
      <m:oMath>
        <m:r>
          <m:rPr/>
          <w:rPr>
            <w:rFonts w:ascii="Cambria Math" w:hAnsi="Cambria Math"/>
            <w:sz w:val="18"/>
            <w:szCs w:val="18"/>
            <w:lang w:eastAsia="zh-CN"/>
          </w:rPr>
          <m:t>χ</m:t>
        </m:r>
        <m:r>
          <m:rPr/>
          <w:rPr>
            <w:rFonts w:hint="eastAsia" w:ascii="Cambria Math" w:hAnsi="Cambria Math"/>
            <w:kern w:val="0"/>
            <w:sz w:val="21"/>
            <w:lang w:eastAsia="zh-CN"/>
          </w:rPr>
          <m:t>=1</m:t>
        </m:r>
      </m:oMath>
      <w:r>
        <w:rPr>
          <w:rFonts w:hint="eastAsia"/>
          <w:sz w:val="18"/>
          <w:szCs w:val="18"/>
          <w:lang w:eastAsia="zh-CN"/>
        </w:rPr>
        <w:t>，</w:t>
      </w:r>
      <m:oMath>
        <m:r>
          <m:rPr>
            <m:sty m:val="p"/>
          </m:rPr>
          <w:rPr>
            <w:rFonts w:ascii="Cambria Math" w:hAnsi="Cambria Math"/>
            <w:sz w:val="18"/>
            <w:szCs w:val="18"/>
          </w:rPr>
          <m:t>γ</m:t>
        </m:r>
        <m:r>
          <m:rPr>
            <m:sty m:val="p"/>
          </m:rPr>
          <w:rPr>
            <w:rFonts w:ascii="Cambria Math" w:hAnsi="Cambria Math"/>
            <w:sz w:val="18"/>
            <w:szCs w:val="18"/>
            <w:lang w:eastAsia="zh-CN"/>
          </w:rPr>
          <m:t>&gt;</m:t>
        </m:r>
        <m:r>
          <m:rPr/>
          <w:rPr>
            <w:rFonts w:ascii="Cambria Math" w:hAnsi="Cambria Math"/>
            <w:kern w:val="0"/>
            <w:sz w:val="21"/>
            <w:lang w:eastAsia="zh-CN"/>
          </w:rPr>
          <m:t>1</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RF策略：报酬和时间成本均劣于目标任务，则</w:t>
      </w:r>
      <m:oMath>
        <m:r>
          <m:rPr/>
          <w:rPr>
            <w:rFonts w:ascii="Cambria Math" w:hAnsi="Cambria Math"/>
            <w:sz w:val="18"/>
            <w:szCs w:val="18"/>
            <w:lang w:eastAsia="zh-CN"/>
          </w:rPr>
          <m:t>χ</m:t>
        </m:r>
        <m:r>
          <m:rPr/>
          <w:rPr>
            <w:rFonts w:ascii="Cambria Math" w:hAnsi="Cambria Math"/>
            <w:kern w:val="0"/>
            <w:sz w:val="21"/>
            <w:lang w:eastAsia="zh-CN"/>
          </w:rPr>
          <m:t>∈[0,1]</m:t>
        </m:r>
      </m:oMath>
      <w:r>
        <w:rPr>
          <w:rFonts w:hint="eastAsia"/>
          <w:sz w:val="18"/>
          <w:szCs w:val="18"/>
          <w:lang w:eastAsia="zh-CN"/>
        </w:rPr>
        <w:t>，</w:t>
      </w:r>
      <m:oMath>
        <m:r>
          <m:rPr>
            <m:sty m:val="p"/>
          </m:rPr>
          <w:rPr>
            <w:rFonts w:ascii="Cambria Math" w:hAnsi="Cambria Math"/>
            <w:sz w:val="18"/>
            <w:szCs w:val="18"/>
          </w:rPr>
          <m:t>γ</m:t>
        </m:r>
        <m:r>
          <m:rPr>
            <m:sty m:val="p"/>
          </m:rPr>
          <w:rPr>
            <w:rFonts w:ascii="Cambria Math" w:hAnsi="Cambria Math"/>
            <w:sz w:val="18"/>
            <w:szCs w:val="18"/>
            <w:lang w:eastAsia="zh-CN"/>
          </w:rPr>
          <m:t>&gt;</m:t>
        </m:r>
        <m:r>
          <m:rPr/>
          <w:rPr>
            <w:rFonts w:ascii="Cambria Math" w:hAnsi="Cambria Math"/>
            <w:kern w:val="0"/>
            <w:sz w:val="21"/>
            <w:lang w:eastAsia="zh-CN"/>
          </w:rPr>
          <m:t>1</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接下来，本文将对诱饵效应作用机理做进一步的阐述，并</w:t>
      </w:r>
      <w:r>
        <w:rPr>
          <w:rFonts w:hint="eastAsia"/>
          <w:color w:val="0070C0"/>
          <w:sz w:val="18"/>
          <w:szCs w:val="18"/>
          <w:lang w:eastAsia="zh-CN"/>
        </w:rPr>
        <w:t>通过分析</w:t>
      </w:r>
      <w:r>
        <w:rPr>
          <w:rFonts w:hint="eastAsia"/>
          <w:sz w:val="18"/>
          <w:szCs w:val="18"/>
          <w:lang w:eastAsia="zh-CN"/>
        </w:rPr>
        <w:t>这三种策略的诱饵因子取值情况，</w:t>
      </w:r>
      <w:commentRangeStart w:id="13"/>
      <w:r>
        <w:rPr>
          <w:rFonts w:hint="eastAsia"/>
          <w:color w:val="0070C0"/>
          <w:sz w:val="18"/>
          <w:szCs w:val="18"/>
          <w:lang w:eastAsia="zh-CN"/>
        </w:rPr>
        <w:t>确定最终要使用的诱饵策略</w:t>
      </w:r>
      <w:ins w:id="125" w:author="俞成琴" w:date="2022-04-18T10:55:22Z">
        <w:r>
          <w:rPr>
            <w:rFonts w:hint="eastAsia"/>
            <w:sz w:val="18"/>
            <w:szCs w:val="18"/>
            <w:lang w:eastAsia="zh-CN"/>
          </w:rPr>
          <w:t>，</w:t>
        </w:r>
      </w:ins>
      <w:ins w:id="126" w:author="俞成琴" w:date="2022-04-18T10:55:23Z">
        <w:r>
          <w:rPr>
            <w:rFonts w:hint="eastAsia"/>
            <w:sz w:val="18"/>
            <w:szCs w:val="18"/>
            <w:lang w:val="en-US" w:eastAsia="zh-CN"/>
          </w:rPr>
          <w:t>并</w:t>
        </w:r>
      </w:ins>
      <w:ins w:id="127" w:author="俞成琴" w:date="2022-04-18T10:55:30Z">
        <w:r>
          <w:rPr>
            <w:rFonts w:hint="eastAsia"/>
            <w:sz w:val="18"/>
            <w:szCs w:val="18"/>
            <w:lang w:val="en-US" w:eastAsia="zh-CN"/>
          </w:rPr>
          <w:t>建立关于诱饵效应的模型</w:t>
        </w:r>
      </w:ins>
      <w:r>
        <w:rPr>
          <w:rFonts w:hint="eastAsia"/>
          <w:sz w:val="18"/>
          <w:szCs w:val="18"/>
          <w:lang w:eastAsia="zh-CN"/>
        </w:rPr>
        <w:t>。</w:t>
      </w:r>
      <w:commentRangeEnd w:id="13"/>
      <w:r>
        <w:commentReference w:id="13"/>
      </w:r>
    </w:p>
    <w:p>
      <w:pPr>
        <w:spacing w:line="240" w:lineRule="auto"/>
        <w:ind w:firstLine="360" w:firstLineChars="200"/>
        <w:jc w:val="left"/>
        <w:rPr>
          <w:sz w:val="18"/>
          <w:szCs w:val="18"/>
          <w:lang w:eastAsia="zh-CN"/>
        </w:rPr>
      </w:pPr>
      <w:r>
        <w:rPr>
          <w:rFonts w:hint="eastAsia"/>
          <w:sz w:val="18"/>
          <w:szCs w:val="18"/>
          <w:lang w:eastAsia="zh-CN"/>
        </w:rPr>
        <w:t>由于加入诱饵任务后参考点转移为</w:t>
      </w:r>
      <m:oMath>
        <m:r>
          <m:rPr/>
          <w:rPr>
            <w:rFonts w:ascii="Cambria Math" w:hAnsi="Cambria Math"/>
            <w:sz w:val="18"/>
            <w:szCs w:val="18"/>
            <w:lang w:eastAsia="zh-CN"/>
          </w:rPr>
          <m:t>r'</m:t>
        </m:r>
      </m:oMath>
      <w:r>
        <w:rPr>
          <w:rFonts w:hint="eastAsia"/>
          <w:sz w:val="18"/>
          <w:szCs w:val="18"/>
          <w:lang w:eastAsia="zh-CN"/>
        </w:rPr>
        <w:t>，此时A，B类任务吸引力函数为</w:t>
      </w:r>
      <m:oMath>
        <m:sSub>
          <m:sSubPr>
            <m:ctrlPr>
              <w:rPr>
                <w:rFonts w:ascii="Cambria Math" w:hAnsi="Cambria Math" w:eastAsia="宋体"/>
                <w:kern w:val="0"/>
                <w:sz w:val="21"/>
                <w:szCs w:val="24"/>
                <w:lang w:eastAsia="zh-CN"/>
              </w:rPr>
            </m:ctrlPr>
          </m:sSubPr>
          <m:e>
            <m:r>
              <m:rPr>
                <m:sty m:val="p"/>
              </m:rPr>
              <w:rPr>
                <w:rFonts w:ascii="Cambria Math" w:hAnsi="Cambria Math" w:eastAsia="宋体"/>
                <w:kern w:val="0"/>
                <w:sz w:val="21"/>
                <w:szCs w:val="24"/>
                <w:lang w:eastAsia="zh-CN"/>
              </w:rPr>
              <m:t>M</m:t>
            </m:r>
            <m:ctrlPr>
              <w:rPr>
                <w:rFonts w:ascii="Cambria Math" w:hAnsi="Cambria Math" w:eastAsia="宋体"/>
                <w:kern w:val="0"/>
                <w:sz w:val="21"/>
                <w:szCs w:val="24"/>
                <w:lang w:eastAsia="zh-CN"/>
              </w:rPr>
            </m:ctrlPr>
          </m:e>
          <m:sub>
            <m:r>
              <m:rPr>
                <m:sty m:val="p"/>
              </m:rPr>
              <w:rPr>
                <w:rFonts w:ascii="Cambria Math" w:hAnsi="Cambria Math" w:eastAsia="宋体"/>
                <w:kern w:val="0"/>
                <w:sz w:val="21"/>
                <w:szCs w:val="24"/>
                <w:lang w:eastAsia="zh-CN"/>
              </w:rPr>
              <m:t>goal</m:t>
            </m:r>
            <m:ctrlPr>
              <w:rPr>
                <w:rFonts w:ascii="Cambria Math" w:hAnsi="Cambria Math" w:eastAsia="宋体"/>
                <w:kern w:val="0"/>
                <w:sz w:val="21"/>
                <w:szCs w:val="24"/>
                <w:lang w:eastAsia="zh-CN"/>
              </w:rPr>
            </m:ctrlPr>
          </m:sub>
        </m:sSub>
        <m:r>
          <m:rPr>
            <m:sty m:val="p"/>
          </m:rPr>
          <w:rPr>
            <w:rFonts w:ascii="Cambria Math" w:hAnsi="Cambria Math" w:eastAsia="宋体"/>
            <w:kern w:val="0"/>
            <w:sz w:val="21"/>
            <w:szCs w:val="24"/>
            <w:lang w:eastAsia="zh-CN"/>
          </w:rPr>
          <m:t>(</m:t>
        </m:r>
        <m:sSub>
          <m:sSubPr>
            <m:ctrlPr>
              <w:rPr>
                <w:rFonts w:ascii="Cambria Math" w:hAnsi="Cambria Math" w:eastAsia="宋体"/>
                <w:kern w:val="0"/>
                <w:sz w:val="21"/>
                <w:szCs w:val="24"/>
                <w:lang w:eastAsia="zh-CN"/>
              </w:rPr>
            </m:ctrlPr>
          </m:sSubPr>
          <m:e>
            <m:r>
              <m:rPr>
                <m:sty m:val="p"/>
              </m:rPr>
              <w:rPr>
                <w:rFonts w:ascii="Cambria Math" w:hAnsi="Cambria Math"/>
                <w:kern w:val="0"/>
                <w:sz w:val="21"/>
                <w:szCs w:val="24"/>
              </w:rPr>
              <m:t>τ</m:t>
            </m:r>
            <m:ctrlPr>
              <w:rPr>
                <w:rFonts w:ascii="Cambria Math" w:hAnsi="Cambria Math" w:eastAsia="宋体"/>
                <w:kern w:val="0"/>
                <w:sz w:val="21"/>
                <w:szCs w:val="24"/>
                <w:lang w:eastAsia="zh-CN"/>
              </w:rPr>
            </m:ctrlPr>
          </m:e>
          <m:sub>
            <m:r>
              <m:rPr>
                <m:sty m:val="p"/>
              </m:rPr>
              <w:rPr>
                <w:rFonts w:ascii="Cambria Math" w:hAnsi="Cambria Math" w:eastAsia="宋体"/>
                <w:kern w:val="0"/>
                <w:sz w:val="21"/>
                <w:szCs w:val="24"/>
                <w:lang w:eastAsia="zh-CN"/>
              </w:rPr>
              <m:t>goal</m:t>
            </m:r>
            <m:ctrlPr>
              <w:rPr>
                <w:rFonts w:ascii="Cambria Math" w:hAnsi="Cambria Math" w:eastAsia="宋体"/>
                <w:kern w:val="0"/>
                <w:sz w:val="21"/>
                <w:szCs w:val="24"/>
                <w:lang w:eastAsia="zh-CN"/>
              </w:rPr>
            </m:ctrlPr>
          </m:sub>
        </m:sSub>
        <m:r>
          <m:rPr>
            <m:sty m:val="p"/>
          </m:rPr>
          <w:rPr>
            <w:rFonts w:ascii="Cambria Math" w:hAnsi="Cambria Math" w:eastAsia="宋体"/>
            <w:kern w:val="0"/>
            <w:sz w:val="21"/>
            <w:szCs w:val="24"/>
            <w:lang w:eastAsia="zh-CN"/>
          </w:rPr>
          <m:t>|r')</m:t>
        </m:r>
      </m:oMath>
      <w:r>
        <w:rPr>
          <w:rFonts w:hint="eastAsia"/>
          <w:sz w:val="18"/>
          <w:szCs w:val="18"/>
          <w:lang w:eastAsia="zh-CN"/>
        </w:rPr>
        <w:t>，</w:t>
      </w:r>
      <m:oMath>
        <m:sSub>
          <m:sSubPr>
            <m:ctrlPr>
              <w:rPr>
                <w:rFonts w:ascii="Cambria Math" w:hAnsi="Cambria Math" w:eastAsia="宋体"/>
                <w:kern w:val="0"/>
                <w:sz w:val="21"/>
                <w:szCs w:val="24"/>
                <w:lang w:eastAsia="zh-CN"/>
              </w:rPr>
            </m:ctrlPr>
          </m:sSubPr>
          <m:e>
            <m:r>
              <m:rPr>
                <m:sty m:val="p"/>
              </m:rPr>
              <w:rPr>
                <w:rFonts w:ascii="Cambria Math" w:hAnsi="Cambria Math" w:eastAsia="宋体"/>
                <w:kern w:val="0"/>
                <w:sz w:val="21"/>
                <w:szCs w:val="24"/>
                <w:lang w:eastAsia="zh-CN"/>
              </w:rPr>
              <m:t>M</m:t>
            </m:r>
            <m:ctrlPr>
              <w:rPr>
                <w:rFonts w:ascii="Cambria Math" w:hAnsi="Cambria Math" w:eastAsia="宋体"/>
                <w:kern w:val="0"/>
                <w:sz w:val="21"/>
                <w:szCs w:val="24"/>
                <w:lang w:eastAsia="zh-CN"/>
              </w:rPr>
            </m:ctrlPr>
          </m:e>
          <m:sub>
            <m:r>
              <m:rPr>
                <m:sty m:val="p"/>
              </m:rPr>
              <w:rPr>
                <w:rFonts w:ascii="Cambria Math" w:hAnsi="Cambria Math" w:eastAsia="宋体"/>
                <w:kern w:val="0"/>
                <w:sz w:val="21"/>
                <w:szCs w:val="24"/>
                <w:lang w:eastAsia="zh-CN"/>
              </w:rPr>
              <m:t>compete</m:t>
            </m:r>
            <m:ctrlPr>
              <w:rPr>
                <w:rFonts w:ascii="Cambria Math" w:hAnsi="Cambria Math" w:eastAsia="宋体"/>
                <w:kern w:val="0"/>
                <w:sz w:val="21"/>
                <w:szCs w:val="24"/>
                <w:lang w:eastAsia="zh-CN"/>
              </w:rPr>
            </m:ctrlPr>
          </m:sub>
        </m:sSub>
        <m:r>
          <m:rPr>
            <m:sty m:val="p"/>
          </m:rPr>
          <w:rPr>
            <w:rFonts w:ascii="Cambria Math" w:hAnsi="Cambria Math" w:eastAsia="宋体"/>
            <w:kern w:val="0"/>
            <w:sz w:val="21"/>
            <w:szCs w:val="24"/>
            <w:lang w:eastAsia="zh-CN"/>
          </w:rPr>
          <m:t>(</m:t>
        </m:r>
        <m:sSub>
          <m:sSubPr>
            <m:ctrlPr>
              <w:rPr>
                <w:rFonts w:ascii="Cambria Math" w:hAnsi="Cambria Math" w:eastAsia="宋体"/>
                <w:kern w:val="0"/>
                <w:sz w:val="21"/>
                <w:szCs w:val="24"/>
                <w:lang w:eastAsia="zh-CN"/>
              </w:rPr>
            </m:ctrlPr>
          </m:sSubPr>
          <m:e>
            <m:r>
              <m:rPr>
                <m:sty m:val="p"/>
              </m:rPr>
              <w:rPr>
                <w:rFonts w:ascii="Cambria Math" w:hAnsi="Cambria Math"/>
                <w:kern w:val="0"/>
                <w:sz w:val="21"/>
                <w:szCs w:val="24"/>
              </w:rPr>
              <m:t>τ</m:t>
            </m:r>
            <m:ctrlPr>
              <w:rPr>
                <w:rFonts w:ascii="Cambria Math" w:hAnsi="Cambria Math" w:eastAsia="宋体"/>
                <w:kern w:val="0"/>
                <w:sz w:val="21"/>
                <w:szCs w:val="24"/>
                <w:lang w:eastAsia="zh-CN"/>
              </w:rPr>
            </m:ctrlPr>
          </m:e>
          <m:sub>
            <m:r>
              <m:rPr>
                <m:sty m:val="p"/>
              </m:rPr>
              <w:rPr>
                <w:rFonts w:ascii="Cambria Math" w:hAnsi="Cambria Math" w:eastAsia="宋体"/>
                <w:kern w:val="0"/>
                <w:sz w:val="21"/>
                <w:szCs w:val="24"/>
                <w:lang w:eastAsia="zh-CN"/>
              </w:rPr>
              <m:t>compete</m:t>
            </m:r>
            <m:ctrlPr>
              <w:rPr>
                <w:rFonts w:ascii="Cambria Math" w:hAnsi="Cambria Math" w:eastAsia="宋体"/>
                <w:kern w:val="0"/>
                <w:sz w:val="21"/>
                <w:szCs w:val="24"/>
                <w:lang w:eastAsia="zh-CN"/>
              </w:rPr>
            </m:ctrlPr>
          </m:sub>
        </m:sSub>
        <m:r>
          <m:rPr>
            <m:sty m:val="p"/>
          </m:rPr>
          <w:rPr>
            <w:rFonts w:ascii="Cambria Math" w:hAnsi="Cambria Math" w:eastAsia="宋体"/>
            <w:kern w:val="0"/>
            <w:sz w:val="21"/>
            <w:szCs w:val="24"/>
            <w:lang w:eastAsia="zh-CN"/>
          </w:rPr>
          <m:t>|r')</m:t>
        </m:r>
      </m:oMath>
      <w:r>
        <w:rPr>
          <w:rFonts w:hint="eastAsia"/>
          <w:sz w:val="18"/>
          <w:szCs w:val="18"/>
          <w:lang w:eastAsia="zh-CN"/>
        </w:rPr>
        <w:t>。本文根据加入诱饵任务前后目标任务和竞争任务吸引力值</w:t>
      </w:r>
      <w:r>
        <w:rPr>
          <w:rFonts w:hint="eastAsia"/>
          <w:sz w:val="18"/>
          <w:szCs w:val="18"/>
          <w:lang w:val="en-US" w:eastAsia="zh-CN"/>
        </w:rPr>
        <w:t>的</w:t>
      </w:r>
      <w:r>
        <w:rPr>
          <w:rFonts w:hint="eastAsia"/>
          <w:sz w:val="18"/>
          <w:szCs w:val="18"/>
          <w:lang w:eastAsia="zh-CN"/>
        </w:rPr>
        <w:t>改变情况给出</w:t>
      </w:r>
      <w:r>
        <w:rPr>
          <w:rFonts w:hint="eastAsia"/>
          <w:color w:val="0070C0"/>
          <w:sz w:val="18"/>
          <w:szCs w:val="18"/>
          <w:lang w:eastAsia="zh-CN"/>
        </w:rPr>
        <w:t>诱饵效果的定义</w:t>
      </w:r>
      <w:r>
        <w:rPr>
          <w:rFonts w:hint="eastAsia"/>
          <w:sz w:val="18"/>
          <w:szCs w:val="18"/>
          <w:lang w:eastAsia="zh-CN"/>
        </w:rPr>
        <w:t>如下：</w:t>
      </w:r>
    </w:p>
    <w:p>
      <w:pPr>
        <w:spacing w:line="240" w:lineRule="auto"/>
        <w:ind w:firstLine="360" w:firstLineChars="200"/>
        <w:jc w:val="left"/>
        <w:rPr>
          <w:sz w:val="18"/>
          <w:szCs w:val="18"/>
          <w:lang w:eastAsia="zh-CN"/>
        </w:rPr>
      </w:pPr>
      <w:r>
        <w:rPr>
          <w:rFonts w:hint="eastAsia"/>
          <w:sz w:val="18"/>
          <w:szCs w:val="18"/>
          <w:lang w:eastAsia="zh-CN"/>
        </w:rPr>
        <w:t>定义3-1：诱饵效果。诱饵效应的效果用</w:t>
      </w:r>
      <w:r>
        <w:rPr>
          <w:rFonts w:hint="eastAsia"/>
          <w:color w:val="0070C0"/>
          <w:sz w:val="18"/>
          <w:szCs w:val="18"/>
          <w:lang w:eastAsia="zh-CN"/>
        </w:rPr>
        <w:t>强度系统K</w:t>
      </w:r>
      <w:r>
        <w:rPr>
          <w:rFonts w:hint="eastAsia"/>
          <w:sz w:val="18"/>
          <w:szCs w:val="18"/>
          <w:lang w:eastAsia="zh-CN"/>
        </w:rPr>
        <w:t>来界定，K的计算方式为</w:t>
      </w:r>
      <w:r>
        <w:rPr>
          <w:rFonts w:hint="eastAsia"/>
          <w:color w:val="0070C0"/>
          <w:sz w:val="18"/>
          <w:szCs w:val="18"/>
          <w:lang w:eastAsia="zh-CN"/>
        </w:rPr>
        <w:t>加入诱饵任务后</w:t>
      </w:r>
      <w:r>
        <w:rPr>
          <w:rFonts w:hint="eastAsia"/>
          <w:sz w:val="18"/>
          <w:szCs w:val="18"/>
          <w:lang w:eastAsia="zh-CN"/>
        </w:rPr>
        <w:t>目标任务和竞争任务的吸引力</w:t>
      </w:r>
      <w:r>
        <w:rPr>
          <w:rFonts w:hint="eastAsia"/>
          <w:color w:val="0070C0"/>
          <w:sz w:val="18"/>
          <w:szCs w:val="18"/>
          <w:lang w:eastAsia="zh-CN"/>
        </w:rPr>
        <w:t>差值与加入诱饵任务前</w:t>
      </w:r>
      <w:r>
        <w:rPr>
          <w:rFonts w:hint="eastAsia"/>
          <w:sz w:val="18"/>
          <w:szCs w:val="18"/>
          <w:lang w:eastAsia="zh-CN"/>
        </w:rPr>
        <w:t>目标任务与竞争任务的吸引力</w:t>
      </w:r>
      <w:r>
        <w:rPr>
          <w:rFonts w:hint="eastAsia"/>
          <w:color w:val="0070C0"/>
          <w:sz w:val="18"/>
          <w:szCs w:val="18"/>
          <w:lang w:eastAsia="zh-CN"/>
        </w:rPr>
        <w:t>差值之差</w:t>
      </w:r>
      <w:r>
        <w:rPr>
          <w:rFonts w:hint="eastAsia"/>
          <w:sz w:val="18"/>
          <w:szCs w:val="18"/>
          <w:lang w:eastAsia="zh-CN"/>
        </w:rPr>
        <w:t>：</w:t>
      </w:r>
    </w:p>
    <w:p>
      <w:pPr>
        <w:spacing w:line="240" w:lineRule="auto"/>
        <w:jc w:val="left"/>
        <w:rPr>
          <w:sz w:val="18"/>
          <w:szCs w:val="18"/>
          <w:lang w:eastAsia="zh-CN"/>
        </w:rPr>
      </w:pPr>
      <m:oMathPara>
        <m:oMath>
          <m:r>
            <m:rPr>
              <m:sty m:val="p"/>
            </m:rPr>
            <w:rPr>
              <w:rFonts w:ascii="Cambria Math" w:hAnsi="Cambria Math" w:eastAsia="宋体"/>
              <w:kern w:val="0"/>
              <w:sz w:val="16"/>
              <w:szCs w:val="16"/>
              <w:lang w:eastAsia="zh-CN"/>
            </w:rPr>
            <m:t>K=</m:t>
          </m:r>
          <m:sSub>
            <m:sSubPr>
              <m:ctrlPr>
                <w:rPr>
                  <w:rFonts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M</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goal</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ascii="Cambria Math" w:hAnsi="Cambria Math" w:eastAsia="宋体"/>
                  <w:kern w:val="0"/>
                  <w:sz w:val="16"/>
                  <w:szCs w:val="16"/>
                  <w:lang w:eastAsia="zh-CN"/>
                </w:rPr>
              </m:ctrlPr>
            </m:sSubPr>
            <m:e>
              <m:r>
                <m:rPr>
                  <m:sty m:val="p"/>
                </m:rPr>
                <w:rPr>
                  <w:rFonts w:ascii="Cambria Math" w:hAnsi="Cambria Math"/>
                  <w:kern w:val="0"/>
                  <w:sz w:val="16"/>
                  <w:szCs w:val="16"/>
                </w:rPr>
                <m:t>τ</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goal</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|r')−</m:t>
          </m:r>
          <m:sSub>
            <m:sSubPr>
              <m:ctrlPr>
                <w:rPr>
                  <w:rFonts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M</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compete</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ascii="Cambria Math" w:hAnsi="Cambria Math" w:eastAsia="宋体"/>
                  <w:kern w:val="0"/>
                  <w:sz w:val="16"/>
                  <w:szCs w:val="16"/>
                  <w:lang w:eastAsia="zh-CN"/>
                </w:rPr>
              </m:ctrlPr>
            </m:sSubPr>
            <m:e>
              <m:r>
                <m:rPr>
                  <m:sty m:val="p"/>
                </m:rPr>
                <w:rPr>
                  <w:rFonts w:ascii="Cambria Math" w:hAnsi="Cambria Math"/>
                  <w:kern w:val="0"/>
                  <w:sz w:val="16"/>
                  <w:szCs w:val="16"/>
                </w:rPr>
                <m:t>τ</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compete</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|r')−[</m:t>
          </m:r>
          <m:sSub>
            <m:sSubPr>
              <m:ctrlPr>
                <w:rPr>
                  <w:rFonts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M</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ascii="Cambria Math" w:hAnsi="Cambria Math" w:eastAsia="宋体"/>
                  <w:kern w:val="0"/>
                  <w:sz w:val="16"/>
                  <w:szCs w:val="16"/>
                  <w:lang w:eastAsia="zh-CN"/>
                </w:rPr>
              </m:ctrlPr>
            </m:sSubPr>
            <m:e>
              <m:r>
                <m:rPr>
                  <m:sty m:val="p"/>
                </m:rPr>
                <w:rPr>
                  <w:rFonts w:ascii="Cambria Math" w:hAnsi="Cambria Math"/>
                  <w:kern w:val="0"/>
                  <w:sz w:val="16"/>
                  <w:szCs w:val="16"/>
                </w:rPr>
                <m:t>τ</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|r)−</m:t>
          </m:r>
          <m:sSub>
            <m:sSubPr>
              <m:ctrlPr>
                <w:rPr>
                  <w:rFonts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M</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ascii="Cambria Math" w:hAnsi="Cambria Math" w:eastAsia="宋体"/>
                  <w:kern w:val="0"/>
                  <w:sz w:val="16"/>
                  <w:szCs w:val="16"/>
                  <w:lang w:eastAsia="zh-CN"/>
                </w:rPr>
              </m:ctrlPr>
            </m:sSubPr>
            <m:e>
              <m:r>
                <m:rPr>
                  <m:sty m:val="p"/>
                </m:rPr>
                <w:rPr>
                  <w:rFonts w:ascii="Cambria Math" w:hAnsi="Cambria Math"/>
                  <w:kern w:val="0"/>
                  <w:sz w:val="16"/>
                  <w:szCs w:val="16"/>
                </w:rPr>
                <m:t>τ</m:t>
              </m:r>
              <m:ctrlPr>
                <w:rPr>
                  <w:rFonts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|r)]   (6)</m:t>
          </m:r>
          <m:r>
            <m:rPr>
              <m:sty m:val="p"/>
            </m:rPr>
            <w:rPr>
              <w:rFonts w:ascii="Cambria Math" w:hAnsi="Cambria Math" w:eastAsia="宋体"/>
              <w:kern w:val="0"/>
              <w:sz w:val="16"/>
              <w:szCs w:val="24"/>
              <w:lang w:eastAsia="zh-CN"/>
            </w:rPr>
            <m:t xml:space="preserve"> </m:t>
          </m:r>
        </m:oMath>
      </m:oMathPara>
    </w:p>
    <w:p>
      <w:pPr>
        <w:spacing w:line="240" w:lineRule="auto"/>
        <w:ind w:firstLine="360" w:firstLineChars="200"/>
        <w:jc w:val="left"/>
        <w:rPr>
          <w:sz w:val="18"/>
          <w:szCs w:val="18"/>
          <w:lang w:eastAsia="zh-CN"/>
        </w:rPr>
      </w:pPr>
      <w:r>
        <w:rPr>
          <w:rFonts w:hint="eastAsia"/>
          <w:sz w:val="18"/>
          <w:szCs w:val="18"/>
          <w:lang w:eastAsia="zh-CN"/>
        </w:rPr>
        <w:t>由该公式定义可得</w:t>
      </w:r>
      <w:r>
        <w:rPr>
          <w:rFonts w:hint="eastAsia"/>
          <w:color w:val="0070C0"/>
          <w:sz w:val="18"/>
          <w:szCs w:val="18"/>
          <w:lang w:eastAsia="zh-CN"/>
        </w:rPr>
        <w:t xml:space="preserve"> K&gt; 0，则表示发生了正的诱饵效应</w:t>
      </w:r>
      <w:r>
        <w:rPr>
          <w:rFonts w:hint="eastAsia"/>
          <w:sz w:val="18"/>
          <w:szCs w:val="18"/>
          <w:lang w:eastAsia="zh-CN"/>
        </w:rPr>
        <w:t>，此时K值越大对目标任务的诱饵效果越好；</w:t>
      </w:r>
      <w:r>
        <w:rPr>
          <w:rFonts w:hint="eastAsia"/>
          <w:color w:val="0070C0"/>
          <w:sz w:val="18"/>
          <w:szCs w:val="18"/>
          <w:lang w:eastAsia="zh-CN"/>
        </w:rPr>
        <w:t>K&lt;0，则表示发生了负的诱饵效应</w:t>
      </w:r>
      <w:r>
        <w:rPr>
          <w:rFonts w:hint="eastAsia"/>
          <w:sz w:val="18"/>
          <w:szCs w:val="18"/>
          <w:lang w:eastAsia="zh-CN"/>
        </w:rPr>
        <w:t>，此时K值越小对竞争任务的诱饵效果越好；K=0，表示没有产生诱饵效应，加入诱饵任务前后两类任务吸引力情况没有改变。</w:t>
      </w:r>
    </w:p>
    <w:p>
      <w:pPr>
        <w:spacing w:line="240" w:lineRule="auto"/>
        <w:ind w:firstLine="360" w:firstLineChars="200"/>
        <w:jc w:val="left"/>
        <w:rPr>
          <w:sz w:val="18"/>
          <w:szCs w:val="18"/>
          <w:lang w:eastAsia="zh-CN"/>
        </w:rPr>
      </w:pPr>
      <w:r>
        <w:rPr>
          <w:rFonts w:hint="eastAsia"/>
          <w:sz w:val="18"/>
          <w:szCs w:val="18"/>
          <w:lang w:eastAsia="zh-CN"/>
        </w:rPr>
        <w:t>接下来，本文讨论诱饵效应发生作用的</w:t>
      </w:r>
      <w:r>
        <w:rPr>
          <w:rFonts w:hint="eastAsia"/>
          <w:color w:val="0070C0"/>
          <w:sz w:val="18"/>
          <w:szCs w:val="18"/>
          <w:lang w:eastAsia="zh-CN"/>
        </w:rPr>
        <w:t>一个前提条件</w:t>
      </w:r>
      <w:r>
        <w:rPr>
          <w:rFonts w:hint="eastAsia"/>
          <w:sz w:val="18"/>
          <w:szCs w:val="18"/>
          <w:lang w:eastAsia="zh-CN"/>
        </w:rPr>
        <w:t>，根据2.3节对诱饵项</w:t>
      </w:r>
      <w:r>
        <w:rPr>
          <w:rFonts w:hint="eastAsia"/>
          <w:sz w:val="18"/>
          <w:szCs w:val="18"/>
          <w:lang w:val="en-US" w:eastAsia="zh-CN"/>
        </w:rPr>
        <w:t>有效性</w:t>
      </w:r>
      <w:r>
        <w:rPr>
          <w:rFonts w:hint="eastAsia"/>
          <w:sz w:val="18"/>
          <w:szCs w:val="18"/>
          <w:lang w:eastAsia="zh-CN"/>
        </w:rPr>
        <w:t>的描述，本文给出</w:t>
      </w:r>
      <w:commentRangeStart w:id="14"/>
      <w:r>
        <w:rPr>
          <w:rFonts w:hint="eastAsia"/>
          <w:color w:val="0070C0"/>
          <w:sz w:val="18"/>
          <w:szCs w:val="18"/>
          <w:lang w:eastAsia="zh-CN"/>
        </w:rPr>
        <w:t>有效诱饵项的定义</w:t>
      </w:r>
      <w:commentRangeEnd w:id="14"/>
      <w:r>
        <w:commentReference w:id="14"/>
      </w:r>
      <w:r>
        <w:rPr>
          <w:rFonts w:hint="eastAsia"/>
          <w:sz w:val="18"/>
          <w:szCs w:val="18"/>
          <w:lang w:eastAsia="zh-CN"/>
        </w:rPr>
        <w:t>如下：</w:t>
      </w:r>
    </w:p>
    <w:p>
      <w:pPr>
        <w:spacing w:line="240" w:lineRule="auto"/>
        <w:ind w:firstLine="360" w:firstLineChars="200"/>
        <w:jc w:val="left"/>
        <w:rPr>
          <w:sz w:val="18"/>
          <w:szCs w:val="18"/>
          <w:lang w:eastAsia="zh-CN"/>
        </w:rPr>
      </w:pPr>
      <w:bookmarkStart w:id="6" w:name="OLE_LINK1"/>
      <w:r>
        <w:rPr>
          <w:rFonts w:hint="eastAsia"/>
          <w:sz w:val="18"/>
          <w:szCs w:val="18"/>
          <w:lang w:eastAsia="zh-CN"/>
        </w:rPr>
        <w:t>定义3-2：有效诱饵项的定义。当且仅当诱饵项的任一属性值均处于</w:t>
      </w:r>
      <w:commentRangeStart w:id="15"/>
      <w:r>
        <w:rPr>
          <w:rFonts w:hint="eastAsia"/>
          <w:color w:val="0070C0"/>
          <w:sz w:val="18"/>
          <w:szCs w:val="18"/>
          <w:lang w:eastAsia="zh-CN"/>
        </w:rPr>
        <w:t>决策者所能接受的最小范围</w:t>
      </w:r>
      <m:oMath>
        <m:sSub>
          <m:sSubPr>
            <m:ctrlPr>
              <w:rPr>
                <w:rFonts w:ascii="Cambria Math" w:hAnsi="Cambria Math"/>
                <w:i/>
                <w:color w:val="0070C0"/>
                <w:sz w:val="18"/>
                <w:szCs w:val="18"/>
              </w:rPr>
            </m:ctrlPr>
          </m:sSubPr>
          <m:e>
            <m:r>
              <m:rPr/>
              <w:rPr>
                <w:rFonts w:ascii="Cambria Math" w:hAnsi="Cambria Math"/>
                <w:color w:val="0070C0"/>
                <w:sz w:val="18"/>
                <w:szCs w:val="18"/>
                <w:lang w:eastAsia="zh-CN"/>
              </w:rPr>
              <m:t>B</m:t>
            </m:r>
            <m:ctrlPr>
              <w:rPr>
                <w:rFonts w:ascii="Cambria Math" w:hAnsi="Cambria Math"/>
                <w:i/>
                <w:color w:val="0070C0"/>
                <w:sz w:val="18"/>
                <w:szCs w:val="18"/>
              </w:rPr>
            </m:ctrlPr>
          </m:e>
          <m:sub>
            <m:r>
              <m:rPr/>
              <w:rPr>
                <w:rFonts w:ascii="Cambria Math" w:hAnsi="Cambria Math"/>
                <w:color w:val="0070C0"/>
                <w:sz w:val="18"/>
                <w:szCs w:val="18"/>
                <w:lang w:eastAsia="zh-CN"/>
              </w:rPr>
              <m:t>0</m:t>
            </m:r>
            <m:ctrlPr>
              <w:rPr>
                <w:rFonts w:ascii="Cambria Math" w:hAnsi="Cambria Math"/>
                <w:i/>
                <w:color w:val="0070C0"/>
                <w:sz w:val="18"/>
                <w:szCs w:val="18"/>
              </w:rPr>
            </m:ctrlPr>
          </m:sub>
        </m:sSub>
        <w:commentRangeEnd w:id="15"/>
        <m:r>
          <m:rPr>
            <m:sty m:val="p"/>
          </m:rPr>
          <w:commentReference w:id="15"/>
        </m:r>
      </m:oMath>
      <w:r>
        <w:rPr>
          <w:rFonts w:hint="eastAsia"/>
          <w:sz w:val="18"/>
          <w:szCs w:val="18"/>
          <w:lang w:eastAsia="zh-CN"/>
        </w:rPr>
        <w:t>，该诱饵项才是有效的，</w:t>
      </w:r>
      <m:oMath>
        <m:sSub>
          <m:sSubPr>
            <m:ctrlPr>
              <w:rPr>
                <w:rFonts w:ascii="Cambria Math" w:hAnsi="Cambria Math"/>
                <w:i/>
                <w:sz w:val="18"/>
                <w:szCs w:val="18"/>
              </w:rPr>
            </m:ctrlPr>
          </m:sSubPr>
          <m:e>
            <m:r>
              <m:rPr/>
              <w:rPr>
                <w:rFonts w:ascii="Cambria Math" w:hAnsi="Cambria Math"/>
                <w:sz w:val="18"/>
                <w:szCs w:val="18"/>
                <w:lang w:eastAsia="zh-CN"/>
              </w:rPr>
              <m:t>B</m:t>
            </m:r>
            <m:ctrlPr>
              <w:rPr>
                <w:rFonts w:ascii="Cambria Math" w:hAnsi="Cambria Math"/>
                <w:i/>
                <w:sz w:val="18"/>
                <w:szCs w:val="18"/>
              </w:rPr>
            </m:ctrlPr>
          </m:e>
          <m:sub>
            <m:r>
              <m:rPr/>
              <w:rPr>
                <w:rFonts w:ascii="Cambria Math" w:hAnsi="Cambria Math"/>
                <w:sz w:val="18"/>
                <w:szCs w:val="18"/>
                <w:lang w:eastAsia="zh-CN"/>
              </w:rPr>
              <m:t>0</m:t>
            </m:r>
            <m:ctrlPr>
              <w:rPr>
                <w:rFonts w:ascii="Cambria Math" w:hAnsi="Cambria Math"/>
                <w:i/>
                <w:sz w:val="18"/>
                <w:szCs w:val="18"/>
              </w:rPr>
            </m:ctrlPr>
          </m:sub>
        </m:sSub>
      </m:oMath>
      <w:r>
        <w:rPr>
          <w:rFonts w:hint="eastAsia"/>
          <w:sz w:val="18"/>
          <w:szCs w:val="18"/>
          <w:lang w:eastAsia="zh-CN"/>
        </w:rPr>
        <w:t>将在定理3-2中讨论。</w:t>
      </w:r>
      <w:bookmarkEnd w:id="6"/>
    </w:p>
    <w:p>
      <w:pPr>
        <w:spacing w:line="240" w:lineRule="auto"/>
        <w:ind w:firstLine="360" w:firstLineChars="200"/>
        <w:jc w:val="left"/>
        <w:rPr>
          <w:sz w:val="18"/>
          <w:szCs w:val="18"/>
          <w:lang w:eastAsia="zh-CN"/>
        </w:rPr>
      </w:pPr>
      <w:r>
        <w:rPr>
          <w:rFonts w:hint="eastAsia"/>
          <w:sz w:val="18"/>
          <w:szCs w:val="18"/>
          <w:lang w:eastAsia="zh-CN"/>
        </w:rPr>
        <w:t>接下来，本文参考用户决策时的属性平均线，通过定理3-1说明在DIM机制下的</w:t>
      </w:r>
      <w:r>
        <w:rPr>
          <w:rFonts w:hint="eastAsia"/>
          <w:color w:val="0070C0"/>
          <w:sz w:val="18"/>
          <w:szCs w:val="18"/>
          <w:lang w:eastAsia="zh-CN"/>
        </w:rPr>
        <w:t>如何确定有效诱饵项的诱饵因子取值范围</w:t>
      </w:r>
      <w:r>
        <w:rPr>
          <w:rFonts w:hint="eastAsia"/>
          <w:sz w:val="18"/>
          <w:szCs w:val="18"/>
          <w:lang w:eastAsia="zh-CN"/>
        </w:rPr>
        <w:t>。</w:t>
      </w:r>
    </w:p>
    <w:p>
      <w:pPr>
        <w:spacing w:line="240" w:lineRule="auto"/>
        <w:ind w:firstLine="360" w:firstLineChars="200"/>
        <w:jc w:val="left"/>
        <w:rPr>
          <w:sz w:val="18"/>
          <w:szCs w:val="18"/>
          <w:lang w:eastAsia="zh-CN"/>
        </w:rPr>
      </w:pPr>
      <w:r>
        <w:rPr>
          <w:rFonts w:hint="eastAsia"/>
          <w:color w:val="0070C0"/>
          <w:sz w:val="18"/>
          <w:szCs w:val="18"/>
          <w:lang w:eastAsia="zh-CN"/>
        </w:rPr>
        <w:t>定理3-1</w:t>
      </w:r>
      <w:r>
        <w:rPr>
          <w:rFonts w:hint="eastAsia"/>
          <w:sz w:val="18"/>
          <w:szCs w:val="18"/>
          <w:lang w:eastAsia="zh-CN"/>
        </w:rPr>
        <w:t>：在DIM机制下，有效诱饵项的</w:t>
      </w:r>
      <m:oMath>
        <m:r>
          <m:rPr/>
          <w:rPr>
            <w:rFonts w:ascii="Cambria Math" w:hAnsi="Cambria Math"/>
            <w:sz w:val="18"/>
            <w:szCs w:val="18"/>
            <w:lang w:eastAsia="zh-CN"/>
          </w:rPr>
          <m:t>χ</m:t>
        </m:r>
      </m:oMath>
      <w:r>
        <w:rPr>
          <w:rFonts w:hint="eastAsia"/>
          <w:sz w:val="18"/>
          <w:szCs w:val="18"/>
          <w:lang w:eastAsia="zh-CN"/>
        </w:rPr>
        <w:t>，</w:t>
      </w:r>
      <m:oMath>
        <m:r>
          <m:rPr>
            <m:sty m:val="p"/>
          </m:rPr>
          <w:rPr>
            <w:rFonts w:ascii="Cambria Math" w:hAnsi="Cambria Math"/>
            <w:sz w:val="18"/>
            <w:szCs w:val="18"/>
          </w:rPr>
          <m:t>γ</m:t>
        </m:r>
      </m:oMath>
      <w:r>
        <w:rPr>
          <w:rFonts w:hint="eastAsia"/>
          <w:sz w:val="18"/>
          <w:szCs w:val="18"/>
          <w:lang w:eastAsia="zh-CN"/>
        </w:rPr>
        <w:t>范围为</w:t>
      </w:r>
      <m:oMath>
        <m:r>
          <m:rPr/>
          <w:rPr>
            <w:rFonts w:ascii="Cambria Math" w:hAnsi="Cambria Math"/>
            <w:sz w:val="18"/>
            <w:szCs w:val="18"/>
            <w:lang w:eastAsia="zh-CN"/>
          </w:rPr>
          <m:t>χ</m:t>
        </m:r>
        <m:r>
          <m:rPr/>
          <w:rPr>
            <w:rFonts w:ascii="Cambria Math" w:hAnsi="Cambria Math"/>
            <w:kern w:val="0"/>
            <w:sz w:val="21"/>
            <w:lang w:eastAsia="zh-CN"/>
          </w:rPr>
          <m:t>∈[</m:t>
        </m:r>
        <m:f>
          <m:fPr>
            <m:ctrlPr>
              <w:rPr>
                <w:rFonts w:ascii="Cambria Math" w:hAnsi="Cambria Math"/>
                <w:i/>
                <w:kern w:val="0"/>
                <w:sz w:val="21"/>
                <w:lang w:eastAsia="zh-CN"/>
              </w:rPr>
            </m:ctrlPr>
          </m:fPr>
          <m:num>
            <m:r>
              <m:rPr/>
              <w:rPr>
                <w:rFonts w:ascii="Cambria Math" w:hAnsi="Cambria Math"/>
                <w:kern w:val="0"/>
                <w:sz w:val="21"/>
                <w:lang w:eastAsia="zh-CN"/>
              </w:rPr>
              <m:t>2</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ascii="Cambria Math" w:hAnsi="Cambria Math"/>
                <w:i/>
                <w:kern w:val="0"/>
                <w:sz w:val="21"/>
                <w:lang w:eastAsia="zh-CN"/>
              </w:rPr>
            </m:ctrlPr>
          </m:num>
          <m:den>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ascii="Cambria Math" w:hAnsi="Cambria Math"/>
                <w:i/>
                <w:kern w:val="0"/>
                <w:sz w:val="21"/>
                <w:lang w:eastAsia="zh-CN"/>
              </w:rPr>
            </m:ctrlPr>
          </m:den>
        </m:f>
        <m:r>
          <m:rPr/>
          <w:rPr>
            <w:rFonts w:ascii="Cambria Math" w:hAnsi="Cambria Math"/>
            <w:kern w:val="0"/>
            <w:sz w:val="21"/>
            <w:lang w:eastAsia="zh-CN"/>
          </w:rPr>
          <m:t>,1]</m:t>
        </m:r>
      </m:oMath>
      <w:r>
        <w:rPr>
          <w:rFonts w:hint="eastAsia"/>
          <w:sz w:val="18"/>
          <w:szCs w:val="18"/>
          <w:lang w:eastAsia="zh-CN"/>
        </w:rPr>
        <w:t>，</w:t>
      </w:r>
      <m:oMath>
        <m:r>
          <m:rPr/>
          <w:rPr>
            <w:rFonts w:ascii="Cambria Math" w:hAnsi="Cambria Math"/>
            <w:sz w:val="18"/>
            <w:szCs w:val="18"/>
            <w:lang w:eastAsia="zh-CN"/>
          </w:rPr>
          <m:t>χ</m:t>
        </m:r>
        <m:r>
          <m:rPr/>
          <w:rPr>
            <w:rFonts w:ascii="Cambria Math" w:hAnsi="Cambria Math"/>
            <w:kern w:val="0"/>
            <w:sz w:val="21"/>
            <w:lang w:eastAsia="zh-CN"/>
          </w:rPr>
          <m:t>∈[1,</m:t>
        </m:r>
        <m:f>
          <m:fPr>
            <m:ctrlPr>
              <w:rPr>
                <w:rFonts w:ascii="Cambria Math" w:hAnsi="Cambria Math"/>
                <w:i/>
                <w:kern w:val="0"/>
                <w:sz w:val="21"/>
                <w:lang w:eastAsia="zh-CN"/>
              </w:rPr>
            </m:ctrlPr>
          </m:fPr>
          <m:num>
            <m:r>
              <m:rPr/>
              <w:rPr>
                <w:rFonts w:ascii="Cambria Math" w:hAnsi="Cambria Math"/>
                <w:kern w:val="0"/>
                <w:sz w:val="21"/>
                <w:lang w:eastAsia="zh-CN"/>
              </w:rPr>
              <m:t>2</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ascii="Cambria Math" w:hAnsi="Cambria Math"/>
                <w:i/>
                <w:kern w:val="0"/>
                <w:sz w:val="21"/>
                <w:lang w:eastAsia="zh-CN"/>
              </w:rPr>
            </m:ctrlPr>
          </m:num>
          <m:den>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ascii="Cambria Math" w:hAnsi="Cambria Math"/>
                <w:i/>
                <w:kern w:val="0"/>
                <w:sz w:val="21"/>
                <w:lang w:eastAsia="zh-CN"/>
              </w:rPr>
            </m:ctrlPr>
          </m:den>
        </m:f>
        <m:r>
          <m:rPr/>
          <w:rPr>
            <w:rFonts w:ascii="Cambria Math" w:hAnsi="Cambria Math"/>
            <w:kern w:val="0"/>
            <w:sz w:val="21"/>
            <w:lang w:eastAsia="zh-CN"/>
          </w:rPr>
          <m:t>]</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证明：根据任务无差异曲线和任务属性平均线的定义，作出</w:t>
      </w:r>
      <w:r>
        <w:rPr>
          <w:rFonts w:hint="eastAsia"/>
          <w:sz w:val="18"/>
          <w:szCs w:val="18"/>
          <w:lang w:eastAsia="zh-CN"/>
        </w:rPr>
        <w:fldChar w:fldCharType="begin"/>
      </w:r>
      <w:r>
        <w:rPr>
          <w:rFonts w:hint="eastAsia"/>
          <w:sz w:val="18"/>
          <w:szCs w:val="18"/>
          <w:lang w:eastAsia="zh-CN"/>
        </w:rPr>
        <w:instrText xml:space="preserve"> REF _Ref31831536 \h  \* MERGEFORMAT </w:instrText>
      </w:r>
      <w:r>
        <w:rPr>
          <w:rFonts w:hint="eastAsia"/>
          <w:sz w:val="18"/>
          <w:szCs w:val="18"/>
          <w:lang w:eastAsia="zh-CN"/>
        </w:rPr>
        <w:fldChar w:fldCharType="separate"/>
      </w:r>
      <w:r>
        <w:rPr>
          <w:rFonts w:hint="eastAsia"/>
          <w:sz w:val="18"/>
          <w:szCs w:val="18"/>
          <w:lang w:eastAsia="zh-CN"/>
        </w:rPr>
        <w:t>图</w:t>
      </w:r>
      <w:r>
        <w:rPr>
          <w:rFonts w:hint="eastAsia"/>
          <w:sz w:val="18"/>
          <w:szCs w:val="18"/>
          <w:lang w:eastAsia="zh-CN"/>
        </w:rPr>
        <w:fldChar w:fldCharType="end"/>
      </w:r>
      <w:r>
        <w:rPr>
          <w:rFonts w:hint="eastAsia"/>
          <w:sz w:val="18"/>
          <w:szCs w:val="18"/>
          <w:lang w:val="en-US" w:eastAsia="zh-CN"/>
        </w:rPr>
        <w:t>图4</w:t>
      </w:r>
      <w:r>
        <w:rPr>
          <w:rFonts w:hint="eastAsia"/>
          <w:sz w:val="18"/>
          <w:szCs w:val="18"/>
          <w:lang w:eastAsia="zh-CN"/>
        </w:rPr>
        <w:t>如下所示，实线为任务无差异曲线，虚线为任务属性平均线。</w:t>
      </w:r>
    </w:p>
    <w:p>
      <w:pPr>
        <w:spacing w:line="240" w:lineRule="auto"/>
        <w:jc w:val="center"/>
        <w:rPr>
          <w:sz w:val="18"/>
          <w:szCs w:val="18"/>
          <w:lang w:eastAsia="zh-CN"/>
        </w:rPr>
      </w:pPr>
      <w:r>
        <w:rPr>
          <w:rFonts w:hint="eastAsia"/>
          <w:sz w:val="18"/>
          <w:szCs w:val="18"/>
          <w:lang w:eastAsia="zh-CN"/>
        </w:rPr>
        <w:object>
          <v:shape id="_x0000_i1025" o:spt="75" type="#_x0000_t75" style="height:129.25pt;width:170.6pt;" o:ole="t" filled="f" o:preferrelative="t" stroked="f" coordsize="21600,21600">
            <v:path/>
            <v:fill on="f" focussize="0,0"/>
            <v:stroke on="f"/>
            <v:imagedata r:id="rId26" o:title=""/>
            <o:lock v:ext="edit" aspectratio="t"/>
            <w10:wrap type="none"/>
            <w10:anchorlock/>
          </v:shape>
          <o:OLEObject Type="Embed" ProgID="Visio.Drawing.15" ShapeID="_x0000_i1025" DrawAspect="Content" ObjectID="_1468075725" r:id="rId25">
            <o:LockedField>false</o:LockedField>
          </o:OLEObject>
        </w:object>
      </w:r>
    </w:p>
    <w:p>
      <w:pPr>
        <w:spacing w:line="240" w:lineRule="auto"/>
        <w:ind w:firstLine="0" w:firstLineChars="0"/>
        <w:jc w:val="center"/>
        <w:rPr>
          <w:sz w:val="18"/>
          <w:szCs w:val="18"/>
          <w:lang w:eastAsia="zh-CN"/>
        </w:rPr>
      </w:pPr>
      <w:bookmarkStart w:id="7" w:name="_Ref31831536"/>
      <w:r>
        <w:rPr>
          <w:rFonts w:hint="eastAsia"/>
          <w:sz w:val="18"/>
          <w:szCs w:val="18"/>
          <w:lang w:eastAsia="zh-CN"/>
        </w:rPr>
        <w:t>图</w:t>
      </w:r>
      <w:bookmarkEnd w:id="7"/>
      <w:r>
        <w:rPr>
          <w:rFonts w:hint="eastAsia"/>
          <w:sz w:val="18"/>
          <w:szCs w:val="18"/>
          <w:lang w:val="en-US" w:eastAsia="zh-CN"/>
        </w:rPr>
        <w:t>4</w:t>
      </w:r>
      <w:r>
        <w:rPr>
          <w:rFonts w:hint="eastAsia"/>
          <w:sz w:val="18"/>
          <w:szCs w:val="18"/>
          <w:lang w:eastAsia="zh-CN"/>
        </w:rPr>
        <w:t xml:space="preserve"> 属性平均线</w:t>
      </w:r>
    </w:p>
    <w:p>
      <w:pPr>
        <w:spacing w:line="240" w:lineRule="auto"/>
        <w:ind w:firstLine="360" w:firstLineChars="200"/>
        <w:jc w:val="left"/>
        <w:rPr>
          <w:sz w:val="18"/>
          <w:szCs w:val="18"/>
          <w:lang w:eastAsia="zh-CN"/>
        </w:rPr>
      </w:pPr>
      <w:r>
        <w:rPr>
          <w:rFonts w:hint="eastAsia"/>
          <w:sz w:val="18"/>
          <w:szCs w:val="18"/>
          <w:lang w:eastAsia="zh-CN"/>
        </w:rPr>
        <w:t>从图中可以看出</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lang w:eastAsia="zh-CN"/>
                  </w:rPr>
                  <m:t>v</m:t>
                </m:r>
                <m:ctrlPr>
                  <w:rPr>
                    <w:rFonts w:ascii="Cambria Math" w:hAnsi="Cambria Math"/>
                    <w:i/>
                    <w:sz w:val="18"/>
                    <w:szCs w:val="18"/>
                  </w:rPr>
                </m:ctrlPr>
              </m:e>
              <m:sub>
                <m:r>
                  <m:rPr/>
                  <w:rPr>
                    <w:rFonts w:ascii="Cambria Math" w:hAnsi="Cambria Math"/>
                    <w:sz w:val="18"/>
                    <w:szCs w:val="18"/>
                    <w:lang w:eastAsia="zh-CN"/>
                  </w:rPr>
                  <m:t>A</m:t>
                </m:r>
                <m:ctrlPr>
                  <w:rPr>
                    <w:rFonts w:ascii="Cambria Math" w:hAnsi="Cambria Math"/>
                    <w:i/>
                    <w:sz w:val="18"/>
                    <w:szCs w:val="18"/>
                  </w:rPr>
                </m:ctrlPr>
              </m:sub>
            </m:sSub>
            <m:r>
              <m:rPr/>
              <w:rPr>
                <w:rFonts w:ascii="Cambria Math" w:hAnsi="Cambria Math"/>
                <w:sz w:val="18"/>
                <w:szCs w:val="18"/>
                <w:lang w:eastAsia="zh-CN"/>
              </w:rPr>
              <m:t>&gt;v'</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r>
          <m:rPr/>
          <w:rPr>
            <w:rFonts w:ascii="Cambria Math" w:hAnsi="Cambria Math"/>
            <w:sz w:val="18"/>
            <w:szCs w:val="18"/>
            <w:lang w:eastAsia="zh-CN"/>
          </w:rPr>
          <m:t>&gt;</m:t>
        </m:r>
        <m:sSub>
          <m:sSubPr>
            <m:ctrlPr>
              <w:rPr>
                <w:rFonts w:ascii="Cambria Math" w:hAnsi="Cambria Math"/>
                <w:i/>
                <w:sz w:val="18"/>
                <w:szCs w:val="18"/>
                <w:lang w:eastAsia="zh-CN"/>
              </w:rPr>
            </m:ctrlPr>
          </m:sSubPr>
          <m:e>
            <m:r>
              <m:rPr/>
              <w:rPr>
                <w:rFonts w:ascii="Cambria Math" w:hAnsi="Cambria Math"/>
                <w:sz w:val="18"/>
                <w:szCs w:val="18"/>
                <w:lang w:eastAsia="zh-CN"/>
              </w:rPr>
              <m:t>v</m:t>
            </m:r>
            <m:ctrlPr>
              <w:rPr>
                <w:rFonts w:ascii="Cambria Math" w:hAnsi="Cambria Math"/>
                <w:i/>
                <w:sz w:val="18"/>
                <w:szCs w:val="18"/>
                <w:lang w:eastAsia="zh-CN"/>
              </w:rPr>
            </m:ctrlPr>
          </m:e>
          <m:sub>
            <m:r>
              <m:rPr/>
              <w:rPr>
                <w:rFonts w:ascii="Cambria Math" w:hAnsi="Cambria Math"/>
                <w:sz w:val="18"/>
                <w:szCs w:val="18"/>
                <w:lang w:eastAsia="zh-CN"/>
              </w:rPr>
              <m:t>B</m:t>
            </m:r>
            <m:ctrlPr>
              <w:rPr>
                <w:rFonts w:ascii="Cambria Math" w:hAnsi="Cambria Math"/>
                <w:i/>
                <w:sz w:val="18"/>
                <w:szCs w:val="18"/>
                <w:lang w:eastAsia="zh-CN"/>
              </w:rPr>
            </m:ctrlPr>
          </m:sub>
        </m:sSub>
      </m:oMath>
      <w:r>
        <w:rPr>
          <w:rFonts w:hint="eastAsia"/>
          <w:sz w:val="18"/>
          <w:szCs w:val="18"/>
          <w:lang w:eastAsia="zh-CN"/>
        </w:rPr>
        <w:t>，</w:t>
      </w:r>
      <m:oMath>
        <m:sSub>
          <m:sSubPr>
            <m:ctrlPr>
              <w:rPr>
                <w:rFonts w:ascii="Cambria Math" w:hAnsi="Cambria Math"/>
                <w:i/>
                <w:sz w:val="18"/>
                <w:szCs w:val="18"/>
              </w:rPr>
            </m:ctrlPr>
          </m:sSubPr>
          <m:e>
            <m:sSub>
              <m:sSubPr>
                <m:ctrlPr>
                  <w:rPr>
                    <w:rFonts w:ascii="Cambria Math" w:hAnsi="Cambria Math"/>
                    <w:i/>
                    <w:sz w:val="18"/>
                    <w:szCs w:val="18"/>
                  </w:rPr>
                </m:ctrlPr>
              </m:sSubPr>
              <m:e>
                <m:r>
                  <m:rPr/>
                  <w:rPr>
                    <w:rFonts w:ascii="Cambria Math" w:hAnsi="Cambria Math"/>
                    <w:sz w:val="18"/>
                    <w:szCs w:val="18"/>
                    <w:lang w:eastAsia="zh-CN"/>
                  </w:rPr>
                  <m:t>t</m:t>
                </m:r>
                <m:ctrlPr>
                  <w:rPr>
                    <w:rFonts w:ascii="Cambria Math" w:hAnsi="Cambria Math"/>
                    <w:i/>
                    <w:sz w:val="18"/>
                    <w:szCs w:val="18"/>
                  </w:rPr>
                </m:ctrlPr>
              </m:e>
              <m:sub>
                <m:r>
                  <m:rPr/>
                  <w:rPr>
                    <w:rFonts w:ascii="Cambria Math" w:hAnsi="Cambria Math"/>
                    <w:sz w:val="18"/>
                    <w:szCs w:val="18"/>
                    <w:lang w:eastAsia="zh-CN"/>
                  </w:rPr>
                  <m:t>B</m:t>
                </m:r>
                <m:ctrlPr>
                  <w:rPr>
                    <w:rFonts w:ascii="Cambria Math" w:hAnsi="Cambria Math"/>
                    <w:i/>
                    <w:sz w:val="18"/>
                    <w:szCs w:val="18"/>
                  </w:rPr>
                </m:ctrlPr>
              </m:sub>
            </m:sSub>
            <m:r>
              <m:rPr/>
              <w:rPr>
                <w:rFonts w:ascii="Cambria Math" w:hAnsi="Cambria Math"/>
                <w:sz w:val="18"/>
                <w:szCs w:val="18"/>
                <w:lang w:eastAsia="zh-CN"/>
              </w:rPr>
              <m:t>&lt;t'</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r>
          <m:rPr/>
          <w:rPr>
            <w:rFonts w:ascii="Cambria Math" w:hAnsi="Cambria Math"/>
            <w:sz w:val="18"/>
            <w:szCs w:val="18"/>
            <w:lang w:eastAsia="zh-CN"/>
          </w:rPr>
          <m:t>&lt;</m:t>
        </m:r>
        <m:sSub>
          <m:sSubPr>
            <m:ctrlPr>
              <w:rPr>
                <w:rFonts w:ascii="Cambria Math" w:hAnsi="Cambria Math"/>
                <w:i/>
                <w:sz w:val="18"/>
                <w:szCs w:val="18"/>
                <w:lang w:eastAsia="zh-CN"/>
              </w:rPr>
            </m:ctrlPr>
          </m:sSubPr>
          <m:e>
            <m:r>
              <m:rPr/>
              <w:rPr>
                <w:rFonts w:ascii="Cambria Math" w:hAnsi="Cambria Math"/>
                <w:sz w:val="18"/>
                <w:szCs w:val="18"/>
                <w:lang w:eastAsia="zh-CN"/>
              </w:rPr>
              <m:t>t</m:t>
            </m:r>
            <m:ctrlPr>
              <w:rPr>
                <w:rFonts w:ascii="Cambria Math" w:hAnsi="Cambria Math"/>
                <w:i/>
                <w:sz w:val="18"/>
                <w:szCs w:val="18"/>
                <w:lang w:eastAsia="zh-CN"/>
              </w:rPr>
            </m:ctrlPr>
          </m:e>
          <m:sub>
            <m:r>
              <m:rPr/>
              <w:rPr>
                <w:rFonts w:ascii="Cambria Math" w:hAnsi="Cambria Math"/>
                <w:sz w:val="18"/>
                <w:szCs w:val="18"/>
                <w:lang w:eastAsia="zh-CN"/>
              </w:rPr>
              <m:t>A</m:t>
            </m:r>
            <m:ctrlPr>
              <w:rPr>
                <w:rFonts w:ascii="Cambria Math" w:hAnsi="Cambria Math"/>
                <w:i/>
                <w:sz w:val="18"/>
                <w:szCs w:val="18"/>
                <w:lang w:eastAsia="zh-CN"/>
              </w:rPr>
            </m:ctrlPr>
          </m:sub>
        </m:sSub>
      </m:oMath>
      <w:r>
        <w:rPr>
          <w:rFonts w:hint="eastAsia"/>
          <w:sz w:val="18"/>
          <w:szCs w:val="18"/>
          <w:lang w:eastAsia="zh-CN"/>
        </w:rPr>
        <w:t>，展开并化简可得：</w:t>
      </w:r>
    </w:p>
    <w:p>
      <w:pPr>
        <w:spacing w:line="240" w:lineRule="auto"/>
        <w:jc w:val="left"/>
        <w:rPr>
          <w:sz w:val="18"/>
          <w:szCs w:val="18"/>
          <w:lang w:eastAsia="zh-CN"/>
        </w:rPr>
      </w:pPr>
      <m:oMath>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B</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rPr>
          <m:t>≤χ≤</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oMath>
      <w:r>
        <w:rPr>
          <w:rFonts w:hint="eastAsia"/>
          <w:sz w:val="18"/>
          <w:szCs w:val="18"/>
          <w:lang w:eastAsia="zh-CN"/>
        </w:rPr>
        <w:t>，</w:t>
      </w:r>
      <m:oMath>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B</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rPr>
          <m:t>≤γ≤</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lang w:eastAsia="zh-CN"/>
          </w:rPr>
          <m:t xml:space="preserve">         (7)</m:t>
        </m:r>
      </m:oMath>
      <w:r>
        <w:rPr>
          <w:rFonts w:hint="eastAsia"/>
          <w:sz w:val="18"/>
          <w:szCs w:val="18"/>
          <w:lang w:eastAsia="zh-CN"/>
        </w:rPr>
        <w:t xml:space="preserve"> </w:t>
      </w:r>
    </w:p>
    <w:p>
      <w:pPr>
        <w:spacing w:line="240" w:lineRule="auto"/>
        <w:ind w:firstLine="360" w:firstLineChars="200"/>
        <w:jc w:val="left"/>
        <w:rPr>
          <w:sz w:val="18"/>
          <w:szCs w:val="18"/>
          <w:lang w:eastAsia="zh-CN"/>
        </w:rPr>
      </w:pPr>
    </w:p>
    <w:p>
      <w:pPr>
        <w:spacing w:line="240" w:lineRule="auto"/>
        <w:ind w:firstLine="360" w:firstLineChars="200"/>
        <w:jc w:val="left"/>
        <w:rPr>
          <w:sz w:val="18"/>
          <w:szCs w:val="18"/>
          <w:lang w:eastAsia="zh-CN"/>
        </w:rPr>
      </w:pPr>
      <w:r>
        <w:rPr>
          <w:rFonts w:hint="eastAsia"/>
          <w:sz w:val="18"/>
          <w:szCs w:val="18"/>
          <w:lang w:eastAsia="zh-CN"/>
        </w:rPr>
        <w:t xml:space="preserve">    因为</w:t>
      </w:r>
      <m:oMath>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&gt;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oMath>
      <w:r>
        <w:rPr>
          <w:rFonts w:hint="eastAsia"/>
          <w:sz w:val="18"/>
          <w:szCs w:val="18"/>
          <w:lang w:eastAsia="zh-CN"/>
        </w:rPr>
        <w:t>，</w:t>
      </w:r>
      <m:oMath>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&gt;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oMath>
      <w:r>
        <w:rPr>
          <w:rFonts w:hint="eastAsia"/>
          <w:sz w:val="18"/>
          <w:szCs w:val="18"/>
          <w:lang w:eastAsia="zh-CN"/>
        </w:rPr>
        <w:t>，所以</w:t>
      </w:r>
      <m:oMath>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lang w:eastAsia="zh-CN"/>
          </w:rPr>
          <m:t>&gt;1</m:t>
        </m:r>
      </m:oMath>
      <w:r>
        <w:rPr>
          <w:rFonts w:hint="eastAsia"/>
          <w:sz w:val="18"/>
          <w:szCs w:val="18"/>
          <w:lang w:eastAsia="zh-CN"/>
        </w:rPr>
        <w:t>，</w:t>
      </w:r>
      <m:oMath>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B</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lang w:eastAsia="zh-CN"/>
          </w:rPr>
          <m:t>&lt;1</m:t>
        </m:r>
      </m:oMath>
      <w:r>
        <w:rPr>
          <w:rFonts w:hint="eastAsia"/>
          <w:sz w:val="18"/>
          <w:szCs w:val="18"/>
          <w:lang w:eastAsia="zh-CN"/>
        </w:rPr>
        <w:t>又因为</w:t>
      </w:r>
      <m:oMath>
        <m:r>
          <m:rPr/>
          <w:rPr>
            <w:rFonts w:ascii="Cambria Math" w:hAnsi="Cambria Math"/>
            <w:sz w:val="18"/>
            <w:szCs w:val="18"/>
            <w:lang w:eastAsia="zh-CN"/>
          </w:rPr>
          <m:t>χ</m:t>
        </m:r>
        <m:r>
          <m:rPr/>
          <w:rPr>
            <w:rFonts w:ascii="Cambria Math" w:hAnsi="Cambria Math"/>
            <w:kern w:val="0"/>
            <w:sz w:val="21"/>
            <w:lang w:eastAsia="zh-CN"/>
          </w:rPr>
          <m:t>∈(0,1],γ≥1</m:t>
        </m:r>
      </m:oMath>
      <w:r>
        <w:rPr>
          <w:rFonts w:hint="eastAsia"/>
          <w:sz w:val="18"/>
          <w:szCs w:val="18"/>
          <w:lang w:eastAsia="zh-CN"/>
        </w:rPr>
        <w:t>，所以，综上可得：</w:t>
      </w:r>
    </w:p>
    <w:p>
      <w:pPr>
        <w:spacing w:line="240" w:lineRule="auto"/>
        <w:ind w:firstLine="360" w:firstLineChars="200"/>
        <w:jc w:val="left"/>
        <w:rPr>
          <w:sz w:val="18"/>
          <w:szCs w:val="18"/>
          <w:lang w:eastAsia="zh-CN"/>
        </w:rPr>
      </w:pPr>
      <w:r>
        <w:rPr>
          <w:rFonts w:hint="eastAsia"/>
          <w:sz w:val="18"/>
          <w:szCs w:val="18"/>
          <w:lang w:eastAsia="zh-CN"/>
        </w:rPr>
        <w:tab/>
      </w:r>
      <m:oMath>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B</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v</m:t>
                </m:r>
                <m:ctrlPr>
                  <w:rPr>
                    <w:rFonts w:ascii="Cambria Math" w:hAnsi="Cambria Math"/>
                    <w:i/>
                    <w:kern w:val="0"/>
                    <w:sz w:val="21"/>
                    <w:lang w:eastAsia="zh-CN"/>
                  </w:rPr>
                </m:ctrlPr>
              </m:e>
              <m:sub>
                <m:r>
                  <m:rPr/>
                  <w:rPr>
                    <w:rFonts w:ascii="Cambria Math" w:hAnsi="Cambria Math"/>
                    <w:kern w:val="0"/>
                    <w:sz w:val="21"/>
                    <w:lang w:eastAsia="zh-CN"/>
                  </w:rPr>
                  <m:t>A</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v</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rPr>
          <m:t>≤χ≤</m:t>
        </m:r>
        <m:r>
          <m:rPr/>
          <w:rPr>
            <w:rFonts w:ascii="Cambria Math" w:hAnsi="Cambria Math"/>
            <w:kern w:val="0"/>
            <w:sz w:val="21"/>
            <w:lang w:eastAsia="zh-CN"/>
          </w:rPr>
          <m:t>1</m:t>
        </m:r>
      </m:oMath>
      <w:r>
        <w:rPr>
          <w:rFonts w:hint="eastAsia"/>
          <w:sz w:val="18"/>
          <w:szCs w:val="18"/>
          <w:lang w:eastAsia="zh-CN"/>
        </w:rPr>
        <w:t>，</w:t>
      </w:r>
      <m:oMath>
        <m:r>
          <m:rPr/>
          <w:rPr>
            <w:rFonts w:ascii="Cambria Math"/>
            <w:sz w:val="18"/>
            <w:szCs w:val="18"/>
            <w:lang w:eastAsia="zh-CN"/>
          </w:rPr>
          <m:t>1</m:t>
        </m:r>
        <m:r>
          <m:rPr/>
          <w:rPr>
            <w:rFonts w:ascii="Cambria Math" w:hAnsi="Cambria Math"/>
            <w:kern w:val="0"/>
            <w:sz w:val="21"/>
          </w:rPr>
          <m:t>≤γ≤</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kern w:val="0"/>
            <w:sz w:val="21"/>
            <w:lang w:eastAsia="zh-CN"/>
          </w:rPr>
          <m:t xml:space="preserve">          (8)</m:t>
        </m:r>
      </m:oMath>
      <w:r>
        <w:rPr>
          <w:rFonts w:hint="eastAsia" w:hAnsi="Cambria Math"/>
          <w:kern w:val="0"/>
          <w:sz w:val="21"/>
          <w:lang w:eastAsia="zh-CN"/>
        </w:rPr>
        <w:t xml:space="preserve"> </w:t>
      </w:r>
    </w:p>
    <w:p>
      <w:pPr>
        <w:spacing w:line="240" w:lineRule="auto"/>
        <w:ind w:firstLine="360" w:firstLineChars="200"/>
        <w:jc w:val="left"/>
        <w:rPr>
          <w:sz w:val="18"/>
          <w:szCs w:val="18"/>
          <w:lang w:eastAsia="zh-CN"/>
        </w:rPr>
      </w:pPr>
      <w:r>
        <w:rPr>
          <w:rFonts w:hint="eastAsia"/>
          <w:sz w:val="18"/>
          <w:szCs w:val="18"/>
          <w:lang w:eastAsia="zh-CN"/>
        </w:rPr>
        <w:t>通过定理3-1确定了DIM机制下有效诱饵任务的属性范围，同时可以看出</w:t>
      </w:r>
      <w:r>
        <w:rPr>
          <w:rFonts w:hint="eastAsia"/>
          <w:color w:val="0070C0"/>
          <w:sz w:val="18"/>
          <w:szCs w:val="18"/>
          <w:lang w:eastAsia="zh-CN"/>
        </w:rPr>
        <w:t>加入诱饵任务后参考点的各属性仍然会落在A、B类任务两属性中间</w:t>
      </w:r>
      <w:r>
        <w:rPr>
          <w:rFonts w:hint="eastAsia"/>
          <w:sz w:val="18"/>
          <w:szCs w:val="18"/>
          <w:lang w:eastAsia="zh-CN"/>
        </w:rPr>
        <w:t>。为了找到最大诱饵效果的取值，首先要确认发生正向诱饵效应的诱饵因子取值范围，通过定理3-2求证之。</w:t>
      </w:r>
    </w:p>
    <w:p>
      <w:pPr>
        <w:spacing w:line="240" w:lineRule="auto"/>
        <w:ind w:firstLine="360" w:firstLineChars="200"/>
        <w:jc w:val="left"/>
        <w:rPr>
          <w:sz w:val="18"/>
          <w:szCs w:val="18"/>
          <w:lang w:eastAsia="zh-CN"/>
        </w:rPr>
      </w:pPr>
      <w:r>
        <w:rPr>
          <w:rFonts w:hint="eastAsia"/>
          <w:color w:val="0070C0"/>
          <w:sz w:val="18"/>
          <w:szCs w:val="18"/>
          <w:lang w:eastAsia="zh-CN"/>
        </w:rPr>
        <w:t>定理3-2</w:t>
      </w:r>
      <w:r>
        <w:rPr>
          <w:rFonts w:hint="eastAsia"/>
          <w:sz w:val="18"/>
          <w:szCs w:val="18"/>
          <w:lang w:eastAsia="zh-CN"/>
        </w:rPr>
        <w:t>：诱饵因子</w:t>
      </w:r>
      <m:oMath>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r>
          <m:rPr/>
          <w:rPr>
            <w:rFonts w:ascii="Cambria Math" w:hAnsi="Cambria Math"/>
            <w:sz w:val="21"/>
            <w:szCs w:val="21"/>
            <w:lang w:eastAsia="zh-CN"/>
          </w:rPr>
          <m:t>&lt;χ&lt;1</m:t>
        </m:r>
      </m:oMath>
      <w:r>
        <w:rPr>
          <w:rFonts w:hint="eastAsia"/>
          <w:sz w:val="18"/>
          <w:szCs w:val="18"/>
          <w:lang w:eastAsia="zh-CN"/>
        </w:rPr>
        <w:t>，</w:t>
      </w:r>
      <m:oMath>
        <m:r>
          <m:rPr>
            <m:sty m:val="p"/>
          </m:rPr>
          <w:rPr>
            <w:rFonts w:ascii="Cambria Math" w:hAnsi="Cambria Math"/>
            <w:sz w:val="21"/>
            <w:szCs w:val="21"/>
          </w:rPr>
          <m:t>γ</m:t>
        </m:r>
        <m:r>
          <m:rPr>
            <m:sty m:val="p"/>
          </m:rPr>
          <w:rPr>
            <w:rFonts w:ascii="Cambria Math" w:hAnsi="Cambria Math"/>
            <w:sz w:val="21"/>
            <w:szCs w:val="21"/>
            <w:lang w:eastAsia="zh-CN"/>
          </w:rPr>
          <m:t>&gt;</m:t>
        </m:r>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oMath>
      <w:r>
        <w:rPr>
          <w:rFonts w:hint="eastAsia"/>
          <w:sz w:val="18"/>
          <w:szCs w:val="18"/>
          <w:lang w:eastAsia="zh-CN"/>
        </w:rPr>
        <w:t xml:space="preserve"> 时，</w:t>
      </w:r>
      <w:r>
        <w:rPr>
          <w:rFonts w:hint="eastAsia"/>
          <w:sz w:val="21"/>
          <w:szCs w:val="21"/>
          <w:lang w:eastAsia="zh-CN"/>
        </w:rPr>
        <w:t>K&gt;0</w:t>
      </w:r>
      <w:r>
        <w:rPr>
          <w:rFonts w:hint="eastAsia"/>
          <w:sz w:val="18"/>
          <w:szCs w:val="18"/>
          <w:lang w:eastAsia="zh-CN"/>
        </w:rPr>
        <w:t>，产生了正的诱饵效应。</w:t>
      </w:r>
    </w:p>
    <w:p>
      <w:pPr>
        <w:spacing w:line="240" w:lineRule="auto"/>
        <w:ind w:firstLine="360" w:firstLineChars="200"/>
        <w:jc w:val="left"/>
        <w:rPr>
          <w:sz w:val="18"/>
          <w:szCs w:val="18"/>
          <w:lang w:eastAsia="zh-CN"/>
        </w:rPr>
      </w:pPr>
      <w:r>
        <w:rPr>
          <w:rFonts w:hint="eastAsia"/>
          <w:sz w:val="18"/>
          <w:szCs w:val="18"/>
          <w:lang w:eastAsia="zh-CN"/>
        </w:rPr>
        <w:t>证明：根据定义1将吸引力函数（3）代入公式（6）展开如下：</w:t>
      </w:r>
    </w:p>
    <w:p>
      <w:pPr>
        <w:spacing w:line="240" w:lineRule="auto"/>
        <w:jc w:val="right"/>
        <w:rPr>
          <w:sz w:val="16"/>
          <w:szCs w:val="16"/>
          <w:lang w:eastAsia="zh-CN"/>
        </w:rPr>
      </w:pPr>
      <m:oMath>
        <m:r>
          <m:rPr>
            <m:sty m:val="p"/>
          </m:rPr>
          <w:rPr>
            <w:rFonts w:ascii="Cambria Math" w:hAnsi="Cambria Math" w:eastAsia="宋体"/>
            <w:kern w:val="0"/>
            <w:sz w:val="16"/>
            <w:szCs w:val="16"/>
            <w:lang w:eastAsia="zh-CN"/>
          </w:rPr>
          <m:t>K=</m:t>
        </m:r>
      </m:oMath>
      <w:r>
        <w:rPr>
          <w:rFonts w:hint="eastAsia" w:hAnsi="Cambria Math" w:eastAsia="宋体"/>
          <w:kern w:val="0"/>
          <w:sz w:val="16"/>
          <w:szCs w:val="16"/>
          <w:lang w:eastAsia="zh-CN"/>
        </w:rPr>
        <w:t>(</w:t>
      </w:r>
      <m:oMath>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P</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Q</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r>
          <m:rPr>
            <m:sty m:val="p"/>
          </m:rPr>
          <w:rPr>
            <w:rFonts w:hint="eastAsia"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P</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Q</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r>
          <m:rPr>
            <m:sty m:val="p"/>
          </m:rPr>
          <w:rPr>
            <w:rFonts w:hint="eastAsia"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P</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Q</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r>
          <m:rPr>
            <m:sty m:val="p"/>
          </m:rPr>
          <w:rPr>
            <w:rFonts w:hint="eastAsia"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P</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v</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Q</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B</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m:t>
        </m:r>
        <m:sSub>
          <m:sSubPr>
            <m:ctrlPr>
              <w:rPr>
                <w:rFonts w:hint="eastAsia" w:ascii="Cambria Math" w:hAnsi="Cambria Math" w:eastAsia="宋体"/>
                <w:kern w:val="0"/>
                <w:sz w:val="16"/>
                <w:szCs w:val="16"/>
                <w:lang w:eastAsia="zh-CN"/>
              </w:rPr>
            </m:ctrlPr>
          </m:sSubPr>
          <m:e>
            <m:r>
              <m:rPr>
                <m:sty m:val="p"/>
              </m:rPr>
              <w:rPr>
                <w:rFonts w:ascii="Cambria Math" w:hAnsi="Cambria Math" w:eastAsia="宋体"/>
                <w:kern w:val="0"/>
                <w:sz w:val="16"/>
                <w:szCs w:val="16"/>
                <w:lang w:eastAsia="zh-CN"/>
              </w:rPr>
              <m:t>t</m:t>
            </m:r>
            <m:ctrlPr>
              <w:rPr>
                <w:rFonts w:hint="eastAsia" w:ascii="Cambria Math" w:hAnsi="Cambria Math" w:eastAsia="宋体"/>
                <w:kern w:val="0"/>
                <w:sz w:val="16"/>
                <w:szCs w:val="16"/>
                <w:lang w:eastAsia="zh-CN"/>
              </w:rPr>
            </m:ctrlPr>
          </m:e>
          <m:sub>
            <m:r>
              <m:rPr>
                <m:sty m:val="p"/>
              </m:rPr>
              <w:rPr>
                <w:rFonts w:ascii="Cambria Math" w:hAnsi="Cambria Math" w:eastAsia="宋体"/>
                <w:kern w:val="0"/>
                <w:sz w:val="16"/>
                <w:szCs w:val="16"/>
                <w:lang w:eastAsia="zh-CN"/>
              </w:rPr>
              <m:t>ave</m:t>
            </m:r>
            <m:ctrlPr>
              <w:rPr>
                <w:rFonts w:hint="eastAsia" w:ascii="Cambria Math" w:hAnsi="Cambria Math" w:eastAsia="宋体"/>
                <w:kern w:val="0"/>
                <w:sz w:val="16"/>
                <w:szCs w:val="16"/>
                <w:lang w:eastAsia="zh-CN"/>
              </w:rPr>
            </m:ctrlPr>
          </m:sub>
        </m:sSub>
        <m:r>
          <m:rPr>
            <m:sty m:val="p"/>
          </m:rPr>
          <w:rPr>
            <w:rFonts w:ascii="Cambria Math" w:hAnsi="Cambria Math" w:eastAsia="宋体"/>
            <w:kern w:val="0"/>
            <w:sz w:val="16"/>
            <w:szCs w:val="16"/>
            <w:lang w:eastAsia="zh-CN"/>
          </w:rPr>
          <m:t>))]&gt;0           (9)</m:t>
        </m:r>
      </m:oMath>
    </w:p>
    <w:p>
      <w:pPr>
        <w:spacing w:line="240" w:lineRule="auto"/>
        <w:ind w:firstLine="360" w:firstLineChars="200"/>
        <w:jc w:val="left"/>
        <w:rPr>
          <w:sz w:val="18"/>
          <w:szCs w:val="18"/>
          <w:lang w:eastAsia="zh-CN"/>
        </w:rPr>
      </w:pPr>
      <w:r>
        <w:rPr>
          <w:rFonts w:hint="eastAsia"/>
          <w:sz w:val="18"/>
          <w:szCs w:val="18"/>
          <w:lang w:eastAsia="zh-CN"/>
        </w:rPr>
        <w:t>在F策略下，由于设计诱饵因子</w:t>
      </w:r>
      <m:oMath>
        <m:r>
          <m:rPr>
            <m:sty m:val="p"/>
          </m:rPr>
          <w:rPr>
            <w:rFonts w:ascii="Cambria Math" w:hAnsi="Cambria Math"/>
            <w:sz w:val="18"/>
            <w:szCs w:val="18"/>
          </w:rPr>
          <m:t>γ</m:t>
        </m:r>
        <m:r>
          <m:rPr>
            <m:sty m:val="p"/>
          </m:rPr>
          <w:rPr>
            <w:rFonts w:ascii="Cambria Math" w:hAnsi="Cambria Math"/>
            <w:sz w:val="18"/>
            <w:szCs w:val="18"/>
            <w:lang w:eastAsia="zh-CN"/>
          </w:rPr>
          <m:t>=1</m:t>
        </m:r>
      </m:oMath>
      <w:r>
        <w:rPr>
          <w:rFonts w:hint="eastAsia"/>
          <w:sz w:val="18"/>
          <w:szCs w:val="18"/>
          <w:lang w:eastAsia="zh-CN"/>
        </w:rPr>
        <w:t>，则参考点在时间成本属性上没有偏移，即</w:t>
      </w:r>
      <m:oMath>
        <m:sSub>
          <m:sSubPr>
            <m:ctrlPr>
              <w:rPr>
                <w:rFonts w:ascii="Cambria Math" w:hAnsi="Cambria Math"/>
                <w:i/>
                <w:sz w:val="18"/>
                <w:szCs w:val="18"/>
              </w:rPr>
            </m:ctrlPr>
          </m:sSubPr>
          <m:e>
            <m:r>
              <m:rPr/>
              <w:rPr>
                <w:rFonts w:ascii="Cambria Math" w:hAnsi="Cambria Math"/>
                <w:sz w:val="18"/>
                <w:szCs w:val="18"/>
                <w:lang w:eastAsia="zh-CN"/>
              </w:rPr>
              <m:t>t'</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r>
          <m:rPr/>
          <w:rPr>
            <w:rFonts w:ascii="Cambria Math" w:hAnsi="Cambria Math"/>
            <w:sz w:val="18"/>
            <w:szCs w:val="18"/>
            <w:lang w:eastAsia="zh-CN"/>
          </w:rPr>
          <m:t>=</m:t>
        </m:r>
        <m:sSub>
          <m:sSubPr>
            <m:ctrlPr>
              <w:rPr>
                <w:rFonts w:ascii="Cambria Math" w:hAnsi="Cambria Math"/>
                <w:i/>
                <w:sz w:val="18"/>
                <w:szCs w:val="18"/>
              </w:rPr>
            </m:ctrlPr>
          </m:sSubPr>
          <m:e>
            <m:r>
              <m:rPr/>
              <w:rPr>
                <w:rFonts w:ascii="Cambria Math" w:hAnsi="Cambria Math"/>
                <w:sz w:val="18"/>
                <w:szCs w:val="18"/>
                <w:lang w:eastAsia="zh-CN"/>
              </w:rPr>
              <m:t>t</m:t>
            </m:r>
            <m:ctrlPr>
              <w:rPr>
                <w:rFonts w:ascii="Cambria Math" w:hAnsi="Cambria Math"/>
                <w:i/>
                <w:sz w:val="18"/>
                <w:szCs w:val="18"/>
              </w:rPr>
            </m:ctrlPr>
          </m:e>
          <m:sub>
            <m:r>
              <m:rPr/>
              <w:rPr>
                <w:rFonts w:ascii="Cambria Math" w:hAnsi="Cambria Math"/>
                <w:sz w:val="18"/>
                <w:szCs w:val="18"/>
                <w:lang w:eastAsia="zh-CN"/>
              </w:rPr>
              <m:t>ave</m:t>
            </m:r>
            <m:ctrlPr>
              <w:rPr>
                <w:rFonts w:ascii="Cambria Math" w:hAnsi="Cambria Math"/>
                <w:i/>
                <w:sz w:val="18"/>
                <w:szCs w:val="18"/>
              </w:rPr>
            </m:ctrlPr>
          </m:sub>
        </m:sSub>
      </m:oMath>
      <w:r>
        <w:rPr>
          <w:rFonts w:hint="eastAsia"/>
          <w:sz w:val="18"/>
          <w:szCs w:val="18"/>
          <w:lang w:eastAsia="zh-CN"/>
        </w:rPr>
        <w:t>，所以加入诱饵任务后A、B类任务在时间成本上的吸引力不变，对公式（9）进行化简后，将公式（4）和公式（5）代入公式（9），</w:t>
      </w:r>
      <w:r>
        <w:rPr>
          <w:rFonts w:hint="eastAsia"/>
          <w:sz w:val="18"/>
          <w:szCs w:val="18"/>
          <w:lang w:val="en-US" w:eastAsia="zh-CN"/>
        </w:rPr>
        <w:t>得到公式（10）</w:t>
      </w:r>
      <w:r>
        <w:rPr>
          <w:rFonts w:hint="eastAsia"/>
          <w:sz w:val="18"/>
          <w:szCs w:val="18"/>
          <w:lang w:eastAsia="zh-CN"/>
        </w:rPr>
        <w:t>如下：</w:t>
      </w:r>
    </w:p>
    <w:p>
      <w:pPr>
        <w:spacing w:line="240" w:lineRule="auto"/>
        <w:ind w:firstLine="360" w:firstLineChars="200"/>
        <w:jc w:val="left"/>
        <w:rPr>
          <w:sz w:val="18"/>
          <w:szCs w:val="18"/>
          <w:lang w:eastAsia="zh-CN"/>
        </w:rPr>
      </w:pPr>
      <m:oMathPara>
        <m:oMath>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r>
            <m:rPr>
              <m:sty m:val="p"/>
            </m:rPr>
            <w:rPr>
              <w:rFonts w:ascii="Cambria Math" w:hAnsi="Cambria Math"/>
              <w:sz w:val="18"/>
              <w:szCs w:val="18"/>
            </w:rPr>
            <m:t>λ</m:t>
          </m:r>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)&gt;0       (10)</m:t>
          </m:r>
        </m:oMath>
      </m:oMathPara>
    </w:p>
    <w:p>
      <w:pPr>
        <w:spacing w:line="240" w:lineRule="auto"/>
        <w:ind w:firstLine="360" w:firstLineChars="200"/>
        <w:jc w:val="left"/>
        <w:rPr>
          <w:sz w:val="18"/>
          <w:szCs w:val="18"/>
          <w:lang w:eastAsia="zh-CN"/>
        </w:rPr>
      </w:pPr>
      <w:r>
        <w:rPr>
          <w:rFonts w:hint="eastAsia"/>
          <w:sz w:val="18"/>
          <w:szCs w:val="18"/>
          <w:lang w:eastAsia="zh-CN"/>
        </w:rPr>
        <w:t>不等式左边是一个与</w:t>
      </w:r>
      <m:oMath>
        <m:r>
          <m:rPr/>
          <w:rPr>
            <w:rFonts w:ascii="Cambria Math" w:hAnsi="Cambria Math"/>
            <w:sz w:val="21"/>
            <w:szCs w:val="21"/>
            <w:lang w:eastAsia="zh-CN"/>
          </w:rPr>
          <m:t>χ</m:t>
        </m:r>
      </m:oMath>
      <w:r>
        <w:rPr>
          <w:rFonts w:hint="eastAsia"/>
          <w:sz w:val="18"/>
          <w:szCs w:val="18"/>
          <w:lang w:eastAsia="zh-CN"/>
        </w:rPr>
        <w:t>有关的函数，记为</w:t>
      </w:r>
      <m:oMath>
        <m:r>
          <m:rPr>
            <m:sty m:val="p"/>
          </m:rPr>
          <w:rPr>
            <w:rFonts w:ascii="Cambria Math" w:hAnsi="Cambria Math"/>
            <w:sz w:val="18"/>
            <w:szCs w:val="18"/>
            <w:lang w:eastAsia="zh-CN"/>
          </w:rPr>
          <m:t>f(</m:t>
        </m:r>
        <m:r>
          <m:rPr/>
          <w:rPr>
            <w:rFonts w:ascii="Cambria Math" w:hAnsi="Cambria Math"/>
            <w:sz w:val="21"/>
            <w:szCs w:val="21"/>
            <w:lang w:eastAsia="zh-CN"/>
          </w:rPr>
          <m:t>χ</m:t>
        </m:r>
        <m:r>
          <m:rPr>
            <m:sty m:val="p"/>
          </m:rPr>
          <w:rPr>
            <w:rFonts w:ascii="Cambria Math" w:hAnsi="Cambria Math"/>
            <w:sz w:val="18"/>
            <w:szCs w:val="18"/>
            <w:lang w:eastAsia="zh-CN"/>
          </w:rPr>
          <m:t>)</m:t>
        </m:r>
      </m:oMath>
      <w:r>
        <w:rPr>
          <w:rFonts w:hint="eastAsia"/>
          <w:sz w:val="18"/>
          <w:szCs w:val="18"/>
          <w:lang w:eastAsia="zh-CN"/>
        </w:rPr>
        <w:t>。令</w:t>
      </w:r>
      <m:oMath>
        <m:r>
          <m:rPr>
            <m:sty m:val="p"/>
          </m:rPr>
          <w:rPr>
            <w:rFonts w:ascii="Cambria Math" w:hAnsi="Cambria Math"/>
            <w:sz w:val="21"/>
            <w:szCs w:val="21"/>
            <w:lang w:eastAsia="zh-CN"/>
          </w:rPr>
          <m:t>∆v=</m:t>
        </m:r>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v'</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r>
          <m:rPr>
            <m:sty m:val="p"/>
          </m:rPr>
          <w:rPr>
            <w:rFonts w:ascii="Cambria Math" w:hAnsi="Cambria Math" w:eastAsia="宋体"/>
            <w:kern w:val="0"/>
            <w:sz w:val="21"/>
            <w:szCs w:val="21"/>
            <w:lang w:eastAsia="zh-CN"/>
          </w:rPr>
          <m:t>−</m:t>
        </m:r>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v</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oMath>
      <w:r>
        <w:rPr>
          <w:rFonts w:hint="eastAsia"/>
          <w:sz w:val="18"/>
          <w:szCs w:val="18"/>
          <w:lang w:eastAsia="zh-CN"/>
        </w:rPr>
        <w:t>为在报酬上参考点的偏移</w:t>
      </w:r>
      <m:oMath>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r>
              <m:rPr>
                <m:sty m:val="p"/>
              </m:rPr>
              <w:rPr>
                <w:rFonts w:ascii="Cambria Math" w:hAnsi="Cambria Math"/>
                <w:sz w:val="21"/>
                <w:szCs w:val="21"/>
                <w:lang w:eastAsia="zh-CN"/>
              </w:rPr>
              <m:t>∆v</m:t>
            </m:r>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r>
          <m:rPr>
            <m:sty m:val="p"/>
          </m:rPr>
          <w:rPr>
            <w:rFonts w:ascii="Cambria Math" w:hAnsi="Cambria Math"/>
            <w:sz w:val="18"/>
            <w:szCs w:val="18"/>
          </w:rPr>
          <m:t>λ</m:t>
        </m:r>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r>
              <m:rPr>
                <m:sty m:val="p"/>
              </m:rPr>
              <w:rPr>
                <w:rFonts w:ascii="Cambria Math" w:hAnsi="Cambria Math"/>
                <w:sz w:val="21"/>
                <w:szCs w:val="21"/>
                <w:lang w:eastAsia="zh-CN"/>
              </w:rPr>
              <m:t>∆v</m:t>
            </m:r>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v</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]&gt;0</m:t>
        </m:r>
      </m:oMath>
      <w:r>
        <w:rPr>
          <w:rFonts w:hint="eastAsia"/>
          <w:sz w:val="18"/>
          <w:szCs w:val="18"/>
          <w:lang w:eastAsia="zh-CN"/>
        </w:rPr>
        <w:t>，很明显</w:t>
      </w:r>
      <m:oMath>
        <m:r>
          <m:rPr>
            <m:sty m:val="p"/>
          </m:rPr>
          <w:rPr>
            <w:rFonts w:ascii="Cambria Math" w:hAnsi="Cambria Math"/>
            <w:sz w:val="21"/>
            <w:szCs w:val="21"/>
            <w:lang w:eastAsia="zh-CN"/>
          </w:rPr>
          <m:t>∆v=0</m:t>
        </m:r>
      </m:oMath>
      <w:r>
        <w:rPr>
          <w:rFonts w:hint="eastAsia"/>
          <w:sz w:val="18"/>
          <w:szCs w:val="18"/>
          <w:lang w:eastAsia="zh-CN"/>
        </w:rPr>
        <w:t>时不等式左边为0。简记为</w:t>
      </w:r>
      <m:oMath>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A</m:t>
            </m:r>
            <m:ctrlPr>
              <w:rPr>
                <w:rFonts w:ascii="Cambria Math" w:hAnsi="Cambria Math"/>
                <w:sz w:val="21"/>
                <w:szCs w:val="21"/>
              </w:rPr>
            </m:ctrlPr>
          </m:sub>
        </m:sSub>
        <m:r>
          <m:rPr>
            <m:sty m:val="p"/>
          </m:rPr>
          <w:rPr>
            <w:rFonts w:ascii="Cambria Math" w:hAnsi="Cambria Math"/>
            <w:sz w:val="21"/>
            <w:szCs w:val="21"/>
            <w:lang w:eastAsia="zh-CN"/>
          </w:rPr>
          <m:t>+</m:t>
        </m:r>
        <m:r>
          <m:rPr>
            <m:sty m:val="p"/>
          </m:rPr>
          <w:rPr>
            <w:rFonts w:ascii="Cambria Math" w:hAnsi="Cambria Math"/>
            <w:sz w:val="21"/>
            <w:szCs w:val="21"/>
          </w:rPr>
          <m:t>λ</m:t>
        </m:r>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B</m:t>
            </m:r>
            <m:ctrlPr>
              <w:rPr>
                <w:rFonts w:ascii="Cambria Math" w:hAnsi="Cambria Math"/>
                <w:sz w:val="21"/>
                <w:szCs w:val="21"/>
              </w:rPr>
            </m:ctrlPr>
          </m:sub>
        </m:sSub>
        <m:r>
          <m:rPr>
            <m:sty m:val="p"/>
          </m:rPr>
          <w:rPr>
            <w:rFonts w:ascii="Cambria Math" w:hAnsi="Cambria Math"/>
            <w:sz w:val="21"/>
            <w:szCs w:val="21"/>
            <w:lang w:eastAsia="zh-CN"/>
          </w:rPr>
          <m:t>&gt;0</m:t>
        </m:r>
      </m:oMath>
      <w:r>
        <w:rPr>
          <w:rFonts w:hint="eastAsia"/>
          <w:sz w:val="18"/>
          <w:szCs w:val="18"/>
          <w:lang w:eastAsia="zh-CN"/>
        </w:rPr>
        <w:t>，根据吸引力函数的定义</w:t>
      </w:r>
      <m:oMath>
        <m:r>
          <m:rPr>
            <m:sty m:val="p"/>
          </m:rPr>
          <w:rPr>
            <w:rFonts w:ascii="Cambria Math"/>
            <w:sz w:val="18"/>
            <w:szCs w:val="18"/>
            <w:lang w:eastAsia="zh-CN"/>
          </w:rPr>
          <m:t>0</m:t>
        </m:r>
        <m:r>
          <m:rPr>
            <m:sty m:val="p"/>
          </m:rPr>
          <w:rPr>
            <w:rFonts w:hint="eastAsia" w:ascii="Cambria Math" w:hAnsi="Cambria Math"/>
            <w:sz w:val="18"/>
            <w:szCs w:val="18"/>
            <w:lang w:eastAsia="zh-CN"/>
          </w:rPr>
          <m:t>&lt;</m:t>
        </m:r>
        <m:r>
          <m:rPr>
            <m:sty m:val="p"/>
          </m:rPr>
          <w:rPr>
            <w:rFonts w:ascii="Cambria Math" w:hAnsi="Cambria Math"/>
            <w:sz w:val="18"/>
            <w:szCs w:val="18"/>
          </w:rPr>
          <m:t>α</m:t>
        </m:r>
        <m:r>
          <m:rPr>
            <m:sty m:val="p"/>
          </m:rPr>
          <w:rPr>
            <w:rFonts w:hint="eastAsia" w:ascii="Cambria Math" w:hAnsi="Cambria Math"/>
            <w:sz w:val="18"/>
            <w:szCs w:val="18"/>
            <w:lang w:eastAsia="zh-CN"/>
          </w:rPr>
          <m:t>=</m:t>
        </m:r>
        <m:r>
          <m:rPr>
            <m:sty m:val="p"/>
          </m:rPr>
          <w:rPr>
            <w:rFonts w:ascii="Cambria Math" w:hAnsi="Cambria Math"/>
            <w:sz w:val="18"/>
            <w:szCs w:val="18"/>
          </w:rPr>
          <m:t>β</m:t>
        </m:r>
        <m:r>
          <m:rPr>
            <m:sty m:val="p"/>
          </m:rPr>
          <w:rPr>
            <w:rFonts w:hint="eastAsia" w:ascii="Cambria Math" w:hAnsi="Cambria Math"/>
            <w:sz w:val="18"/>
            <w:szCs w:val="18"/>
            <w:lang w:eastAsia="zh-CN"/>
          </w:rPr>
          <m:t>&lt;1</m:t>
        </m:r>
      </m:oMath>
      <w:r>
        <w:rPr>
          <w:rFonts w:hint="eastAsia"/>
          <w:sz w:val="18"/>
          <w:szCs w:val="18"/>
          <w:lang w:eastAsia="zh-CN"/>
        </w:rPr>
        <w:t>，</w:t>
      </w:r>
      <m:oMath>
        <m:r>
          <m:rPr>
            <m:sty m:val="p"/>
          </m:rPr>
          <w:rPr>
            <w:rFonts w:ascii="Cambria Math" w:hAnsi="Cambria Math"/>
            <w:sz w:val="18"/>
            <w:szCs w:val="18"/>
          </w:rPr>
          <m:t>λ</m:t>
        </m:r>
        <m:r>
          <m:rPr>
            <m:sty m:val="p"/>
          </m:rPr>
          <w:rPr>
            <w:rFonts w:hint="eastAsia" w:ascii="Cambria Math" w:hAnsi="Cambria Math"/>
            <w:sz w:val="18"/>
            <w:szCs w:val="18"/>
            <w:lang w:eastAsia="zh-CN"/>
          </w:rPr>
          <m:t>&gt;1</m:t>
        </m:r>
      </m:oMath>
      <w:r>
        <w:rPr>
          <w:rFonts w:hint="eastAsia"/>
          <w:sz w:val="18"/>
          <w:szCs w:val="18"/>
          <w:lang w:eastAsia="zh-CN"/>
        </w:rPr>
        <w:t>，以及幂函数的性质可知：</w:t>
      </w:r>
    </w:p>
    <w:p>
      <w:pPr>
        <w:spacing w:line="240" w:lineRule="auto"/>
        <w:ind w:firstLine="420" w:firstLineChars="200"/>
        <w:jc w:val="left"/>
        <w:rPr>
          <w:sz w:val="18"/>
          <w:szCs w:val="18"/>
          <w:lang w:eastAsia="zh-CN"/>
        </w:rPr>
      </w:pPr>
      <m:oMath>
        <m:r>
          <m:rPr>
            <m:sty m:val="p"/>
          </m:rPr>
          <w:rPr>
            <w:rFonts w:ascii="Cambria Math" w:hAnsi="Cambria Math"/>
            <w:sz w:val="21"/>
            <w:szCs w:val="21"/>
            <w:lang w:eastAsia="zh-CN"/>
          </w:rPr>
          <m:t>∆v&lt;0</m:t>
        </m:r>
      </m:oMath>
      <w:r>
        <w:rPr>
          <w:rFonts w:hint="eastAsia"/>
          <w:sz w:val="18"/>
          <w:szCs w:val="18"/>
          <w:lang w:eastAsia="zh-CN"/>
        </w:rPr>
        <w:t>时，</w:t>
      </w:r>
      <m:oMath>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A</m:t>
            </m:r>
            <m:ctrlPr>
              <w:rPr>
                <w:rFonts w:ascii="Cambria Math" w:hAnsi="Cambria Math"/>
                <w:sz w:val="21"/>
                <w:szCs w:val="21"/>
              </w:rPr>
            </m:ctrlPr>
          </m:sub>
        </m:sSub>
        <m:r>
          <m:rPr>
            <m:sty m:val="p"/>
          </m:rPr>
          <w:rPr>
            <w:rFonts w:ascii="Cambria Math" w:hAnsi="Cambria Math"/>
            <w:sz w:val="21"/>
            <w:szCs w:val="21"/>
            <w:lang w:eastAsia="zh-CN"/>
          </w:rPr>
          <m:t>&gt;0,∆</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B</m:t>
            </m:r>
            <m:ctrlPr>
              <w:rPr>
                <w:rFonts w:ascii="Cambria Math" w:hAnsi="Cambria Math"/>
                <w:sz w:val="21"/>
                <w:szCs w:val="21"/>
              </w:rPr>
            </m:ctrlPr>
          </m:sub>
        </m:sSub>
        <m:r>
          <m:rPr>
            <m:sty m:val="p"/>
          </m:rPr>
          <w:rPr>
            <w:rFonts w:ascii="Cambria Math" w:hAnsi="Cambria Math"/>
            <w:sz w:val="21"/>
            <w:szCs w:val="21"/>
            <w:lang w:eastAsia="zh-CN"/>
          </w:rPr>
          <m:t>&lt;0</m:t>
        </m:r>
      </m:oMath>
      <w:r>
        <w:rPr>
          <w:rFonts w:hint="eastAsia"/>
          <w:sz w:val="18"/>
          <w:szCs w:val="18"/>
          <w:lang w:eastAsia="zh-CN"/>
        </w:rPr>
        <w:t>，所以</w:t>
      </w:r>
      <m:oMath>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A</m:t>
            </m:r>
            <m:ctrlPr>
              <w:rPr>
                <w:rFonts w:ascii="Cambria Math" w:hAnsi="Cambria Math"/>
                <w:sz w:val="21"/>
                <w:szCs w:val="21"/>
              </w:rPr>
            </m:ctrlPr>
          </m:sub>
        </m:sSub>
        <m:r>
          <m:rPr>
            <m:sty m:val="p"/>
          </m:rPr>
          <w:rPr>
            <w:rFonts w:ascii="Cambria Math" w:hAnsi="Cambria Math"/>
            <w:sz w:val="21"/>
            <w:szCs w:val="21"/>
            <w:lang w:eastAsia="zh-CN"/>
          </w:rPr>
          <m:t>+</m:t>
        </m:r>
        <m:r>
          <m:rPr>
            <m:sty m:val="p"/>
          </m:rPr>
          <w:rPr>
            <w:rFonts w:ascii="Cambria Math" w:hAnsi="Cambria Math"/>
            <w:sz w:val="21"/>
            <w:szCs w:val="21"/>
          </w:rPr>
          <m:t>λ</m:t>
        </m:r>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B</m:t>
            </m:r>
            <m:ctrlPr>
              <w:rPr>
                <w:rFonts w:ascii="Cambria Math" w:hAnsi="Cambria Math"/>
                <w:sz w:val="21"/>
                <w:szCs w:val="21"/>
              </w:rPr>
            </m:ctrlPr>
          </m:sub>
        </m:sSub>
        <m:r>
          <m:rPr>
            <m:sty m:val="p"/>
          </m:rPr>
          <w:rPr>
            <w:rFonts w:ascii="Cambria Math" w:hAnsi="Cambria Math"/>
            <w:sz w:val="21"/>
            <w:szCs w:val="21"/>
            <w:lang w:eastAsia="zh-CN"/>
          </w:rPr>
          <m:t>&lt;0</m:t>
        </m:r>
      </m:oMath>
      <w:r>
        <w:rPr>
          <w:rFonts w:hint="eastAsia"/>
          <w:sz w:val="18"/>
          <w:szCs w:val="18"/>
          <w:lang w:eastAsia="zh-CN"/>
        </w:rPr>
        <w:t>；</w:t>
      </w:r>
      <m:oMath>
        <m:r>
          <m:rPr>
            <m:sty m:val="p"/>
          </m:rPr>
          <w:rPr>
            <w:rFonts w:ascii="Cambria Math" w:hAnsi="Cambria Math"/>
            <w:sz w:val="21"/>
            <w:szCs w:val="21"/>
            <w:lang w:eastAsia="zh-CN"/>
          </w:rPr>
          <m:t>∆v&gt;0</m:t>
        </m:r>
      </m:oMath>
      <w:r>
        <w:rPr>
          <w:rFonts w:hint="eastAsia"/>
          <w:sz w:val="18"/>
          <w:szCs w:val="18"/>
          <w:lang w:eastAsia="zh-CN"/>
        </w:rPr>
        <w:t>时，</w:t>
      </w:r>
      <m:oMath>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A</m:t>
            </m:r>
            <m:ctrlPr>
              <w:rPr>
                <w:rFonts w:ascii="Cambria Math" w:hAnsi="Cambria Math"/>
                <w:sz w:val="21"/>
                <w:szCs w:val="21"/>
              </w:rPr>
            </m:ctrlPr>
          </m:sub>
        </m:sSub>
        <m:r>
          <m:rPr>
            <m:sty m:val="p"/>
          </m:rPr>
          <w:rPr>
            <w:rFonts w:ascii="Cambria Math" w:hAnsi="Cambria Math"/>
            <w:sz w:val="21"/>
            <w:szCs w:val="21"/>
            <w:lang w:eastAsia="zh-CN"/>
          </w:rPr>
          <m:t>&lt;0,∆</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B</m:t>
            </m:r>
            <m:ctrlPr>
              <w:rPr>
                <w:rFonts w:ascii="Cambria Math" w:hAnsi="Cambria Math"/>
                <w:sz w:val="21"/>
                <w:szCs w:val="21"/>
              </w:rPr>
            </m:ctrlPr>
          </m:sub>
        </m:sSub>
        <m:r>
          <m:rPr>
            <m:sty m:val="p"/>
          </m:rPr>
          <w:rPr>
            <w:rFonts w:ascii="Cambria Math" w:hAnsi="Cambria Math"/>
            <w:sz w:val="21"/>
            <w:szCs w:val="21"/>
            <w:lang w:eastAsia="zh-CN"/>
          </w:rPr>
          <m:t>&gt;0</m:t>
        </m:r>
      </m:oMath>
      <w:r>
        <w:rPr>
          <w:rFonts w:hint="eastAsia"/>
          <w:sz w:val="18"/>
          <w:szCs w:val="18"/>
          <w:lang w:eastAsia="zh-CN"/>
        </w:rPr>
        <w:t>，所以</w:t>
      </w:r>
      <m:oMath>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A</m:t>
            </m:r>
            <m:ctrlPr>
              <w:rPr>
                <w:rFonts w:ascii="Cambria Math" w:hAnsi="Cambria Math"/>
                <w:sz w:val="21"/>
                <w:szCs w:val="21"/>
              </w:rPr>
            </m:ctrlPr>
          </m:sub>
        </m:sSub>
        <m:r>
          <m:rPr>
            <m:sty m:val="p"/>
          </m:rPr>
          <w:rPr>
            <w:rFonts w:ascii="Cambria Math" w:hAnsi="Cambria Math"/>
            <w:sz w:val="21"/>
            <w:szCs w:val="21"/>
            <w:lang w:eastAsia="zh-CN"/>
          </w:rPr>
          <m:t>+</m:t>
        </m:r>
        <m:r>
          <m:rPr>
            <m:sty m:val="p"/>
          </m:rPr>
          <w:rPr>
            <w:rFonts w:ascii="Cambria Math" w:hAnsi="Cambria Math"/>
            <w:sz w:val="21"/>
            <w:szCs w:val="21"/>
          </w:rPr>
          <m:t>λ</m:t>
        </m:r>
        <m:r>
          <m:rPr>
            <m:sty m:val="p"/>
          </m:rPr>
          <w:rPr>
            <w:rFonts w:ascii="Cambria Math" w:hAnsi="Cambria Math"/>
            <w:sz w:val="21"/>
            <w:szCs w:val="21"/>
            <w:lang w:eastAsia="zh-CN"/>
          </w:rPr>
          <m:t>∆</m:t>
        </m:r>
        <m:sSub>
          <m:sSubPr>
            <m:ctrlPr>
              <w:rPr>
                <w:rFonts w:ascii="Cambria Math" w:hAnsi="Cambria Math"/>
                <w:sz w:val="21"/>
                <w:szCs w:val="21"/>
              </w:rPr>
            </m:ctrlPr>
          </m:sSubPr>
          <m:e>
            <m:r>
              <m:rPr>
                <m:sty m:val="p"/>
              </m:rPr>
              <w:rPr>
                <w:rFonts w:ascii="Cambria Math" w:hAnsi="Cambria Math"/>
                <w:sz w:val="21"/>
                <w:szCs w:val="21"/>
                <w:lang w:eastAsia="zh-CN"/>
              </w:rPr>
              <m:t>P</m:t>
            </m:r>
            <m:ctrlPr>
              <w:rPr>
                <w:rFonts w:ascii="Cambria Math" w:hAnsi="Cambria Math"/>
                <w:sz w:val="21"/>
                <w:szCs w:val="21"/>
              </w:rPr>
            </m:ctrlPr>
          </m:e>
          <m:sub>
            <m:r>
              <m:rPr>
                <m:sty m:val="p"/>
              </m:rPr>
              <w:rPr>
                <w:rFonts w:ascii="Cambria Math" w:hAnsi="Cambria Math"/>
                <w:sz w:val="21"/>
                <w:szCs w:val="21"/>
                <w:lang w:eastAsia="zh-CN"/>
              </w:rPr>
              <m:t>B</m:t>
            </m:r>
            <m:ctrlPr>
              <w:rPr>
                <w:rFonts w:ascii="Cambria Math" w:hAnsi="Cambria Math"/>
                <w:sz w:val="21"/>
                <w:szCs w:val="21"/>
              </w:rPr>
            </m:ctrlPr>
          </m:sub>
        </m:sSub>
        <m:r>
          <m:rPr>
            <m:sty m:val="p"/>
          </m:rPr>
          <w:rPr>
            <w:rFonts w:ascii="Cambria Math" w:hAnsi="Cambria Math"/>
            <w:sz w:val="21"/>
            <w:szCs w:val="21"/>
            <w:lang w:eastAsia="zh-CN"/>
          </w:rPr>
          <m:t>&gt;0</m:t>
        </m:r>
      </m:oMath>
      <w:r>
        <w:rPr>
          <w:rFonts w:hint="eastAsia"/>
          <w:sz w:val="18"/>
          <w:szCs w:val="18"/>
          <w:lang w:eastAsia="zh-CN"/>
        </w:rPr>
        <w:t>。所以</w:t>
      </w:r>
      <m:oMath>
        <m:r>
          <m:rPr>
            <m:sty m:val="p"/>
          </m:rPr>
          <w:rPr>
            <w:rFonts w:ascii="Cambria Math" w:hAnsi="Cambria Math"/>
            <w:sz w:val="21"/>
            <w:szCs w:val="21"/>
            <w:lang w:eastAsia="zh-CN"/>
          </w:rPr>
          <m:t>∆v&gt;0</m:t>
        </m:r>
      </m:oMath>
      <w:r>
        <w:rPr>
          <w:rFonts w:hint="eastAsia"/>
          <w:sz w:val="18"/>
          <w:szCs w:val="18"/>
          <w:lang w:eastAsia="zh-CN"/>
        </w:rPr>
        <w:t>时原不等式大于0，代入参考点公式解得：</w:t>
      </w:r>
      <m:oMath>
        <m:r>
          <m:rPr/>
          <w:rPr>
            <w:rFonts w:ascii="Cambria Math" w:hAnsi="Cambria Math"/>
            <w:sz w:val="21"/>
            <w:szCs w:val="21"/>
            <w:lang w:eastAsia="zh-CN"/>
          </w:rPr>
          <m:t>χ&gt;</m:t>
        </m:r>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同理，在R策略下，由于设计诱饵因子</w:t>
      </w:r>
      <m:oMath>
        <m:r>
          <m:rPr/>
          <w:rPr>
            <w:rFonts w:ascii="Cambria Math" w:hAnsi="Cambria Math"/>
            <w:sz w:val="21"/>
            <w:szCs w:val="21"/>
            <w:lang w:eastAsia="zh-CN"/>
          </w:rPr>
          <m:t>χ=1</m:t>
        </m:r>
      </m:oMath>
      <w:r>
        <w:rPr>
          <w:rFonts w:hint="eastAsia"/>
          <w:sz w:val="18"/>
          <w:szCs w:val="18"/>
          <w:lang w:eastAsia="zh-CN"/>
        </w:rPr>
        <w:t>，则参考点在报酬属性上没有偏移</w:t>
      </w:r>
      <m:oMath>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v'</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r>
          <m:rPr>
            <m:sty m:val="p"/>
          </m:rPr>
          <w:rPr>
            <w:rFonts w:ascii="Cambria Math" w:hAnsi="Cambria Math" w:eastAsia="宋体"/>
            <w:kern w:val="0"/>
            <w:sz w:val="21"/>
            <w:szCs w:val="21"/>
            <w:lang w:eastAsia="zh-CN"/>
          </w:rPr>
          <m:t>=</m:t>
        </m:r>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v</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oMath>
      <w:r>
        <w:rPr>
          <w:rFonts w:hint="eastAsia"/>
          <w:sz w:val="18"/>
          <w:szCs w:val="18"/>
          <w:lang w:eastAsia="zh-CN"/>
        </w:rPr>
        <w:t>，所以加入诱饵任务后A、B类任务在报酬上的吸引力不变，对公式（3-8）进行化简后，将公式（3-3）和公式（3-4）代入公式（3-8）如下：</w:t>
      </w:r>
      <m:oMath>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m:t>
                </m:r>
                <m:r>
                  <m:rPr>
                    <m:sty m:val="p"/>
                  </m:rPr>
                  <w:rPr>
                    <w:rFonts w:ascii="Cambria Math" w:hAnsi="Cambria Math"/>
                    <w:kern w:val="0"/>
                    <w:sz w:val="21"/>
                  </w:rPr>
                  <m:t>λ</m:t>
                </m:r>
                <m:r>
                  <m:rPr>
                    <m:sty m:val="p"/>
                  </m:rPr>
                  <w:rPr>
                    <w:rFonts w:ascii="Cambria Math" w:hAnsi="Cambria Math"/>
                    <w:kern w:val="0"/>
                    <w:sz w:val="21"/>
                    <w:lang w:eastAsia="zh-CN"/>
                  </w:rPr>
                  <m:t>(</m:t>
                </m:r>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α</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m:t>
        </m:r>
        <m:sSup>
          <m:sSupPr>
            <m:ctrlPr>
              <w:rPr>
                <w:rFonts w:ascii="Cambria Math" w:hAnsi="Cambria Math"/>
                <w:sz w:val="18"/>
                <w:szCs w:val="18"/>
                <w:lang w:eastAsia="zh-CN"/>
              </w:rPr>
            </m:ctrlPr>
          </m:sSupPr>
          <m:e>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ave</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sSub>
              <m:sSubPr>
                <m:ctrlPr>
                  <w:rPr>
                    <w:rFonts w:hint="eastAsia" w:ascii="Cambria Math" w:hAnsi="Cambria Math" w:eastAsia="宋体"/>
                    <w:kern w:val="0"/>
                    <w:sz w:val="21"/>
                    <w:lang w:eastAsia="zh-CN"/>
                  </w:rPr>
                </m:ctrlPr>
              </m:sSubPr>
              <m:e>
                <m:r>
                  <m:rPr>
                    <m:sty m:val="p"/>
                  </m:rPr>
                  <w:rPr>
                    <w:rFonts w:ascii="Cambria Math" w:hAnsi="Cambria Math" w:eastAsia="宋体"/>
                    <w:kern w:val="0"/>
                    <w:sz w:val="21"/>
                    <w:lang w:eastAsia="zh-CN"/>
                  </w:rPr>
                  <m:t>t</m:t>
                </m:r>
                <m:ctrlPr>
                  <w:rPr>
                    <w:rFonts w:hint="eastAsia" w:ascii="Cambria Math" w:hAnsi="Cambria Math" w:eastAsia="宋体"/>
                    <w:kern w:val="0"/>
                    <w:sz w:val="21"/>
                    <w:lang w:eastAsia="zh-CN"/>
                  </w:rPr>
                </m:ctrlPr>
              </m:e>
              <m:sub>
                <m:r>
                  <m:rPr>
                    <m:sty m:val="p"/>
                  </m:rPr>
                  <w:rPr>
                    <w:rFonts w:ascii="Cambria Math" w:hAnsi="Cambria Math" w:eastAsia="宋体"/>
                    <w:kern w:val="0"/>
                    <w:sz w:val="21"/>
                    <w:lang w:eastAsia="zh-CN"/>
                  </w:rPr>
                  <m:t>B</m:t>
                </m:r>
                <m:ctrlPr>
                  <w:rPr>
                    <w:rFonts w:hint="eastAsia" w:ascii="Cambria Math" w:hAnsi="Cambria Math" w:eastAsia="宋体"/>
                    <w:kern w:val="0"/>
                    <w:sz w:val="21"/>
                    <w:lang w:eastAsia="zh-CN"/>
                  </w:rPr>
                </m:ctrlPr>
              </m:sub>
            </m:sSub>
            <m:r>
              <m:rPr>
                <m:sty m:val="p"/>
              </m:rPr>
              <w:rPr>
                <w:rFonts w:ascii="Cambria Math" w:hAnsi="Cambria Math" w:eastAsia="宋体"/>
                <w:kern w:val="0"/>
                <w:sz w:val="21"/>
                <w:lang w:eastAsia="zh-CN"/>
              </w:rPr>
              <m:t>)</m:t>
            </m:r>
            <m:ctrlPr>
              <w:rPr>
                <w:rFonts w:ascii="Cambria Math" w:hAnsi="Cambria Math"/>
                <w:sz w:val="18"/>
                <w:szCs w:val="18"/>
                <w:lang w:eastAsia="zh-CN"/>
              </w:rPr>
            </m:ctrlPr>
          </m:e>
          <m:sup>
            <m:r>
              <m:rPr>
                <m:sty m:val="p"/>
              </m:rPr>
              <w:rPr>
                <w:rFonts w:ascii="Cambria Math" w:hAnsi="Cambria Math"/>
                <w:sz w:val="18"/>
                <w:szCs w:val="18"/>
              </w:rPr>
              <m:t>β</m:t>
            </m:r>
            <m:ctrlPr>
              <w:rPr>
                <w:rFonts w:ascii="Cambria Math" w:hAnsi="Cambria Math"/>
                <w:sz w:val="18"/>
                <w:szCs w:val="18"/>
                <w:lang w:eastAsia="zh-CN"/>
              </w:rPr>
            </m:ctrlPr>
          </m:sup>
        </m:sSup>
        <m:r>
          <m:rPr>
            <m:sty m:val="p"/>
          </m:rPr>
          <w:rPr>
            <w:rFonts w:ascii="Cambria Math" w:hAnsi="Cambria Math"/>
            <w:sz w:val="18"/>
            <w:szCs w:val="18"/>
            <w:lang w:eastAsia="zh-CN"/>
          </w:rPr>
          <m:t>]&gt;0        (11)</m:t>
        </m:r>
      </m:oMath>
    </w:p>
    <w:p>
      <w:pPr>
        <w:spacing w:line="240" w:lineRule="auto"/>
        <w:ind w:firstLine="360" w:firstLineChars="200"/>
        <w:jc w:val="left"/>
        <w:rPr>
          <w:sz w:val="18"/>
          <w:szCs w:val="18"/>
          <w:lang w:eastAsia="zh-CN"/>
        </w:rPr>
      </w:pPr>
      <w:r>
        <w:rPr>
          <w:rFonts w:hint="eastAsia"/>
          <w:sz w:val="18"/>
          <w:szCs w:val="18"/>
          <w:lang w:eastAsia="zh-CN"/>
        </w:rPr>
        <w:t>公式（11）左边是一个与</w:t>
      </w:r>
      <m:oMath>
        <m:r>
          <m:rPr>
            <m:sty m:val="p"/>
          </m:rPr>
          <w:rPr>
            <w:rFonts w:ascii="Cambria Math" w:hAnsi="Cambria Math"/>
            <w:sz w:val="21"/>
            <w:szCs w:val="21"/>
          </w:rPr>
          <m:t>γ</m:t>
        </m:r>
      </m:oMath>
      <w:r>
        <w:rPr>
          <w:rFonts w:hint="eastAsia"/>
          <w:sz w:val="18"/>
          <w:szCs w:val="18"/>
          <w:lang w:eastAsia="zh-CN"/>
        </w:rPr>
        <w:t>有关的函数，记为h(</w:t>
      </w:r>
      <m:oMath>
        <m:r>
          <m:rPr>
            <m:sty m:val="p"/>
          </m:rPr>
          <w:rPr>
            <w:rFonts w:ascii="Cambria Math" w:hAnsi="Cambria Math"/>
            <w:sz w:val="21"/>
            <w:szCs w:val="21"/>
          </w:rPr>
          <m:t>γ</m:t>
        </m:r>
      </m:oMath>
      <w:r>
        <w:rPr>
          <w:rFonts w:hint="eastAsia"/>
          <w:sz w:val="18"/>
          <w:szCs w:val="18"/>
          <w:lang w:eastAsia="zh-CN"/>
        </w:rPr>
        <w:t>)。令</w:t>
      </w:r>
      <m:oMath>
        <m:r>
          <m:rPr>
            <m:sty m:val="p"/>
          </m:rPr>
          <w:rPr>
            <w:rFonts w:ascii="Cambria Math" w:hAnsi="Cambria Math"/>
            <w:sz w:val="21"/>
            <w:szCs w:val="21"/>
            <w:lang w:eastAsia="zh-CN"/>
          </w:rPr>
          <m:t>∆t=</m:t>
        </m:r>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t'</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r>
          <m:rPr>
            <m:sty m:val="p"/>
          </m:rPr>
          <w:rPr>
            <w:rFonts w:ascii="Cambria Math" w:hAnsi="Cambria Math" w:eastAsia="宋体"/>
            <w:kern w:val="0"/>
            <w:sz w:val="21"/>
            <w:szCs w:val="21"/>
            <w:lang w:eastAsia="zh-CN"/>
          </w:rPr>
          <m:t>−</m:t>
        </m:r>
        <m:sSub>
          <m:sSubPr>
            <m:ctrlPr>
              <w:rPr>
                <w:rFonts w:hint="eastAsia" w:ascii="Cambria Math" w:hAnsi="Cambria Math" w:eastAsia="宋体"/>
                <w:kern w:val="0"/>
                <w:sz w:val="21"/>
                <w:szCs w:val="21"/>
                <w:lang w:eastAsia="zh-CN"/>
              </w:rPr>
            </m:ctrlPr>
          </m:sSubPr>
          <m:e>
            <m:r>
              <m:rPr>
                <m:sty m:val="p"/>
              </m:rPr>
              <w:rPr>
                <w:rFonts w:ascii="Cambria Math" w:hAnsi="Cambria Math" w:eastAsia="宋体"/>
                <w:kern w:val="0"/>
                <w:sz w:val="21"/>
                <w:szCs w:val="21"/>
                <w:lang w:eastAsia="zh-CN"/>
              </w:rPr>
              <m:t>t</m:t>
            </m:r>
            <m:ctrlPr>
              <w:rPr>
                <w:rFonts w:hint="eastAsia" w:ascii="Cambria Math" w:hAnsi="Cambria Math" w:eastAsia="宋体"/>
                <w:kern w:val="0"/>
                <w:sz w:val="21"/>
                <w:szCs w:val="21"/>
                <w:lang w:eastAsia="zh-CN"/>
              </w:rPr>
            </m:ctrlPr>
          </m:e>
          <m:sub>
            <m:r>
              <m:rPr>
                <m:sty m:val="p"/>
              </m:rPr>
              <w:rPr>
                <w:rFonts w:ascii="Cambria Math" w:hAnsi="Cambria Math" w:eastAsia="宋体"/>
                <w:kern w:val="0"/>
                <w:sz w:val="21"/>
                <w:szCs w:val="21"/>
                <w:lang w:eastAsia="zh-CN"/>
              </w:rPr>
              <m:t>ave</m:t>
            </m:r>
            <m:ctrlPr>
              <w:rPr>
                <w:rFonts w:hint="eastAsia" w:ascii="Cambria Math" w:hAnsi="Cambria Math" w:eastAsia="宋体"/>
                <w:kern w:val="0"/>
                <w:sz w:val="21"/>
                <w:szCs w:val="21"/>
                <w:lang w:eastAsia="zh-CN"/>
              </w:rPr>
            </m:ctrlPr>
          </m:sub>
        </m:sSub>
      </m:oMath>
      <w:r>
        <w:rPr>
          <w:rFonts w:hint="eastAsia"/>
          <w:sz w:val="18"/>
          <w:szCs w:val="18"/>
          <w:lang w:eastAsia="zh-CN"/>
        </w:rPr>
        <w:t>表示在时间成本上参考点的偏移量，同理可知</w:t>
      </w:r>
      <m:oMath>
        <m:r>
          <m:rPr>
            <m:sty m:val="p"/>
          </m:rPr>
          <w:rPr>
            <w:rFonts w:ascii="Cambria Math" w:hAnsi="Cambria Math"/>
            <w:sz w:val="21"/>
            <w:szCs w:val="21"/>
            <w:lang w:eastAsia="zh-CN"/>
          </w:rPr>
          <m:t>∆t&gt;0</m:t>
        </m:r>
      </m:oMath>
      <w:r>
        <w:rPr>
          <w:rFonts w:hint="eastAsia"/>
          <w:sz w:val="18"/>
          <w:szCs w:val="18"/>
          <w:lang w:eastAsia="zh-CN"/>
        </w:rPr>
        <w:t>时原不等式大于0，代入参考点</w:t>
      </w:r>
    </w:p>
    <w:p>
      <w:pPr>
        <w:spacing w:line="240" w:lineRule="auto"/>
        <w:ind w:firstLine="360" w:firstLineChars="200"/>
        <w:jc w:val="left"/>
        <w:rPr>
          <w:sz w:val="18"/>
          <w:szCs w:val="18"/>
          <w:lang w:eastAsia="zh-CN"/>
        </w:rPr>
      </w:pPr>
      <w:r>
        <w:rPr>
          <w:rFonts w:hint="eastAsia"/>
          <w:sz w:val="18"/>
          <w:szCs w:val="18"/>
          <w:lang w:eastAsia="zh-CN"/>
        </w:rPr>
        <w:t>公式化简得</w:t>
      </w:r>
      <m:oMath>
        <m:r>
          <m:rPr>
            <m:sty m:val="p"/>
          </m:rPr>
          <w:rPr>
            <w:rFonts w:ascii="Cambria Math" w:hAnsi="Cambria Math"/>
            <w:sz w:val="21"/>
            <w:szCs w:val="21"/>
          </w:rPr>
          <m:t>γ</m:t>
        </m:r>
        <m:r>
          <m:rPr>
            <m:sty m:val="p"/>
          </m:rPr>
          <w:rPr>
            <w:rFonts w:ascii="Cambria Math" w:hAnsi="Cambria Math"/>
            <w:sz w:val="21"/>
            <w:szCs w:val="21"/>
            <w:lang w:eastAsia="zh-CN"/>
          </w:rPr>
          <m:t>&gt;</m:t>
        </m:r>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在RF策略下，R策略和F策略的作用效果都有体现，所以两项诱饵因子值均应满足R策略和F策略发生正向诱饵效应时的范围，综上可得：</w:t>
      </w:r>
      <m:oMath>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r>
          <m:rPr/>
          <w:rPr>
            <w:rFonts w:ascii="Cambria Math" w:hAnsi="Cambria Math"/>
            <w:sz w:val="21"/>
            <w:szCs w:val="21"/>
            <w:lang w:eastAsia="zh-CN"/>
          </w:rPr>
          <m:t>&lt;χ&lt;1</m:t>
        </m:r>
      </m:oMath>
      <w:r>
        <w:rPr>
          <w:rFonts w:hint="eastAsia"/>
          <w:sz w:val="18"/>
          <w:szCs w:val="18"/>
          <w:lang w:eastAsia="zh-CN"/>
        </w:rPr>
        <w:t>，</w:t>
      </w:r>
      <m:oMath>
        <m:r>
          <m:rPr>
            <m:sty m:val="p"/>
          </m:rPr>
          <w:rPr>
            <w:rFonts w:ascii="Cambria Math" w:hAnsi="Cambria Math"/>
            <w:sz w:val="21"/>
            <w:szCs w:val="21"/>
          </w:rPr>
          <m:t>γ</m:t>
        </m:r>
        <m:r>
          <m:rPr>
            <m:sty m:val="p"/>
          </m:rPr>
          <w:rPr>
            <w:rFonts w:ascii="Cambria Math" w:hAnsi="Cambria Math"/>
            <w:sz w:val="21"/>
            <w:szCs w:val="21"/>
            <w:lang w:eastAsia="zh-CN"/>
          </w:rPr>
          <m:t>&gt;</m:t>
        </m:r>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oMath>
      <w:r>
        <w:rPr>
          <w:rFonts w:hint="eastAsia"/>
          <w:sz w:val="18"/>
          <w:szCs w:val="18"/>
          <w:lang w:eastAsia="zh-CN"/>
        </w:rPr>
        <w:t>时原不等式成立。证毕。</w:t>
      </w:r>
    </w:p>
    <w:p>
      <w:pPr>
        <w:spacing w:line="240" w:lineRule="auto"/>
        <w:ind w:firstLine="360" w:firstLineChars="200"/>
        <w:jc w:val="left"/>
        <w:rPr>
          <w:sz w:val="18"/>
          <w:szCs w:val="18"/>
          <w:lang w:eastAsia="zh-CN"/>
        </w:rPr>
      </w:pPr>
      <w:r>
        <w:rPr>
          <w:rFonts w:hint="eastAsia"/>
          <w:sz w:val="18"/>
          <w:szCs w:val="18"/>
          <w:lang w:eastAsia="zh-CN"/>
        </w:rPr>
        <w:t>结合定理3-1和定理3-2 ，本文可以得到产生正向诱饵效应的报酬诱饵因子和时间成本诱饵因子取值范围分别为：</w:t>
      </w:r>
      <m:oMath>
        <m:r>
          <m:rPr/>
          <w:rPr>
            <w:rFonts w:ascii="Cambria Math" w:hAnsi="Cambria Math"/>
            <w:sz w:val="21"/>
            <w:szCs w:val="21"/>
            <w:lang w:eastAsia="zh-CN"/>
          </w:rPr>
          <m:t>χ∈[</m:t>
        </m:r>
        <m:f>
          <m:fPr>
            <m:ctrlPr>
              <w:rPr>
                <w:rFonts w:ascii="Cambria Math" w:hAnsi="Cambria Math"/>
                <w:i/>
                <w:sz w:val="21"/>
                <w:szCs w:val="21"/>
              </w:rPr>
            </m:ctrlPr>
          </m:fPr>
          <m:num>
            <m:r>
              <m:rPr/>
              <w:rPr>
                <w:rFonts w:ascii="Cambria Math" w:hAnsi="Cambria Math"/>
                <w:sz w:val="21"/>
                <w:szCs w:val="21"/>
                <w:lang w:eastAsia="zh-CN"/>
              </w:rPr>
              <m:t>3</m:t>
            </m:r>
            <m:f>
              <m:fPr>
                <m:ctrlPr>
                  <w:rPr>
                    <w:rFonts w:ascii="Cambria Math" w:hAnsi="Cambria Math"/>
                    <w:i/>
                    <w:sz w:val="21"/>
                    <w:szCs w:val="21"/>
                    <w:lang w:eastAsia="zh-CN"/>
                  </w:rPr>
                </m:ctrlPr>
              </m:fPr>
              <m:num>
                <m:r>
                  <m:rPr/>
                  <w:rPr>
                    <w:rFonts w:ascii="Cambria Math" w:hAnsi="Cambria Math"/>
                    <w:sz w:val="21"/>
                    <w:szCs w:val="21"/>
                    <w:lang w:eastAsia="zh-CN"/>
                  </w:rPr>
                  <m:t>1</m:t>
                </m:r>
                <m:ctrlPr>
                  <w:rPr>
                    <w:rFonts w:ascii="Cambria Math" w:hAnsi="Cambria Math"/>
                    <w:i/>
                    <w:sz w:val="21"/>
                    <w:szCs w:val="21"/>
                    <w:lang w:eastAsia="zh-CN"/>
                  </w:rPr>
                </m:ctrlPr>
              </m:num>
              <m:den>
                <m:r>
                  <m:rPr/>
                  <w:rPr>
                    <w:rFonts w:ascii="Cambria Math" w:hAnsi="Cambria Math"/>
                    <w:sz w:val="21"/>
                    <w:szCs w:val="21"/>
                    <w:lang w:eastAsia="zh-CN"/>
                  </w:rPr>
                  <m:t>J</m:t>
                </m:r>
                <m:ctrlPr>
                  <w:rPr>
                    <w:rFonts w:ascii="Cambria Math" w:hAnsi="Cambria Math"/>
                    <w:i/>
                    <w:sz w:val="21"/>
                    <w:szCs w:val="21"/>
                    <w:lang w:eastAsia="zh-CN"/>
                  </w:rPr>
                </m:ctrlPr>
              </m:den>
            </m:f>
            <m:nary>
              <m:naryPr>
                <m:chr m:val="∑"/>
                <m:limLoc m:val="undOvr"/>
                <m:ctrlPr>
                  <w:rPr>
                    <w:rFonts w:ascii="Cambria Math" w:hAnsi="Cambria Math"/>
                    <w:i/>
                    <w:sz w:val="21"/>
                    <w:szCs w:val="21"/>
                    <w:lang w:eastAsia="zh-CN"/>
                  </w:rPr>
                </m:ctrlPr>
              </m:naryPr>
              <m:sub>
                <m:r>
                  <m:rPr/>
                  <w:rPr>
                    <w:rFonts w:ascii="Cambria Math" w:hAnsi="Cambria Math"/>
                    <w:sz w:val="21"/>
                    <w:szCs w:val="21"/>
                    <w:lang w:eastAsia="zh-CN"/>
                  </w:rPr>
                  <m:t>j=1</m:t>
                </m:r>
                <m:ctrlPr>
                  <w:rPr>
                    <w:rFonts w:ascii="Cambria Math" w:hAnsi="Cambria Math"/>
                    <w:i/>
                    <w:sz w:val="21"/>
                    <w:szCs w:val="21"/>
                    <w:lang w:eastAsia="zh-CN"/>
                  </w:rPr>
                </m:ctrlPr>
              </m:sub>
              <m:sup>
                <m:r>
                  <m:rPr/>
                  <w:rPr>
                    <w:rFonts w:ascii="Cambria Math" w:hAnsi="Cambria Math"/>
                    <w:sz w:val="21"/>
                    <w:szCs w:val="21"/>
                    <w:lang w:eastAsia="zh-CN"/>
                  </w:rPr>
                  <m:t>J</m:t>
                </m:r>
                <m:ctrlPr>
                  <w:rPr>
                    <w:rFonts w:ascii="Cambria Math" w:hAnsi="Cambria Math"/>
                    <w:i/>
                    <w:sz w:val="21"/>
                    <w:szCs w:val="21"/>
                    <w:lang w:eastAsia="zh-CN"/>
                  </w:rPr>
                </m:ctrlPr>
              </m:sup>
              <m:e>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j</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ctrlPr>
                  <w:rPr>
                    <w:rFonts w:ascii="Cambria Math" w:hAnsi="Cambria Math"/>
                    <w:i/>
                    <w:sz w:val="21"/>
                    <w:szCs w:val="21"/>
                    <w:lang w:eastAsia="zh-CN"/>
                  </w:rPr>
                </m:ctrlPr>
              </m:e>
            </m:nary>
            <m:ctrlPr>
              <w:rPr>
                <w:rFonts w:ascii="Cambria Math" w:hAnsi="Cambria Math"/>
                <w:i/>
                <w:sz w:val="21"/>
                <w:szCs w:val="21"/>
              </w:rPr>
            </m:ctrlPr>
          </m:num>
          <m:den>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i/>
                <w:sz w:val="21"/>
                <w:szCs w:val="21"/>
              </w:rPr>
            </m:ctrlPr>
          </m:den>
        </m:f>
        <m:r>
          <m:rPr/>
          <w:rPr>
            <w:rFonts w:ascii="Cambria Math" w:hAnsi="Cambria Math"/>
            <w:sz w:val="21"/>
            <w:szCs w:val="21"/>
            <w:lang w:eastAsia="zh-CN"/>
          </w:rPr>
          <m:t>,1]</m:t>
        </m:r>
      </m:oMath>
      <w:r>
        <w:rPr>
          <w:rFonts w:hint="eastAsia"/>
          <w:sz w:val="18"/>
          <w:szCs w:val="18"/>
          <w:lang w:eastAsia="zh-CN"/>
        </w:rPr>
        <w:t>，</w:t>
      </w:r>
      <m:oMath>
        <m:r>
          <m:rPr/>
          <w:rPr>
            <w:rFonts w:ascii="Cambria Math" w:hAnsi="Cambria Math"/>
            <w:kern w:val="0"/>
            <w:sz w:val="21"/>
            <w:lang w:eastAsia="zh-CN"/>
          </w:rPr>
          <m:t>γ</m:t>
        </m:r>
        <m:r>
          <m:rPr/>
          <w:rPr>
            <w:rFonts w:ascii="Cambria Math" w:hAnsi="Cambria Math"/>
            <w:sz w:val="21"/>
            <w:szCs w:val="21"/>
            <w:lang w:eastAsia="zh-CN"/>
          </w:rPr>
          <m:t>∈[1,</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r>
          <m:rPr/>
          <w:rPr>
            <w:rFonts w:ascii="Cambria Math" w:hAnsi="Cambria Math"/>
            <w:sz w:val="21"/>
            <w:szCs w:val="21"/>
            <w:lang w:eastAsia="zh-CN"/>
          </w:rPr>
          <m:t>]</m:t>
        </m:r>
      </m:oMath>
    </w:p>
    <w:p>
      <w:pPr>
        <w:spacing w:line="240" w:lineRule="auto"/>
        <w:ind w:firstLine="360" w:firstLineChars="200"/>
        <w:jc w:val="left"/>
        <w:rPr>
          <w:sz w:val="18"/>
          <w:szCs w:val="18"/>
          <w:lang w:eastAsia="zh-CN"/>
        </w:rPr>
      </w:pPr>
      <w:r>
        <w:rPr>
          <w:rFonts w:hint="eastAsia"/>
          <w:sz w:val="18"/>
          <w:szCs w:val="18"/>
          <w:lang w:eastAsia="zh-CN"/>
        </w:rPr>
        <w:t>下面本文通过定理3-3求证在正向诱饵效应范围内取得最大诱饵效果的</w:t>
      </w:r>
      <m:oMath>
        <m:r>
          <m:rPr/>
          <w:rPr>
            <w:rFonts w:ascii="Cambria Math" w:hAnsi="Cambria Math"/>
            <w:sz w:val="21"/>
            <w:szCs w:val="21"/>
            <w:lang w:eastAsia="zh-CN"/>
          </w:rPr>
          <m:t>χ</m:t>
        </m:r>
      </m:oMath>
      <w:r>
        <w:rPr>
          <w:rFonts w:hint="eastAsia"/>
          <w:sz w:val="18"/>
          <w:szCs w:val="18"/>
          <w:lang w:eastAsia="zh-CN"/>
        </w:rPr>
        <w:t>，</w:t>
      </w:r>
      <m:oMath>
        <m:r>
          <m:rPr/>
          <w:rPr>
            <w:rFonts w:ascii="Cambria Math" w:hAnsi="Cambria Math"/>
            <w:kern w:val="0"/>
            <w:sz w:val="21"/>
            <w:lang w:eastAsia="zh-CN"/>
          </w:rPr>
          <m:t>γ</m:t>
        </m:r>
      </m:oMath>
      <w:r>
        <w:rPr>
          <w:rFonts w:hint="eastAsia"/>
          <w:sz w:val="18"/>
          <w:szCs w:val="18"/>
          <w:lang w:eastAsia="zh-CN"/>
        </w:rPr>
        <w:t>值。</w:t>
      </w:r>
    </w:p>
    <w:p>
      <w:pPr>
        <w:spacing w:line="240" w:lineRule="auto"/>
        <w:ind w:firstLine="360" w:firstLineChars="200"/>
        <w:jc w:val="left"/>
        <w:rPr>
          <w:sz w:val="18"/>
          <w:szCs w:val="18"/>
          <w:lang w:eastAsia="zh-CN"/>
        </w:rPr>
      </w:pPr>
      <w:r>
        <w:rPr>
          <w:rFonts w:hint="eastAsia"/>
          <w:sz w:val="18"/>
          <w:szCs w:val="18"/>
          <w:lang w:eastAsia="zh-CN"/>
        </w:rPr>
        <w:t>定理3-3：在取得正诱饵效应的范围内，使用R策略且诱饵因子分别为</w:t>
      </w:r>
      <m:oMath>
        <m:sSub>
          <m:sSubPr>
            <m:ctrlPr>
              <w:rPr>
                <w:rFonts w:ascii="Cambria Math" w:hAnsi="Cambria Math"/>
                <w:i/>
                <w:kern w:val="0"/>
                <w:sz w:val="21"/>
              </w:rPr>
            </m:ctrlPr>
          </m:sSubPr>
          <m:e>
            <m:r>
              <m:rPr/>
              <w:rPr>
                <w:rFonts w:ascii="Cambria Math" w:hAnsi="Cambria Math"/>
                <w:kern w:val="0"/>
                <w:sz w:val="21"/>
                <w:lang w:eastAsia="zh-CN"/>
              </w:rPr>
              <m:t>χ</m:t>
            </m:r>
            <m:ctrlPr>
              <w:rPr>
                <w:rFonts w:ascii="Cambria Math" w:hAnsi="Cambria Math"/>
                <w:i/>
                <w:kern w:val="0"/>
                <w:sz w:val="21"/>
              </w:rPr>
            </m:ctrlPr>
          </m:e>
          <m:sub>
            <m:r>
              <m:rPr/>
              <w:rPr>
                <w:rFonts w:hint="eastAsia" w:ascii="Cambria Math" w:hAnsi="Cambria Math"/>
                <w:kern w:val="0"/>
                <w:sz w:val="21"/>
                <w:lang w:eastAsia="zh-CN"/>
              </w:rPr>
              <m:t>0</m:t>
            </m:r>
            <m:ctrlPr>
              <w:rPr>
                <w:rFonts w:ascii="Cambria Math" w:hAnsi="Cambria Math"/>
                <w:i/>
                <w:kern w:val="0"/>
                <w:sz w:val="21"/>
              </w:rPr>
            </m:ctrlPr>
          </m:sub>
        </m:sSub>
        <m:r>
          <m:rPr/>
          <w:rPr>
            <w:rFonts w:hint="eastAsia" w:ascii="Cambria Math" w:hAnsi="Cambria Math"/>
            <w:kern w:val="0"/>
            <w:sz w:val="21"/>
            <w:lang w:eastAsia="zh-CN"/>
          </w:rPr>
          <m:t>=1</m:t>
        </m:r>
      </m:oMath>
      <w:r>
        <w:rPr>
          <w:rFonts w:hint="eastAsia"/>
          <w:sz w:val="18"/>
          <w:szCs w:val="18"/>
          <w:lang w:eastAsia="zh-CN"/>
        </w:rPr>
        <w:t>，</w:t>
      </w:r>
      <m:oMath>
        <m:sSub>
          <m:sSubPr>
            <m:ctrlPr>
              <w:rPr>
                <w:rFonts w:ascii="Cambria Math" w:hAnsi="Cambria Math"/>
                <w:i/>
                <w:kern w:val="0"/>
                <w:sz w:val="21"/>
              </w:rPr>
            </m:ctrlPr>
          </m:sSubPr>
          <m:e>
            <m:r>
              <m:rPr/>
              <w:rPr>
                <w:rFonts w:ascii="Cambria Math" w:hAnsi="Cambria Math"/>
                <w:kern w:val="0"/>
                <w:sz w:val="21"/>
                <w:lang w:eastAsia="zh-CN"/>
              </w:rPr>
              <m:t>γ</m:t>
            </m:r>
            <m:ctrlPr>
              <w:rPr>
                <w:rFonts w:ascii="Cambria Math" w:hAnsi="Cambria Math"/>
                <w:i/>
                <w:kern w:val="0"/>
                <w:sz w:val="21"/>
              </w:rPr>
            </m:ctrlPr>
          </m:e>
          <m:sub>
            <m:r>
              <m:rPr/>
              <w:rPr>
                <w:rFonts w:hint="eastAsia" w:ascii="Cambria Math" w:hAnsi="Cambria Math"/>
                <w:kern w:val="0"/>
                <w:sz w:val="21"/>
                <w:lang w:eastAsia="zh-CN"/>
              </w:rPr>
              <m:t>0</m:t>
            </m:r>
            <m:ctrlPr>
              <w:rPr>
                <w:rFonts w:ascii="Cambria Math" w:hAnsi="Cambria Math"/>
                <w:i/>
                <w:kern w:val="0"/>
                <w:sz w:val="21"/>
              </w:rPr>
            </m:ctrlPr>
          </m:sub>
        </m:sSub>
        <m:r>
          <m:rPr/>
          <w:rPr>
            <w:rFonts w:hint="eastAsia" w:ascii="Cambria Math" w:hAnsi="Cambria Math"/>
            <w:kern w:val="0"/>
            <w:sz w:val="21"/>
            <w:lang w:eastAsia="zh-CN"/>
          </w:rPr>
          <m:t>=</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oMath>
      <w:r>
        <w:rPr>
          <w:rFonts w:hint="eastAsia"/>
          <w:sz w:val="18"/>
          <w:szCs w:val="18"/>
          <w:lang w:eastAsia="zh-CN"/>
        </w:rPr>
        <w:t>时取得最大诱饵效果。</w:t>
      </w:r>
    </w:p>
    <w:p>
      <w:pPr>
        <w:spacing w:line="240" w:lineRule="auto"/>
        <w:ind w:firstLine="360" w:firstLineChars="200"/>
        <w:jc w:val="left"/>
        <w:rPr>
          <w:sz w:val="18"/>
          <w:szCs w:val="18"/>
          <w:lang w:eastAsia="zh-CN"/>
        </w:rPr>
      </w:pPr>
      <w:r>
        <w:rPr>
          <w:rFonts w:hint="eastAsia"/>
          <w:sz w:val="18"/>
          <w:szCs w:val="18"/>
          <w:lang w:eastAsia="zh-CN"/>
        </w:rPr>
        <w:t>证明：对</w:t>
      </w:r>
      <m:oMath>
        <m:r>
          <m:rPr>
            <m:sty m:val="p"/>
          </m:rPr>
          <w:rPr>
            <w:rFonts w:hint="default" w:ascii="Cambria Math" w:hAnsi="Cambria Math" w:cs="Times New Roman"/>
            <w:kern w:val="16"/>
            <w:sz w:val="18"/>
            <w:szCs w:val="18"/>
            <w:lang w:val="en-US" w:eastAsia="zh-CN" w:bidi="ar-SA"/>
          </w:rPr>
          <m:t>f(</m:t>
        </m:r>
        <m:r>
          <m:rPr/>
          <w:rPr>
            <w:rFonts w:ascii="Cambria Math" w:hAnsi="Cambria Math"/>
            <w:kern w:val="0"/>
            <w:sz w:val="21"/>
            <w:lang w:eastAsia="zh-CN"/>
          </w:rPr>
          <m:t>χ</m:t>
        </m:r>
        <m:r>
          <m:rPr>
            <m:sty m:val="p"/>
          </m:rPr>
          <w:rPr>
            <w:rFonts w:hint="default" w:ascii="Cambria Math" w:hAnsi="Cambria Math" w:cs="Times New Roman"/>
            <w:kern w:val="16"/>
            <w:sz w:val="18"/>
            <w:szCs w:val="18"/>
            <w:lang w:val="en-US" w:eastAsia="zh-CN" w:bidi="ar-SA"/>
          </w:rPr>
          <m:t>)</m:t>
        </m:r>
      </m:oMath>
      <w:r>
        <w:rPr>
          <w:rFonts w:hint="eastAsia"/>
          <w:sz w:val="18"/>
          <w:szCs w:val="18"/>
          <w:lang w:eastAsia="zh-CN"/>
        </w:rPr>
        <w:t>求</w:t>
      </w:r>
      <m:oMath>
        <m:r>
          <m:rPr/>
          <w:rPr>
            <w:rFonts w:ascii="Cambria Math" w:hAnsi="Cambria Math"/>
            <w:kern w:val="0"/>
            <w:sz w:val="21"/>
            <w:lang w:eastAsia="zh-CN"/>
          </w:rPr>
          <m:t>χ</m:t>
        </m:r>
      </m:oMath>
      <w:r>
        <w:rPr>
          <w:rFonts w:hint="eastAsia"/>
          <w:sz w:val="18"/>
          <w:szCs w:val="18"/>
          <w:lang w:eastAsia="zh-CN"/>
        </w:rPr>
        <w:t>的导数，可得：</w:t>
      </w:r>
    </w:p>
    <w:p>
      <w:pPr>
        <w:spacing w:line="240" w:lineRule="auto"/>
        <w:ind w:firstLine="360" w:firstLineChars="200"/>
        <w:jc w:val="left"/>
        <w:rPr>
          <w:sz w:val="18"/>
          <w:szCs w:val="18"/>
          <w:lang w:eastAsia="zh-CN"/>
        </w:rPr>
      </w:pPr>
      <m:oMathPara>
        <m:oMath>
          <m:r>
            <m:rPr>
              <m:sty m:val="p"/>
            </m:rPr>
            <w:rPr>
              <w:rFonts w:ascii="Cambria Math" w:hAnsi="Cambria Math"/>
              <w:sz w:val="18"/>
              <w:szCs w:val="18"/>
              <w:lang w:eastAsia="zh-CN"/>
            </w:rPr>
            <m:t>f'(</m:t>
          </m:r>
          <m:r>
            <m:rPr/>
            <w:rPr>
              <w:rFonts w:ascii="Cambria Math" w:hAnsi="Cambria Math"/>
              <w:sz w:val="21"/>
              <w:szCs w:val="21"/>
            </w:rPr>
            <m:t>χ</m:t>
          </m:r>
          <m:r>
            <m:rPr>
              <m:sty m:val="p"/>
            </m:rPr>
            <w:rPr>
              <w:rFonts w:ascii="Cambria Math" w:hAnsi="Cambria Math"/>
              <w:sz w:val="18"/>
              <w:szCs w:val="18"/>
              <w:lang w:eastAsia="zh-CN"/>
            </w:rPr>
            <m:t>)=−</m:t>
          </m:r>
          <m:f>
            <m:fPr>
              <m:ctrlPr>
                <w:rPr>
                  <w:rFonts w:ascii="Cambria Math" w:hAnsi="Cambria Math"/>
                  <w:sz w:val="18"/>
                  <w:szCs w:val="18"/>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18"/>
                  <w:szCs w:val="18"/>
                  <w:lang w:eastAsia="zh-CN"/>
                </w:rPr>
              </m:ctrlPr>
            </m:num>
            <m:den>
              <m:r>
                <m:rPr>
                  <m:sty m:val="p"/>
                </m:rPr>
                <w:rPr>
                  <w:rFonts w:ascii="Cambria Math" w:hAnsi="Cambria Math"/>
                  <w:sz w:val="18"/>
                  <w:szCs w:val="18"/>
                  <w:lang w:eastAsia="zh-CN"/>
                </w:rPr>
                <m:t>3</m:t>
              </m:r>
              <m:ctrlPr>
                <w:rPr>
                  <w:rFonts w:ascii="Cambria Math" w:hAnsi="Cambria Math"/>
                  <w:sz w:val="18"/>
                  <w:szCs w:val="18"/>
                  <w:lang w:eastAsia="zh-CN"/>
                </w:rPr>
              </m:ctrlPr>
            </m:den>
          </m:f>
          <m:r>
            <m:rPr>
              <m:sty m:val="p"/>
            </m:rPr>
            <w:rPr>
              <w:rFonts w:ascii="Cambria Math" w:hAnsi="Cambria Math"/>
              <w:sz w:val="18"/>
              <w:szCs w:val="18"/>
            </w:rPr>
            <m:t>α</m:t>
          </m:r>
          <m:sSup>
            <m:sSupPr>
              <m:ctrlPr>
                <w:rPr>
                  <w:rFonts w:ascii="Cambria Math" w:hAnsi="Cambria Math"/>
                  <w:sz w:val="18"/>
                  <w:szCs w:val="18"/>
                </w:rPr>
              </m:ctrlPr>
            </m:sSupPr>
            <m:e>
              <m:r>
                <m:rPr>
                  <m:sty m:val="p"/>
                </m:rPr>
                <w:rPr>
                  <w:rFonts w:ascii="Cambria Math" w:hAnsi="Cambria Math"/>
                  <w:sz w:val="18"/>
                  <w:szCs w:val="18"/>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m:sty m:val="p"/>
                </m:rPr>
                <w:rPr>
                  <w:rFonts w:ascii="Cambria Math" w:hAnsi="Cambria Math"/>
                  <w:sz w:val="21"/>
                  <w:szCs w:val="21"/>
                  <w:lang w:eastAsia="zh-CN"/>
                </w:rPr>
                <m:t>−</m:t>
              </m:r>
              <m:f>
                <m:fPr>
                  <m:ctrlPr>
                    <w:rPr>
                      <w:rFonts w:ascii="Cambria Math" w:hAnsi="Cambria Math"/>
                      <w:sz w:val="21"/>
                      <w:szCs w:val="21"/>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r>
                    <m:rPr/>
                    <w:rPr>
                      <w:rFonts w:ascii="Cambria Math" w:hAnsi="Cambria Math"/>
                      <w:sz w:val="21"/>
                      <w:szCs w:val="21"/>
                    </w:rPr>
                    <m:t>χ</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21"/>
                      <w:szCs w:val="21"/>
                      <w:lang w:eastAsia="zh-CN"/>
                    </w:rPr>
                  </m:ctrlPr>
                </m:num>
                <m:den>
                  <m:r>
                    <m:rPr>
                      <m:sty m:val="p"/>
                    </m:rPr>
                    <w:rPr>
                      <w:rFonts w:ascii="Cambria Math" w:hAnsi="Cambria Math"/>
                      <w:sz w:val="21"/>
                      <w:szCs w:val="21"/>
                      <w:lang w:eastAsia="zh-CN"/>
                    </w:rPr>
                    <m:t>3</m:t>
                  </m:r>
                  <m:ctrlPr>
                    <w:rPr>
                      <w:rFonts w:ascii="Cambria Math" w:hAnsi="Cambria Math"/>
                      <w:sz w:val="21"/>
                      <w:szCs w:val="21"/>
                      <w:lang w:eastAsia="zh-CN"/>
                    </w:rPr>
                  </m:ctrlPr>
                </m:den>
              </m:f>
              <m:r>
                <m:rPr>
                  <m:sty m:val="p"/>
                </m:rPr>
                <w:rPr>
                  <w:rFonts w:ascii="Cambria Math" w:hAnsi="Cambria Math"/>
                  <w:sz w:val="18"/>
                  <w:szCs w:val="18"/>
                  <w:lang w:eastAsia="zh-CN"/>
                </w:rPr>
                <m:t>)</m:t>
              </m:r>
              <m:ctrlPr>
                <w:rPr>
                  <w:rFonts w:ascii="Cambria Math" w:hAnsi="Cambria Math"/>
                  <w:sz w:val="18"/>
                  <w:szCs w:val="18"/>
                </w:rPr>
              </m:ctrlPr>
            </m:e>
            <m:sup>
              <m:r>
                <m:rPr>
                  <m:sty m:val="p"/>
                </m:rPr>
                <w:rPr>
                  <w:rFonts w:ascii="Cambria Math" w:hAnsi="Cambria Math"/>
                  <w:sz w:val="18"/>
                  <w:szCs w:val="18"/>
                </w:rPr>
                <m:t>α</m:t>
              </m:r>
              <m:r>
                <m:rPr>
                  <m:sty m:val="p"/>
                </m:rPr>
                <w:rPr>
                  <w:rFonts w:ascii="Cambria Math" w:hAnsi="Cambria Math"/>
                  <w:sz w:val="18"/>
                  <w:szCs w:val="18"/>
                  <w:lang w:eastAsia="zh-CN"/>
                </w:rPr>
                <m:t>−1</m:t>
              </m:r>
              <m:ctrlPr>
                <w:rPr>
                  <w:rFonts w:ascii="Cambria Math" w:hAnsi="Cambria Math"/>
                  <w:sz w:val="18"/>
                  <w:szCs w:val="18"/>
                </w:rPr>
              </m:ctrlPr>
            </m:sup>
          </m:sSup>
          <m:r>
            <m:rPr>
              <m:sty m:val="p"/>
            </m:rPr>
            <w:rPr>
              <w:rFonts w:ascii="Cambria Math" w:hAnsi="Cambria Math"/>
              <w:sz w:val="18"/>
              <w:szCs w:val="18"/>
              <w:lang w:eastAsia="zh-CN"/>
            </w:rPr>
            <m:t>+</m:t>
          </m:r>
          <m:f>
            <m:fPr>
              <m:ctrlPr>
                <w:rPr>
                  <w:rFonts w:ascii="Cambria Math" w:hAnsi="Cambria Math"/>
                  <w:sz w:val="18"/>
                  <w:szCs w:val="18"/>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18"/>
                  <w:szCs w:val="18"/>
                  <w:lang w:eastAsia="zh-CN"/>
                </w:rPr>
              </m:ctrlPr>
            </m:num>
            <m:den>
              <m:r>
                <m:rPr>
                  <m:sty m:val="p"/>
                </m:rPr>
                <w:rPr>
                  <w:rFonts w:ascii="Cambria Math" w:hAnsi="Cambria Math"/>
                  <w:sz w:val="18"/>
                  <w:szCs w:val="18"/>
                  <w:lang w:eastAsia="zh-CN"/>
                </w:rPr>
                <m:t>3</m:t>
              </m:r>
              <m:ctrlPr>
                <w:rPr>
                  <w:rFonts w:ascii="Cambria Math" w:hAnsi="Cambria Math"/>
                  <w:sz w:val="18"/>
                  <w:szCs w:val="18"/>
                  <w:lang w:eastAsia="zh-CN"/>
                </w:rPr>
              </m:ctrlPr>
            </m:den>
          </m:f>
          <m:r>
            <m:rPr>
              <m:sty m:val="p"/>
            </m:rPr>
            <w:rPr>
              <w:rFonts w:ascii="Cambria Math" w:hAnsi="Cambria Math"/>
              <w:sz w:val="18"/>
              <w:szCs w:val="18"/>
            </w:rPr>
            <m:t>αλ</m:t>
          </m:r>
          <m:sSup>
            <m:sSupPr>
              <m:ctrlPr>
                <w:rPr>
                  <w:rFonts w:ascii="Cambria Math" w:hAnsi="Cambria Math"/>
                  <w:sz w:val="18"/>
                  <w:szCs w:val="18"/>
                </w:rPr>
              </m:ctrlPr>
            </m:sSupPr>
            <m:e>
              <m:r>
                <m:rPr>
                  <m:sty m:val="p"/>
                </m:rPr>
                <w:rPr>
                  <w:rFonts w:ascii="Cambria Math" w:hAnsi="Cambria Math"/>
                  <w:sz w:val="18"/>
                  <w:szCs w:val="18"/>
                  <w:lang w:eastAsia="zh-CN"/>
                </w:rPr>
                <m:t>(</m:t>
              </m:r>
              <m:f>
                <m:fPr>
                  <m:ctrlPr>
                    <w:rPr>
                      <w:rFonts w:ascii="Cambria Math" w:hAnsi="Cambria Math"/>
                      <w:sz w:val="21"/>
                      <w:szCs w:val="21"/>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r>
                    <m:rPr/>
                    <w:rPr>
                      <w:rFonts w:ascii="Cambria Math" w:hAnsi="Cambria Math"/>
                      <w:sz w:val="21"/>
                      <w:szCs w:val="21"/>
                    </w:rPr>
                    <m:t>χ</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21"/>
                      <w:szCs w:val="21"/>
                      <w:lang w:eastAsia="zh-CN"/>
                    </w:rPr>
                  </m:ctrlPr>
                </m:num>
                <m:den>
                  <m:r>
                    <m:rPr>
                      <m:sty m:val="p"/>
                    </m:rPr>
                    <w:rPr>
                      <w:rFonts w:ascii="Cambria Math" w:hAnsi="Cambria Math"/>
                      <w:sz w:val="21"/>
                      <w:szCs w:val="21"/>
                      <w:lang w:eastAsia="zh-CN"/>
                    </w:rPr>
                    <m:t>3</m:t>
                  </m:r>
                  <m:ctrlPr>
                    <w:rPr>
                      <w:rFonts w:ascii="Cambria Math" w:hAnsi="Cambria Math"/>
                      <w:sz w:val="21"/>
                      <w:szCs w:val="21"/>
                      <w:lang w:eastAsia="zh-CN"/>
                    </w:rPr>
                  </m:ctrlPr>
                </m:den>
              </m:f>
              <m:r>
                <m:rPr>
                  <m:sty m:val="p"/>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v</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m:sty m:val="p"/>
                </m:rPr>
                <w:rPr>
                  <w:rFonts w:ascii="Cambria Math" w:hAnsi="Cambria Math"/>
                  <w:sz w:val="18"/>
                  <w:szCs w:val="18"/>
                  <w:lang w:eastAsia="zh-CN"/>
                </w:rPr>
                <m:t>)</m:t>
              </m:r>
              <m:ctrlPr>
                <w:rPr>
                  <w:rFonts w:ascii="Cambria Math" w:hAnsi="Cambria Math"/>
                  <w:sz w:val="18"/>
                  <w:szCs w:val="18"/>
                </w:rPr>
              </m:ctrlPr>
            </m:e>
            <m:sup>
              <m:r>
                <m:rPr>
                  <m:sty m:val="p"/>
                </m:rPr>
                <w:rPr>
                  <w:rFonts w:ascii="Cambria Math" w:hAnsi="Cambria Math"/>
                  <w:sz w:val="18"/>
                  <w:szCs w:val="18"/>
                </w:rPr>
                <m:t>α</m:t>
              </m:r>
              <m:r>
                <m:rPr>
                  <m:sty m:val="p"/>
                </m:rPr>
                <w:rPr>
                  <w:rFonts w:ascii="Cambria Math" w:hAnsi="Cambria Math"/>
                  <w:sz w:val="18"/>
                  <w:szCs w:val="18"/>
                  <w:lang w:eastAsia="zh-CN"/>
                </w:rPr>
                <m:t>−1</m:t>
              </m:r>
              <m:ctrlPr>
                <w:rPr>
                  <w:rFonts w:ascii="Cambria Math" w:hAnsi="Cambria Math"/>
                  <w:sz w:val="18"/>
                  <w:szCs w:val="18"/>
                </w:rPr>
              </m:ctrlPr>
            </m:sup>
          </m:sSup>
          <m:r>
            <m:rPr>
              <m:sty m:val="p"/>
            </m:rPr>
            <w:rPr>
              <w:rFonts w:ascii="Cambria Math" w:hAnsi="Cambria Math"/>
              <w:sz w:val="18"/>
              <w:szCs w:val="18"/>
              <w:lang w:eastAsia="zh-CN"/>
            </w:rPr>
            <m:t>&gt;0(12)</m:t>
          </m:r>
        </m:oMath>
      </m:oMathPara>
    </w:p>
    <w:p>
      <w:pPr>
        <w:spacing w:line="240" w:lineRule="auto"/>
        <w:ind w:firstLine="360" w:firstLineChars="200"/>
        <w:jc w:val="left"/>
        <w:rPr>
          <w:sz w:val="18"/>
          <w:szCs w:val="18"/>
          <w:lang w:eastAsia="zh-CN"/>
        </w:rPr>
      </w:pPr>
      <w:r>
        <w:rPr>
          <w:rFonts w:hint="eastAsia"/>
          <w:sz w:val="18"/>
          <w:szCs w:val="18"/>
          <w:lang w:eastAsia="zh-CN"/>
        </w:rPr>
        <w:t>因为一阶导数大于0，可知</w:t>
      </w:r>
      <m:oMath>
        <m:r>
          <m:rPr>
            <m:sty m:val="p"/>
          </m:rPr>
          <w:rPr>
            <w:rFonts w:ascii="Cambria Math" w:hAnsi="Cambria Math"/>
            <w:sz w:val="18"/>
            <w:szCs w:val="18"/>
            <w:lang w:eastAsia="zh-CN"/>
          </w:rPr>
          <m:t>f(</m:t>
        </m:r>
        <m:r>
          <m:rPr/>
          <w:rPr>
            <w:rFonts w:ascii="Cambria Math" w:hAnsi="Cambria Math"/>
            <w:sz w:val="21"/>
            <w:szCs w:val="21"/>
            <w:lang w:eastAsia="zh-CN"/>
          </w:rPr>
          <m:t>χ</m:t>
        </m:r>
        <m:r>
          <m:rPr>
            <m:sty m:val="p"/>
          </m:rPr>
          <w:rPr>
            <w:rFonts w:ascii="Cambria Math" w:hAnsi="Cambria Math"/>
            <w:sz w:val="18"/>
            <w:szCs w:val="18"/>
            <w:lang w:eastAsia="zh-CN"/>
          </w:rPr>
          <m:t>)</m:t>
        </m:r>
      </m:oMath>
      <w:r>
        <w:rPr>
          <w:rFonts w:hint="eastAsia"/>
          <w:sz w:val="18"/>
          <w:szCs w:val="18"/>
          <w:lang w:eastAsia="zh-CN"/>
        </w:rPr>
        <w:t>关于</w:t>
      </w:r>
      <m:oMath>
        <m:r>
          <m:rPr/>
          <w:rPr>
            <w:rFonts w:ascii="Cambria Math" w:hAnsi="Cambria Math"/>
            <w:sz w:val="21"/>
            <w:szCs w:val="21"/>
            <w:lang w:eastAsia="zh-CN"/>
          </w:rPr>
          <m:t>χ</m:t>
        </m:r>
      </m:oMath>
      <w:r>
        <w:rPr>
          <w:rFonts w:hint="eastAsia"/>
          <w:sz w:val="18"/>
          <w:szCs w:val="18"/>
          <w:lang w:eastAsia="zh-CN"/>
        </w:rPr>
        <w:t>单调递增，所以在</w:t>
      </w:r>
      <m:oMath>
        <m:sSub>
          <m:sSubPr>
            <m:ctrlPr>
              <w:rPr>
                <w:rFonts w:ascii="Cambria Math" w:hAnsi="Cambria Math"/>
                <w:i/>
                <w:kern w:val="0"/>
                <w:sz w:val="21"/>
              </w:rPr>
            </m:ctrlPr>
          </m:sSubPr>
          <m:e>
            <m:r>
              <m:rPr/>
              <w:rPr>
                <w:rFonts w:ascii="Cambria Math" w:hAnsi="Cambria Math"/>
                <w:kern w:val="0"/>
                <w:sz w:val="21"/>
                <w:lang w:eastAsia="zh-CN"/>
              </w:rPr>
              <m:t>χ</m:t>
            </m:r>
            <m:ctrlPr>
              <w:rPr>
                <w:rFonts w:ascii="Cambria Math" w:hAnsi="Cambria Math"/>
                <w:i/>
                <w:kern w:val="0"/>
                <w:sz w:val="21"/>
              </w:rPr>
            </m:ctrlPr>
          </m:e>
          <m:sub>
            <m:r>
              <m:rPr/>
              <w:rPr>
                <w:rFonts w:hint="eastAsia" w:ascii="Cambria Math" w:hAnsi="Cambria Math"/>
                <w:kern w:val="0"/>
                <w:sz w:val="21"/>
                <w:lang w:eastAsia="zh-CN"/>
              </w:rPr>
              <m:t>0</m:t>
            </m:r>
            <m:ctrlPr>
              <w:rPr>
                <w:rFonts w:ascii="Cambria Math" w:hAnsi="Cambria Math"/>
                <w:i/>
                <w:kern w:val="0"/>
                <w:sz w:val="21"/>
              </w:rPr>
            </m:ctrlPr>
          </m:sub>
        </m:sSub>
        <m:r>
          <m:rPr/>
          <w:rPr>
            <w:rFonts w:hint="eastAsia" w:ascii="Cambria Math" w:hAnsi="Cambria Math"/>
            <w:kern w:val="0"/>
            <w:sz w:val="21"/>
            <w:lang w:eastAsia="zh-CN"/>
          </w:rPr>
          <m:t>=1</m:t>
        </m:r>
      </m:oMath>
      <w:r>
        <w:rPr>
          <w:rFonts w:hint="eastAsia"/>
          <w:sz w:val="18"/>
          <w:szCs w:val="18"/>
          <w:lang w:eastAsia="zh-CN"/>
        </w:rPr>
        <w:t>处取极大值，即R策略的诱饵效果最好。接下来对h(</w:t>
      </w:r>
      <m:oMath>
        <m:r>
          <m:rPr>
            <m:sty m:val="p"/>
          </m:rPr>
          <w:rPr>
            <w:rFonts w:ascii="Cambria Math" w:hAnsi="Cambria Math"/>
            <w:sz w:val="21"/>
            <w:szCs w:val="21"/>
          </w:rPr>
          <m:t>γ</m:t>
        </m:r>
      </m:oMath>
      <w:r>
        <w:rPr>
          <w:rFonts w:hint="eastAsia"/>
          <w:sz w:val="18"/>
          <w:szCs w:val="18"/>
          <w:lang w:eastAsia="zh-CN"/>
        </w:rPr>
        <w:t>)求</w:t>
      </w:r>
      <m:oMath>
        <m:r>
          <m:rPr>
            <m:sty m:val="p"/>
          </m:rPr>
          <w:rPr>
            <w:rFonts w:ascii="Cambria Math" w:hAnsi="Cambria Math"/>
            <w:sz w:val="21"/>
            <w:szCs w:val="21"/>
          </w:rPr>
          <m:t>γ</m:t>
        </m:r>
      </m:oMath>
      <w:r>
        <w:rPr>
          <w:rFonts w:hint="eastAsia"/>
          <w:sz w:val="18"/>
          <w:szCs w:val="18"/>
          <w:lang w:eastAsia="zh-CN"/>
        </w:rPr>
        <w:t>的导数：</w:t>
      </w:r>
    </w:p>
    <w:p>
      <w:pPr>
        <w:spacing w:line="240" w:lineRule="auto"/>
        <w:jc w:val="left"/>
        <w:rPr>
          <w:sz w:val="18"/>
          <w:szCs w:val="18"/>
          <w:lang w:eastAsia="zh-CN"/>
        </w:rPr>
      </w:pPr>
      <m:oMathPara>
        <m:oMath>
          <m:r>
            <m:rPr>
              <m:sty m:val="p"/>
            </m:rPr>
            <w:rPr>
              <w:rFonts w:hint="eastAsia" w:ascii="Cambria Math" w:hAnsi="Cambria Math"/>
              <w:sz w:val="18"/>
              <w:szCs w:val="18"/>
              <w:lang w:eastAsia="zh-CN"/>
            </w:rPr>
            <m:t>H</m:t>
          </m:r>
          <m:r>
            <m:rPr>
              <m:sty m:val="p"/>
            </m:rPr>
            <w:rPr>
              <w:rFonts w:ascii="Cambria Math" w:hAnsi="Cambria Math"/>
              <w:sz w:val="18"/>
              <w:szCs w:val="18"/>
              <w:lang w:eastAsia="zh-CN"/>
            </w:rPr>
            <m:t>’</m:t>
          </m:r>
          <m:r>
            <m:rPr>
              <m:sty m:val="p"/>
            </m:rPr>
            <w:rPr>
              <w:rFonts w:hint="eastAsia" w:ascii="Cambria Math" w:hAnsi="Cambria Math"/>
              <w:sz w:val="18"/>
              <w:szCs w:val="18"/>
              <w:lang w:eastAsia="zh-CN"/>
            </w:rPr>
            <m:t>(</m:t>
          </m:r>
          <m:r>
            <m:rPr>
              <m:sty m:val="p"/>
            </m:rPr>
            <w:rPr>
              <w:rFonts w:ascii="Cambria Math" w:hAnsi="Cambria Math"/>
              <w:sz w:val="21"/>
              <w:szCs w:val="21"/>
            </w:rPr>
            <m:t>γ</m:t>
          </m:r>
          <m:r>
            <m:rPr>
              <m:sty m:val="p"/>
            </m:rPr>
            <w:rPr>
              <w:rFonts w:hint="eastAsia" w:ascii="Cambria Math" w:hAnsi="Cambria Math"/>
              <w:sz w:val="18"/>
              <w:szCs w:val="18"/>
              <w:lang w:eastAsia="zh-CN"/>
            </w:rPr>
            <m:t>)=</m:t>
          </m:r>
          <m:r>
            <m:rPr>
              <m:sty m:val="p"/>
            </m:rPr>
            <w:rPr>
              <w:rFonts w:ascii="Cambria Math" w:hAnsi="Cambria Math"/>
              <w:sz w:val="18"/>
              <w:szCs w:val="18"/>
              <w:lang w:eastAsia="zh-CN"/>
            </w:rPr>
            <m:t>−</m:t>
          </m:r>
          <m:f>
            <m:fPr>
              <m:ctrlPr>
                <w:rPr>
                  <w:rFonts w:ascii="Cambria Math" w:hAnsi="Cambria Math"/>
                  <w:sz w:val="18"/>
                  <w:szCs w:val="18"/>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18"/>
                  <w:szCs w:val="18"/>
                  <w:lang w:eastAsia="zh-CN"/>
                </w:rPr>
              </m:ctrlPr>
            </m:num>
            <m:den>
              <m:r>
                <m:rPr>
                  <m:sty m:val="p"/>
                </m:rPr>
                <w:rPr>
                  <w:rFonts w:ascii="Cambria Math" w:hAnsi="Cambria Math"/>
                  <w:sz w:val="18"/>
                  <w:szCs w:val="18"/>
                  <w:lang w:eastAsia="zh-CN"/>
                </w:rPr>
                <m:t>3</m:t>
              </m:r>
              <m:ctrlPr>
                <w:rPr>
                  <w:rFonts w:ascii="Cambria Math" w:hAnsi="Cambria Math"/>
                  <w:sz w:val="18"/>
                  <w:szCs w:val="18"/>
                  <w:lang w:eastAsia="zh-CN"/>
                </w:rPr>
              </m:ctrlPr>
            </m:den>
          </m:f>
          <m:r>
            <m:rPr>
              <m:sty m:val="p"/>
            </m:rPr>
            <w:rPr>
              <w:rFonts w:ascii="Cambria Math" w:hAnsi="Cambria Math"/>
              <w:sz w:val="18"/>
              <w:szCs w:val="18"/>
            </w:rPr>
            <m:t>βλ</m:t>
          </m:r>
          <m:sSup>
            <m:sSupPr>
              <m:ctrlPr>
                <w:rPr>
                  <w:rFonts w:ascii="Cambria Math" w:hAnsi="Cambria Math"/>
                  <w:sz w:val="18"/>
                  <w:szCs w:val="18"/>
                </w:rPr>
              </m:ctrlPr>
            </m:sSupPr>
            <m:e>
              <m:r>
                <m:rPr>
                  <m:sty m:val="p"/>
                </m:rPr>
                <w:rPr>
                  <w:rFonts w:ascii="Cambria Math" w:hAnsi="Cambria Math"/>
                  <w:sz w:val="18"/>
                  <w:szCs w:val="18"/>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m:sty m:val="p"/>
                </m:rPr>
                <w:rPr>
                  <w:rFonts w:ascii="Cambria Math" w:hAnsi="Cambria Math"/>
                  <w:sz w:val="21"/>
                  <w:szCs w:val="21"/>
                  <w:lang w:eastAsia="zh-CN"/>
                </w:rPr>
                <m:t>−</m:t>
              </m:r>
              <m:f>
                <m:fPr>
                  <m:ctrlPr>
                    <w:rPr>
                      <w:rFonts w:ascii="Cambria Math" w:hAnsi="Cambria Math"/>
                      <w:sz w:val="21"/>
                      <w:szCs w:val="21"/>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w:rPr>
                      <w:rFonts w:ascii="Cambria Math" w:hAnsi="Cambria Math"/>
                      <w:sz w:val="21"/>
                      <w:szCs w:val="21"/>
                      <w:lang w:eastAsia="zh-CN"/>
                    </w:rPr>
                    <m:t>+</m:t>
                  </m:r>
                  <m:r>
                    <m:rPr/>
                    <w:rPr>
                      <w:rFonts w:ascii="Cambria Math" w:hAnsi="Cambria Math"/>
                      <w:sz w:val="21"/>
                      <w:szCs w:val="21"/>
                    </w:rPr>
                    <m:t>χ</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21"/>
                      <w:szCs w:val="21"/>
                      <w:lang w:eastAsia="zh-CN"/>
                    </w:rPr>
                  </m:ctrlPr>
                </m:num>
                <m:den>
                  <m:r>
                    <m:rPr>
                      <m:sty m:val="p"/>
                    </m:rPr>
                    <w:rPr>
                      <w:rFonts w:ascii="Cambria Math" w:hAnsi="Cambria Math"/>
                      <w:sz w:val="21"/>
                      <w:szCs w:val="21"/>
                      <w:lang w:eastAsia="zh-CN"/>
                    </w:rPr>
                    <m:t>3</m:t>
                  </m:r>
                  <m:ctrlPr>
                    <w:rPr>
                      <w:rFonts w:ascii="Cambria Math" w:hAnsi="Cambria Math"/>
                      <w:sz w:val="21"/>
                      <w:szCs w:val="21"/>
                      <w:lang w:eastAsia="zh-CN"/>
                    </w:rPr>
                  </m:ctrlPr>
                </m:den>
              </m:f>
              <m:r>
                <m:rPr>
                  <m:sty m:val="p"/>
                </m:rPr>
                <w:rPr>
                  <w:rFonts w:ascii="Cambria Math" w:hAnsi="Cambria Math"/>
                  <w:sz w:val="18"/>
                  <w:szCs w:val="18"/>
                  <w:lang w:eastAsia="zh-CN"/>
                </w:rPr>
                <m:t>)</m:t>
              </m:r>
              <m:ctrlPr>
                <w:rPr>
                  <w:rFonts w:ascii="Cambria Math" w:hAnsi="Cambria Math"/>
                  <w:sz w:val="18"/>
                  <w:szCs w:val="18"/>
                </w:rPr>
              </m:ctrlPr>
            </m:e>
            <m:sup>
              <m:r>
                <m:rPr>
                  <m:sty m:val="p"/>
                </m:rPr>
                <w:rPr>
                  <w:rFonts w:ascii="Cambria Math" w:hAnsi="Cambria Math"/>
                  <w:sz w:val="18"/>
                  <w:szCs w:val="18"/>
                </w:rPr>
                <m:t>β</m:t>
              </m:r>
              <m:r>
                <m:rPr>
                  <m:sty m:val="p"/>
                </m:rPr>
                <w:rPr>
                  <w:rFonts w:ascii="Cambria Math" w:hAnsi="Cambria Math"/>
                  <w:sz w:val="18"/>
                  <w:szCs w:val="18"/>
                  <w:lang w:eastAsia="zh-CN"/>
                </w:rPr>
                <m:t>−1</m:t>
              </m:r>
              <m:ctrlPr>
                <w:rPr>
                  <w:rFonts w:ascii="Cambria Math" w:hAnsi="Cambria Math"/>
                  <w:sz w:val="18"/>
                  <w:szCs w:val="18"/>
                </w:rPr>
              </m:ctrlPr>
            </m:sup>
          </m:sSup>
          <m:r>
            <m:rPr>
              <m:sty m:val="p"/>
            </m:rPr>
            <w:rPr>
              <w:rFonts w:ascii="Cambria Math" w:hAnsi="Cambria Math"/>
              <w:sz w:val="18"/>
              <w:szCs w:val="18"/>
              <w:lang w:eastAsia="zh-CN"/>
            </w:rPr>
            <m:t>+</m:t>
          </m:r>
          <m:f>
            <m:fPr>
              <m:ctrlPr>
                <w:rPr>
                  <w:rFonts w:ascii="Cambria Math" w:hAnsi="Cambria Math"/>
                  <w:sz w:val="18"/>
                  <w:szCs w:val="18"/>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18"/>
                  <w:szCs w:val="18"/>
                  <w:lang w:eastAsia="zh-CN"/>
                </w:rPr>
              </m:ctrlPr>
            </m:num>
            <m:den>
              <m:r>
                <m:rPr>
                  <m:sty m:val="p"/>
                </m:rPr>
                <w:rPr>
                  <w:rFonts w:ascii="Cambria Math" w:hAnsi="Cambria Math"/>
                  <w:sz w:val="18"/>
                  <w:szCs w:val="18"/>
                  <w:lang w:eastAsia="zh-CN"/>
                </w:rPr>
                <m:t>3</m:t>
              </m:r>
              <m:ctrlPr>
                <w:rPr>
                  <w:rFonts w:ascii="Cambria Math" w:hAnsi="Cambria Math"/>
                  <w:sz w:val="18"/>
                  <w:szCs w:val="18"/>
                  <w:lang w:eastAsia="zh-CN"/>
                </w:rPr>
              </m:ctrlPr>
            </m:den>
          </m:f>
          <m:r>
            <m:rPr>
              <m:sty m:val="p"/>
            </m:rPr>
            <w:rPr>
              <w:rFonts w:ascii="Cambria Math" w:hAnsi="Cambria Math"/>
              <w:sz w:val="18"/>
              <w:szCs w:val="18"/>
            </w:rPr>
            <m:t>β</m:t>
          </m:r>
          <m:sSup>
            <m:sSupPr>
              <m:ctrlPr>
                <w:rPr>
                  <w:rFonts w:ascii="Cambria Math" w:hAnsi="Cambria Math"/>
                  <w:sz w:val="18"/>
                  <w:szCs w:val="18"/>
                </w:rPr>
              </m:ctrlPr>
            </m:sSupPr>
            <m:e>
              <m:r>
                <m:rPr>
                  <m:sty m:val="p"/>
                </m:rPr>
                <w:rPr>
                  <w:rFonts w:ascii="Cambria Math" w:hAnsi="Cambria Math"/>
                  <w:sz w:val="18"/>
                  <w:szCs w:val="18"/>
                  <w:lang w:eastAsia="zh-CN"/>
                </w:rPr>
                <m:t>(</m:t>
              </m:r>
              <m:f>
                <m:fPr>
                  <m:ctrlPr>
                    <w:rPr>
                      <w:rFonts w:ascii="Cambria Math" w:hAnsi="Cambria Math"/>
                      <w:sz w:val="21"/>
                      <w:szCs w:val="21"/>
                      <w:lang w:eastAsia="zh-CN"/>
                    </w:rPr>
                  </m:ctrlPr>
                </m:fPr>
                <m:num>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r>
                    <m:rPr/>
                    <w:rPr>
                      <w:rFonts w:ascii="Cambria Math" w:hAnsi="Cambria Math"/>
                      <w:sz w:val="21"/>
                      <w:szCs w:val="21"/>
                      <w:lang w:eastAsia="zh-CN"/>
                    </w:rPr>
                    <m:t>+t+</m:t>
                  </m:r>
                  <m:r>
                    <m:rPr/>
                    <w:rPr>
                      <w:rFonts w:ascii="Cambria Math" w:hAnsi="Cambria Math"/>
                      <w:sz w:val="21"/>
                      <w:szCs w:val="21"/>
                    </w:rPr>
                    <m:t>χ</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A</m:t>
                      </m:r>
                      <m:ctrlPr>
                        <w:rPr>
                          <w:rFonts w:ascii="Cambria Math" w:hAnsi="Cambria Math"/>
                          <w:i/>
                          <w:sz w:val="21"/>
                          <w:szCs w:val="21"/>
                          <w:lang w:eastAsia="zh-CN"/>
                        </w:rPr>
                      </m:ctrlPr>
                    </m:sub>
                  </m:sSub>
                  <m:ctrlPr>
                    <w:rPr>
                      <w:rFonts w:ascii="Cambria Math" w:hAnsi="Cambria Math"/>
                      <w:sz w:val="21"/>
                      <w:szCs w:val="21"/>
                      <w:lang w:eastAsia="zh-CN"/>
                    </w:rPr>
                  </m:ctrlPr>
                </m:num>
                <m:den>
                  <m:r>
                    <m:rPr>
                      <m:sty m:val="p"/>
                    </m:rPr>
                    <w:rPr>
                      <w:rFonts w:ascii="Cambria Math" w:hAnsi="Cambria Math"/>
                      <w:sz w:val="21"/>
                      <w:szCs w:val="21"/>
                      <w:lang w:eastAsia="zh-CN"/>
                    </w:rPr>
                    <m:t>3</m:t>
                  </m:r>
                  <m:ctrlPr>
                    <w:rPr>
                      <w:rFonts w:ascii="Cambria Math" w:hAnsi="Cambria Math"/>
                      <w:sz w:val="21"/>
                      <w:szCs w:val="21"/>
                      <w:lang w:eastAsia="zh-CN"/>
                    </w:rPr>
                  </m:ctrlPr>
                </m:den>
              </m:f>
              <m:r>
                <m:rPr>
                  <m:sty m:val="p"/>
                </m:rPr>
                <w:rPr>
                  <w:rFonts w:ascii="Cambria Math" w:hAnsi="Cambria Math"/>
                  <w:sz w:val="21"/>
                  <w:szCs w:val="21"/>
                  <w:lang w:eastAsia="zh-CN"/>
                </w:rPr>
                <m:t>−</m:t>
              </m:r>
              <m:sSub>
                <m:sSubPr>
                  <m:ctrlPr>
                    <w:rPr>
                      <w:rFonts w:ascii="Cambria Math" w:hAnsi="Cambria Math"/>
                      <w:i/>
                      <w:sz w:val="21"/>
                      <w:szCs w:val="21"/>
                      <w:lang w:eastAsia="zh-CN"/>
                    </w:rPr>
                  </m:ctrlPr>
                </m:sSubPr>
                <m:e>
                  <m:r>
                    <m:rPr/>
                    <w:rPr>
                      <w:rFonts w:ascii="Cambria Math" w:hAnsi="Cambria Math"/>
                      <w:sz w:val="21"/>
                      <w:szCs w:val="21"/>
                      <w:lang w:eastAsia="zh-CN"/>
                    </w:rPr>
                    <m:t>t</m:t>
                  </m:r>
                  <m:ctrlPr>
                    <w:rPr>
                      <w:rFonts w:ascii="Cambria Math" w:hAnsi="Cambria Math"/>
                      <w:i/>
                      <w:sz w:val="21"/>
                      <w:szCs w:val="21"/>
                      <w:lang w:eastAsia="zh-CN"/>
                    </w:rPr>
                  </m:ctrlPr>
                </m:e>
                <m:sub>
                  <m:r>
                    <m:rPr/>
                    <w:rPr>
                      <w:rFonts w:ascii="Cambria Math" w:hAnsi="Cambria Math"/>
                      <w:sz w:val="21"/>
                      <w:szCs w:val="21"/>
                      <w:lang w:eastAsia="zh-CN"/>
                    </w:rPr>
                    <m:t>B</m:t>
                  </m:r>
                  <m:ctrlPr>
                    <w:rPr>
                      <w:rFonts w:ascii="Cambria Math" w:hAnsi="Cambria Math"/>
                      <w:i/>
                      <w:sz w:val="21"/>
                      <w:szCs w:val="21"/>
                      <w:lang w:eastAsia="zh-CN"/>
                    </w:rPr>
                  </m:ctrlPr>
                </m:sub>
              </m:sSub>
              <m:r>
                <m:rPr>
                  <m:sty m:val="p"/>
                </m:rPr>
                <w:rPr>
                  <w:rFonts w:ascii="Cambria Math" w:hAnsi="Cambria Math"/>
                  <w:sz w:val="18"/>
                  <w:szCs w:val="18"/>
                  <w:lang w:eastAsia="zh-CN"/>
                </w:rPr>
                <m:t>)</m:t>
              </m:r>
              <m:ctrlPr>
                <w:rPr>
                  <w:rFonts w:ascii="Cambria Math" w:hAnsi="Cambria Math"/>
                  <w:sz w:val="18"/>
                  <w:szCs w:val="18"/>
                </w:rPr>
              </m:ctrlPr>
            </m:e>
            <m:sup>
              <m:r>
                <m:rPr>
                  <m:sty m:val="p"/>
                </m:rPr>
                <w:rPr>
                  <w:rFonts w:ascii="Cambria Math" w:hAnsi="Cambria Math"/>
                  <w:sz w:val="18"/>
                  <w:szCs w:val="18"/>
                </w:rPr>
                <m:t>β</m:t>
              </m:r>
              <m:r>
                <m:rPr>
                  <m:sty m:val="p"/>
                </m:rPr>
                <w:rPr>
                  <w:rFonts w:ascii="Cambria Math" w:hAnsi="Cambria Math"/>
                  <w:sz w:val="18"/>
                  <w:szCs w:val="18"/>
                  <w:lang w:eastAsia="zh-CN"/>
                </w:rPr>
                <m:t>−1</m:t>
              </m:r>
              <m:ctrlPr>
                <w:rPr>
                  <w:rFonts w:ascii="Cambria Math" w:hAnsi="Cambria Math"/>
                  <w:sz w:val="18"/>
                  <w:szCs w:val="18"/>
                </w:rPr>
              </m:ctrlPr>
            </m:sup>
          </m:sSup>
          <m:r>
            <m:rPr>
              <m:sty m:val="p"/>
            </m:rPr>
            <w:rPr>
              <w:rFonts w:ascii="Cambria Math" w:hAnsi="Cambria Math"/>
              <w:sz w:val="18"/>
              <w:szCs w:val="18"/>
              <w:lang w:eastAsia="zh-CN"/>
            </w:rPr>
            <m:t>&gt;0      (13)</m:t>
          </m:r>
        </m:oMath>
      </m:oMathPara>
    </w:p>
    <w:p>
      <w:pPr>
        <w:spacing w:line="240" w:lineRule="auto"/>
        <w:ind w:firstLine="360" w:firstLineChars="200"/>
        <w:jc w:val="left"/>
        <w:rPr>
          <w:rFonts w:hint="eastAsia"/>
          <w:sz w:val="18"/>
          <w:szCs w:val="18"/>
          <w:lang w:eastAsia="zh-CN"/>
        </w:rPr>
      </w:pPr>
      <w:r>
        <w:rPr>
          <w:rFonts w:hint="eastAsia"/>
          <w:sz w:val="18"/>
          <w:szCs w:val="18"/>
          <w:lang w:eastAsia="zh-CN"/>
        </w:rPr>
        <w:t>因为一阶导数大于0，可知h(</w:t>
      </w:r>
      <m:oMath>
        <m:r>
          <m:rPr>
            <m:sty m:val="p"/>
          </m:rPr>
          <w:rPr>
            <w:rFonts w:ascii="Cambria Math" w:hAnsi="Cambria Math"/>
            <w:sz w:val="21"/>
            <w:szCs w:val="21"/>
          </w:rPr>
          <m:t>γ</m:t>
        </m:r>
      </m:oMath>
      <w:r>
        <w:rPr>
          <w:rFonts w:hint="eastAsia"/>
          <w:sz w:val="18"/>
          <w:szCs w:val="18"/>
          <w:lang w:eastAsia="zh-CN"/>
        </w:rPr>
        <w:t>)关于</w:t>
      </w:r>
      <m:oMath>
        <m:r>
          <m:rPr>
            <m:sty m:val="p"/>
          </m:rPr>
          <w:rPr>
            <w:rFonts w:ascii="Cambria Math" w:hAnsi="Cambria Math"/>
            <w:sz w:val="21"/>
            <w:szCs w:val="21"/>
          </w:rPr>
          <m:t>γ</m:t>
        </m:r>
      </m:oMath>
      <w:r>
        <w:rPr>
          <w:rFonts w:hint="eastAsia"/>
          <w:sz w:val="18"/>
          <w:szCs w:val="18"/>
          <w:lang w:eastAsia="zh-CN"/>
        </w:rPr>
        <w:t>单调递增，所以在</w:t>
      </w:r>
      <m:oMath>
        <m:sSub>
          <m:sSubPr>
            <m:ctrlPr>
              <w:rPr>
                <w:rFonts w:ascii="Cambria Math" w:hAnsi="Cambria Math"/>
                <w:i/>
                <w:kern w:val="0"/>
                <w:sz w:val="21"/>
              </w:rPr>
            </m:ctrlPr>
          </m:sSubPr>
          <m:e>
            <m:r>
              <m:rPr/>
              <w:rPr>
                <w:rFonts w:ascii="Cambria Math" w:hAnsi="Cambria Math"/>
                <w:kern w:val="0"/>
                <w:sz w:val="21"/>
                <w:lang w:eastAsia="zh-CN"/>
              </w:rPr>
              <m:t>γ</m:t>
            </m:r>
            <m:ctrlPr>
              <w:rPr>
                <w:rFonts w:ascii="Cambria Math" w:hAnsi="Cambria Math"/>
                <w:i/>
                <w:kern w:val="0"/>
                <w:sz w:val="21"/>
              </w:rPr>
            </m:ctrlPr>
          </m:e>
          <m:sub>
            <m:r>
              <m:rPr/>
              <w:rPr>
                <w:rFonts w:hint="eastAsia" w:ascii="Cambria Math" w:hAnsi="Cambria Math"/>
                <w:kern w:val="0"/>
                <w:sz w:val="21"/>
                <w:lang w:eastAsia="zh-CN"/>
              </w:rPr>
              <m:t>0</m:t>
            </m:r>
            <m:ctrlPr>
              <w:rPr>
                <w:rFonts w:ascii="Cambria Math" w:hAnsi="Cambria Math"/>
                <w:i/>
                <w:kern w:val="0"/>
                <w:sz w:val="21"/>
              </w:rPr>
            </m:ctrlPr>
          </m:sub>
        </m:sSub>
        <m:r>
          <m:rPr/>
          <w:rPr>
            <w:rFonts w:hint="eastAsia" w:ascii="Cambria Math" w:hAnsi="Cambria Math"/>
            <w:kern w:val="0"/>
            <w:sz w:val="21"/>
            <w:lang w:eastAsia="zh-CN"/>
          </w:rPr>
          <m:t>=</m:t>
        </m:r>
        <m:f>
          <m:fPr>
            <m:ctrlPr>
              <w:rPr>
                <w:rFonts w:hint="eastAsia" w:ascii="Cambria Math" w:hAnsi="Cambria Math"/>
                <w:i/>
                <w:kern w:val="0"/>
                <w:sz w:val="21"/>
                <w:lang w:eastAsia="zh-CN"/>
              </w:rPr>
            </m:ctrlPr>
          </m:fPr>
          <m:num>
            <m:r>
              <m:rPr/>
              <w:rPr>
                <w:rFonts w:hint="eastAsia" w:ascii="Cambria Math" w:hAnsi="Cambria Math"/>
                <w:kern w:val="0"/>
                <w:sz w:val="21"/>
                <w:lang w:eastAsia="zh-CN"/>
              </w:rPr>
              <m:t>2</m:t>
            </m:r>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r>
              <m:rPr/>
              <w:rPr>
                <w:rFonts w:ascii="Cambria Math" w:hAnsi="Cambria Math"/>
                <w:kern w:val="0"/>
                <w:sz w:val="21"/>
                <w:lang w:eastAsia="zh-CN"/>
              </w:rPr>
              <m:t>−</m:t>
            </m:r>
            <m:sSub>
              <m:sSubPr>
                <m:ctrlPr>
                  <w:rPr>
                    <w:rFonts w:ascii="Cambria Math" w:hAnsi="Cambria Math"/>
                    <w:i/>
                    <w:kern w:val="0"/>
                    <w:sz w:val="21"/>
                    <w:lang w:eastAsia="zh-CN"/>
                  </w:rPr>
                </m:ctrlPr>
              </m:sSubPr>
              <m:e>
                <m:r>
                  <m:rPr/>
                  <w:rPr>
                    <w:rFonts w:ascii="Cambria Math" w:hAnsi="Cambria Math"/>
                    <w:kern w:val="0"/>
                    <w:sz w:val="21"/>
                    <w:lang w:eastAsia="zh-CN"/>
                  </w:rPr>
                  <m:t>t</m:t>
                </m:r>
                <m:ctrlPr>
                  <w:rPr>
                    <w:rFonts w:ascii="Cambria Math" w:hAnsi="Cambria Math"/>
                    <w:i/>
                    <w:kern w:val="0"/>
                    <w:sz w:val="21"/>
                    <w:lang w:eastAsia="zh-CN"/>
                  </w:rPr>
                </m:ctrlPr>
              </m:e>
              <m:sub>
                <m:r>
                  <m:rPr/>
                  <w:rPr>
                    <w:rFonts w:ascii="Cambria Math" w:hAnsi="Cambria Math"/>
                    <w:kern w:val="0"/>
                    <w:sz w:val="21"/>
                    <w:lang w:eastAsia="zh-CN"/>
                  </w:rPr>
                  <m:t>B</m:t>
                </m:r>
                <m:ctrlPr>
                  <w:rPr>
                    <w:rFonts w:ascii="Cambria Math" w:hAnsi="Cambria Math"/>
                    <w:i/>
                    <w:kern w:val="0"/>
                    <w:sz w:val="21"/>
                    <w:lang w:eastAsia="zh-CN"/>
                  </w:rPr>
                </m:ctrlPr>
              </m:sub>
            </m:sSub>
            <m:ctrlPr>
              <w:rPr>
                <w:rFonts w:hint="eastAsia" w:ascii="Cambria Math" w:hAnsi="Cambria Math"/>
                <w:i/>
                <w:kern w:val="0"/>
                <w:sz w:val="21"/>
                <w:lang w:eastAsia="zh-CN"/>
              </w:rPr>
            </m:ctrlPr>
          </m:num>
          <m:den>
            <m:sSub>
              <m:sSubPr>
                <m:ctrlPr>
                  <w:rPr>
                    <w:rFonts w:hint="eastAsia" w:ascii="Cambria Math" w:hAnsi="Cambria Math"/>
                    <w:i/>
                    <w:kern w:val="0"/>
                    <w:sz w:val="21"/>
                    <w:lang w:eastAsia="zh-CN"/>
                  </w:rPr>
                </m:ctrlPr>
              </m:sSubPr>
              <m:e>
                <m:r>
                  <m:rPr/>
                  <w:rPr>
                    <w:rFonts w:ascii="Cambria Math" w:hAnsi="Cambria Math"/>
                    <w:kern w:val="0"/>
                    <w:sz w:val="21"/>
                    <w:lang w:eastAsia="zh-CN"/>
                  </w:rPr>
                  <m:t>t</m:t>
                </m:r>
                <m:ctrlPr>
                  <w:rPr>
                    <w:rFonts w:hint="eastAsia" w:ascii="Cambria Math" w:hAnsi="Cambria Math"/>
                    <w:i/>
                    <w:kern w:val="0"/>
                    <w:sz w:val="21"/>
                    <w:lang w:eastAsia="zh-CN"/>
                  </w:rPr>
                </m:ctrlPr>
              </m:e>
              <m:sub>
                <m:r>
                  <m:rPr/>
                  <w:rPr>
                    <w:rFonts w:ascii="Cambria Math" w:hAnsi="Cambria Math"/>
                    <w:kern w:val="0"/>
                    <w:sz w:val="21"/>
                    <w:lang w:eastAsia="zh-CN"/>
                  </w:rPr>
                  <m:t>A</m:t>
                </m:r>
                <m:ctrlPr>
                  <w:rPr>
                    <w:rFonts w:hint="eastAsia" w:ascii="Cambria Math" w:hAnsi="Cambria Math"/>
                    <w:i/>
                    <w:kern w:val="0"/>
                    <w:sz w:val="21"/>
                    <w:lang w:eastAsia="zh-CN"/>
                  </w:rPr>
                </m:ctrlPr>
              </m:sub>
            </m:sSub>
            <m:ctrlPr>
              <w:rPr>
                <w:rFonts w:hint="eastAsia" w:ascii="Cambria Math" w:hAnsi="Cambria Math"/>
                <w:i/>
                <w:kern w:val="0"/>
                <w:sz w:val="21"/>
                <w:lang w:eastAsia="zh-CN"/>
              </w:rPr>
            </m:ctrlPr>
          </m:den>
        </m:f>
      </m:oMath>
      <w:r>
        <w:rPr>
          <w:rFonts w:hint="eastAsia"/>
          <w:sz w:val="18"/>
          <w:szCs w:val="18"/>
          <w:lang w:eastAsia="zh-CN"/>
        </w:rPr>
        <w:t>处取极大值。证毕。</w:t>
      </w:r>
    </w:p>
    <w:p>
      <w:pPr>
        <w:spacing w:line="240" w:lineRule="auto"/>
        <w:ind w:firstLine="0" w:firstLineChars="0"/>
        <w:jc w:val="left"/>
        <w:rPr>
          <w:rFonts w:hint="eastAsia"/>
          <w:b/>
          <w:bCs/>
          <w:sz w:val="18"/>
          <w:szCs w:val="18"/>
          <w:lang w:val="en-US" w:eastAsia="zh-CN"/>
        </w:rPr>
      </w:pPr>
      <w:r>
        <w:rPr>
          <w:rFonts w:hint="eastAsia"/>
          <w:b/>
          <w:bCs/>
          <w:sz w:val="18"/>
          <w:szCs w:val="18"/>
          <w:lang w:val="en-US" w:eastAsia="zh-CN"/>
        </w:rPr>
        <w:t>3.2.3 任务发布算法</w:t>
      </w:r>
    </w:p>
    <w:p>
      <w:pPr>
        <w:snapToGrid w:val="0"/>
        <w:spacing w:line="240" w:lineRule="auto"/>
        <w:ind w:firstLine="360" w:firstLineChars="200"/>
        <w:jc w:val="left"/>
        <w:rPr>
          <w:sz w:val="18"/>
          <w:szCs w:val="18"/>
          <w:lang w:eastAsia="zh-CN"/>
        </w:rPr>
      </w:pPr>
      <w:r>
        <w:rPr>
          <w:rFonts w:hint="eastAsia"/>
          <w:sz w:val="18"/>
          <w:szCs w:val="18"/>
          <w:lang w:eastAsia="zh-CN"/>
        </w:rPr>
        <w:t>根据定理3-3求得取得最大诱饵效果的诱饵因子取值，设计诱饵任务，并将诱饵任务加入任务集中，具体过程如算法2：</w:t>
      </w:r>
    </w:p>
    <w:tbl>
      <w:tblPr>
        <w:tblStyle w:val="19"/>
        <w:tblW w:w="4867" w:type="dxa"/>
        <w:jc w:val="center"/>
        <w:tblBorders>
          <w:top w:val="doub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867"/>
      </w:tblGrid>
      <w:tr>
        <w:tblPrEx>
          <w:tblBorders>
            <w:top w:val="doub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9" w:hRule="atLeast"/>
          <w:jc w:val="center"/>
        </w:trPr>
        <w:tc>
          <w:tcPr>
            <w:tcW w:w="4867" w:type="dxa"/>
            <w:tcBorders>
              <w:top w:val="single" w:color="auto" w:sz="4" w:space="0"/>
              <w:left w:val="nil"/>
              <w:bottom w:val="single" w:color="auto" w:sz="4" w:space="0"/>
              <w:right w:val="nil"/>
            </w:tcBorders>
          </w:tcPr>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算法2：</w:t>
            </w:r>
            <w:r>
              <w:rPr>
                <w:rFonts w:hint="eastAsia" w:asciiTheme="minorHAnsi" w:hAnsiTheme="minorHAnsi" w:cstheme="minorBidi"/>
                <w:sz w:val="18"/>
                <w:szCs w:val="18"/>
                <w:lang w:eastAsia="zh-CN"/>
              </w:rPr>
              <w:t>DIM</w:t>
            </w:r>
            <w:r>
              <w:rPr>
                <w:rFonts w:hint="eastAsia" w:ascii="Times New Roman" w:hAnsi="Times New Roman" w:eastAsia="宋体" w:cstheme="minorBidi"/>
                <w:sz w:val="18"/>
                <w:szCs w:val="18"/>
                <w:lang w:eastAsia="zh-CN"/>
              </w:rPr>
              <w:t>任务发布算法</w:t>
            </w:r>
          </w:p>
        </w:tc>
      </w:tr>
      <w:tr>
        <w:tblPrEx>
          <w:tblBorders>
            <w:top w:val="doub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59" w:hRule="atLeast"/>
          <w:jc w:val="center"/>
        </w:trPr>
        <w:tc>
          <w:tcPr>
            <w:tcW w:w="4867" w:type="dxa"/>
            <w:tcBorders>
              <w:top w:val="single" w:color="auto" w:sz="4" w:space="0"/>
              <w:left w:val="nil"/>
              <w:bottom w:val="single" w:color="auto" w:sz="4" w:space="0"/>
              <w:right w:val="nil"/>
            </w:tcBorders>
          </w:tcPr>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Input：</w:t>
            </w:r>
            <m:oMath>
              <m:r>
                <m:rPr>
                  <m:sty m:val="p"/>
                </m:rPr>
                <w:rPr>
                  <w:rFonts w:ascii="Cambria Math" w:hAnsi="Cambria Math" w:cstheme="minorBidi"/>
                  <w:sz w:val="18"/>
                  <w:szCs w:val="18"/>
                </w:rPr>
                <m:t>Γ</m:t>
              </m:r>
              <m:r>
                <m:rPr>
                  <m:sty m:val="p"/>
                </m:rPr>
                <w:rPr>
                  <w:rFonts w:hint="eastAsia" w:ascii="Cambria Math" w:hAnsi="Cambria Math" w:cstheme="minorBidi"/>
                  <w:sz w:val="18"/>
                  <w:szCs w:val="18"/>
                  <w:lang w:eastAsia="zh-CN"/>
                </w:rPr>
                <m:t>=</m:t>
              </m:r>
              <m:d>
                <m:dPr>
                  <m:begChr m:val="{"/>
                  <m:endChr m:val="}"/>
                  <m:ctrlPr>
                    <w:rPr>
                      <w:rFonts w:hint="eastAsia" w:ascii="Cambria Math" w:hAnsi="Cambria Math" w:cstheme="minorBidi"/>
                      <w:sz w:val="18"/>
                      <w:szCs w:val="18"/>
                      <w:lang w:eastAsia="zh-CN"/>
                    </w:rPr>
                  </m:ctrlPr>
                </m:dPr>
                <m:e>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A</m:t>
                      </m:r>
                      <m:ctrlPr>
                        <w:rPr>
                          <w:rFonts w:hint="eastAsia" w:ascii="Cambria Math" w:hAnsi="Cambria Math" w:eastAsia="宋体" w:cstheme="minorBidi"/>
                          <w:kern w:val="0"/>
                          <w:sz w:val="21"/>
                          <w:szCs w:val="22"/>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B</m:t>
                      </m:r>
                      <m:ctrlPr>
                        <w:rPr>
                          <w:rFonts w:hint="eastAsia" w:ascii="Cambria Math" w:hAnsi="Cambria Math" w:eastAsia="宋体" w:cstheme="minorBidi"/>
                          <w:kern w:val="0"/>
                          <w:sz w:val="21"/>
                          <w:szCs w:val="22"/>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C</m:t>
                      </m:r>
                      <m:ctrlPr>
                        <w:rPr>
                          <w:rFonts w:hint="eastAsia" w:ascii="Cambria Math" w:hAnsi="Cambria Math" w:eastAsia="宋体" w:cstheme="minorBidi"/>
                          <w:kern w:val="0"/>
                          <w:sz w:val="21"/>
                          <w:szCs w:val="22"/>
                          <w:lang w:eastAsia="zh-CN"/>
                        </w:rPr>
                      </m:ctrlPr>
                    </m:sub>
                  </m:sSub>
                  <m:ctrlPr>
                    <w:rPr>
                      <w:rFonts w:hint="eastAsia" w:ascii="Cambria Math" w:hAnsi="Cambria Math" w:cstheme="minorBidi"/>
                      <w:sz w:val="18"/>
                      <w:szCs w:val="18"/>
                      <w:lang w:eastAsia="zh-CN"/>
                    </w:rPr>
                  </m:ctrlPr>
                </m:e>
              </m:d>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Output：</w:t>
            </w:r>
            <m:oMath>
              <m:r>
                <m:rPr>
                  <m:sty m:val="p"/>
                </m:rPr>
                <w:rPr>
                  <w:rFonts w:ascii="Cambria Math" w:hAnsi="Cambria Math" w:cstheme="minorBidi"/>
                  <w:sz w:val="18"/>
                  <w:szCs w:val="18"/>
                </w:rPr>
                <m:t>Γ</m:t>
              </m:r>
              <m:r>
                <m:rPr>
                  <m:sty m:val="p"/>
                </m:rPr>
                <w:rPr>
                  <w:rFonts w:hint="eastAsia" w:ascii="Cambria Math" w:hAnsi="Cambria Math" w:cstheme="minorBidi"/>
                  <w:sz w:val="18"/>
                  <w:szCs w:val="18"/>
                  <w:lang w:eastAsia="zh-CN"/>
                </w:rPr>
                <m:t>=</m:t>
              </m:r>
              <m:d>
                <m:dPr>
                  <m:begChr m:val="{"/>
                  <m:endChr m:val="}"/>
                  <m:ctrlPr>
                    <w:rPr>
                      <w:rFonts w:hint="eastAsia" w:ascii="Cambria Math" w:hAnsi="Cambria Math" w:cstheme="minorBidi"/>
                      <w:sz w:val="18"/>
                      <w:szCs w:val="18"/>
                      <w:lang w:eastAsia="zh-CN"/>
                    </w:rPr>
                  </m:ctrlPr>
                </m:dPr>
                <m:e>
                  <m:sSub>
                    <m:sSubPr>
                      <m:ctrlPr>
                        <w:rPr>
                          <w:rFonts w:ascii="Cambria Math" w:hAnsi="Cambria Math" w:eastAsia="宋体" w:cstheme="minorBidi"/>
                          <w:kern w:val="0"/>
                          <w:sz w:val="21"/>
                          <w:szCs w:val="24"/>
                          <w:lang w:eastAsia="zh-CN"/>
                        </w:rPr>
                      </m:ctrlPr>
                    </m:sSubPr>
                    <m:e>
                      <m:r>
                        <m:rPr>
                          <m:sty m:val="p"/>
                        </m:rPr>
                        <w:rPr>
                          <w:rFonts w:ascii="Cambria Math" w:hAnsi="Cambria Math" w:cstheme="minorBidi"/>
                          <w:kern w:val="0"/>
                          <w:sz w:val="21"/>
                          <w:szCs w:val="24"/>
                        </w:rPr>
                        <m:t>τ</m:t>
                      </m:r>
                      <m:ctrlPr>
                        <w:rPr>
                          <w:rFonts w:ascii="Cambria Math" w:hAnsi="Cambria Math" w:eastAsia="宋体" w:cstheme="minorBidi"/>
                          <w:kern w:val="0"/>
                          <w:sz w:val="21"/>
                          <w:szCs w:val="24"/>
                          <w:lang w:eastAsia="zh-CN"/>
                        </w:rPr>
                      </m:ctrlPr>
                    </m:e>
                    <m:sub>
                      <m:r>
                        <m:rPr>
                          <m:sty m:val="p"/>
                        </m:rPr>
                        <w:rPr>
                          <w:rFonts w:ascii="Cambria Math" w:hAnsi="Cambria Math" w:eastAsia="宋体" w:cstheme="minorBidi"/>
                          <w:kern w:val="0"/>
                          <w:sz w:val="21"/>
                          <w:szCs w:val="24"/>
                          <w:lang w:eastAsia="zh-CN"/>
                        </w:rPr>
                        <m:t>goal</m:t>
                      </m:r>
                      <m:ctrlPr>
                        <w:rPr>
                          <w:rFonts w:ascii="Cambria Math" w:hAnsi="Cambria Math" w:eastAsia="宋体" w:cstheme="minorBidi"/>
                          <w:kern w:val="0"/>
                          <w:sz w:val="21"/>
                          <w:szCs w:val="24"/>
                          <w:lang w:eastAsia="zh-CN"/>
                        </w:rPr>
                      </m:ctrlPr>
                    </m:sub>
                  </m:sSub>
                  <m:r>
                    <m:rPr>
                      <m:sty m:val="p"/>
                    </m:rPr>
                    <w:rPr>
                      <w:rFonts w:ascii="Cambria Math" w:hAnsi="Cambria Math" w:eastAsia="宋体" w:cstheme="minorBidi"/>
                      <w:kern w:val="0"/>
                      <w:sz w:val="21"/>
                      <w:szCs w:val="22"/>
                      <w:lang w:eastAsia="zh-CN"/>
                    </w:rPr>
                    <m:t>,</m:t>
                  </m:r>
                  <m:sSub>
                    <m:sSubPr>
                      <m:ctrlPr>
                        <w:rPr>
                          <w:rFonts w:ascii="Cambria Math" w:hAnsi="Cambria Math" w:eastAsia="宋体" w:cstheme="minorBidi"/>
                          <w:kern w:val="0"/>
                          <w:sz w:val="21"/>
                          <w:szCs w:val="24"/>
                          <w:lang w:eastAsia="zh-CN"/>
                        </w:rPr>
                      </m:ctrlPr>
                    </m:sSubPr>
                    <m:e>
                      <m:r>
                        <m:rPr>
                          <m:sty m:val="p"/>
                        </m:rPr>
                        <w:rPr>
                          <w:rFonts w:ascii="Cambria Math" w:hAnsi="Cambria Math" w:cstheme="minorBidi"/>
                          <w:kern w:val="0"/>
                          <w:sz w:val="21"/>
                          <w:szCs w:val="24"/>
                        </w:rPr>
                        <m:t>τ</m:t>
                      </m:r>
                      <m:ctrlPr>
                        <w:rPr>
                          <w:rFonts w:ascii="Cambria Math" w:hAnsi="Cambria Math" w:eastAsia="宋体" w:cstheme="minorBidi"/>
                          <w:kern w:val="0"/>
                          <w:sz w:val="21"/>
                          <w:szCs w:val="24"/>
                          <w:lang w:eastAsia="zh-CN"/>
                        </w:rPr>
                      </m:ctrlPr>
                    </m:e>
                    <m:sub>
                      <m:r>
                        <m:rPr>
                          <m:sty m:val="p"/>
                        </m:rPr>
                        <w:rPr>
                          <w:rFonts w:ascii="Cambria Math" w:hAnsi="Cambria Math" w:eastAsia="宋体" w:cstheme="minorBidi"/>
                          <w:kern w:val="0"/>
                          <w:sz w:val="21"/>
                          <w:szCs w:val="24"/>
                          <w:lang w:eastAsia="zh-CN"/>
                        </w:rPr>
                        <m:t>compete</m:t>
                      </m:r>
                      <m:ctrlPr>
                        <w:rPr>
                          <w:rFonts w:ascii="Cambria Math" w:hAnsi="Cambria Math" w:eastAsia="宋体" w:cstheme="minorBidi"/>
                          <w:kern w:val="0"/>
                          <w:sz w:val="21"/>
                          <w:szCs w:val="24"/>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ctrlPr>
                    <w:rPr>
                      <w:rFonts w:hint="eastAsia" w:ascii="Cambria Math" w:hAnsi="Cambria Math" w:cstheme="minorBidi"/>
                      <w:sz w:val="18"/>
                      <w:szCs w:val="18"/>
                      <w:lang w:eastAsia="zh-CN"/>
                    </w:rPr>
                  </m:ctrlPr>
                </m:e>
              </m:d>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Let</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goal</m:t>
                  </m:r>
                  <m:ctrlPr>
                    <w:rPr>
                      <w:rFonts w:hint="eastAsia" w:ascii="Cambria Math" w:hAnsi="Cambria Math" w:eastAsia="宋体" w:cstheme="minorBidi"/>
                      <w:kern w:val="0"/>
                      <w:sz w:val="21"/>
                      <w:szCs w:val="22"/>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A</m:t>
                  </m:r>
                  <m:ctrlPr>
                    <w:rPr>
                      <w:rFonts w:hint="eastAsia" w:ascii="Cambria Math" w:hAnsi="Cambria Math" w:eastAsia="宋体" w:cstheme="minorBidi"/>
                      <w:kern w:val="0"/>
                      <w:sz w:val="21"/>
                      <w:szCs w:val="22"/>
                      <w:lang w:eastAsia="zh-CN"/>
                    </w:rPr>
                  </m:ctrlPr>
                </m:sub>
              </m:sSub>
            </m:oMath>
            <w:r>
              <w:rPr>
                <w:rFonts w:hint="eastAsia" w:ascii="Times New Roman" w:hAnsi="Times New Roman" w:eastAsia="宋体" w:cstheme="minorBidi"/>
                <w:sz w:val="18"/>
                <w:szCs w:val="18"/>
                <w:lang w:eastAsia="zh-CN"/>
              </w:rPr>
              <w:t>、</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compete</m:t>
                  </m:r>
                  <m:ctrlPr>
                    <w:rPr>
                      <w:rFonts w:hint="eastAsia" w:ascii="Cambria Math" w:hAnsi="Cambria Math" w:eastAsia="宋体" w:cstheme="minorBidi"/>
                      <w:kern w:val="0"/>
                      <w:sz w:val="21"/>
                      <w:szCs w:val="22"/>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B</m:t>
                  </m:r>
                  <m:ctrlPr>
                    <w:rPr>
                      <w:rFonts w:hint="eastAsia" w:ascii="Cambria Math" w:hAnsi="Cambria Math" w:eastAsia="宋体" w:cstheme="minorBidi"/>
                      <w:kern w:val="0"/>
                      <w:sz w:val="21"/>
                      <w:szCs w:val="22"/>
                      <w:lang w:eastAsia="zh-CN"/>
                    </w:rPr>
                  </m:ctrlPr>
                </m:sub>
              </m:sSub>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 xml:space="preserve">Create </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oMath>
          </w:p>
          <w:p>
            <w:pPr>
              <w:snapToGrid w:val="0"/>
              <w:spacing w:line="240" w:lineRule="auto"/>
              <w:rPr>
                <w:rFonts w:ascii="Times New Roman" w:hAnsi="Times New Roman" w:eastAsia="宋体" w:cstheme="minorBidi"/>
                <w:sz w:val="18"/>
                <w:szCs w:val="18"/>
                <w:lang w:eastAsia="zh-CN"/>
              </w:rPr>
            </w:pPr>
            <m:oMath>
              <m:sSub>
                <m:sSubPr>
                  <m:ctrlPr>
                    <w:rPr>
                      <w:rFonts w:ascii="Cambria Math" w:hAnsi="Cambria Math" w:cstheme="minorBidi"/>
                      <w:i/>
                      <w:kern w:val="0"/>
                      <w:sz w:val="21"/>
                      <w:szCs w:val="22"/>
                    </w:rPr>
                  </m:ctrlPr>
                </m:sSubPr>
                <m:e>
                  <m:r>
                    <m:rPr/>
                    <w:rPr>
                      <w:rFonts w:ascii="Cambria Math" w:hAnsi="Cambria Math" w:cstheme="minorBidi"/>
                      <w:kern w:val="0"/>
                      <w:sz w:val="21"/>
                      <w:szCs w:val="22"/>
                    </w:rPr>
                    <m:t>χ</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r>
                <m:rPr/>
                <w:rPr>
                  <w:rFonts w:hint="eastAsia" w:ascii="Cambria Math" w:hAnsi="Cambria Math" w:cstheme="minorBidi"/>
                  <w:kern w:val="0"/>
                  <w:sz w:val="21"/>
                  <w:szCs w:val="22"/>
                  <w:lang w:eastAsia="zh-CN"/>
                </w:rPr>
                <m:t>=1</m:t>
              </m:r>
            </m:oMath>
            <w:r>
              <w:rPr>
                <w:rFonts w:hint="eastAsia" w:ascii="Times New Roman" w:hAnsi="Times New Roman" w:eastAsia="宋体" w:cstheme="minorBidi"/>
                <w:sz w:val="18"/>
                <w:szCs w:val="18"/>
                <w:lang w:eastAsia="zh-CN"/>
              </w:rPr>
              <w:t>；</w:t>
            </w:r>
            <m:oMath>
              <m:sSub>
                <m:sSubPr>
                  <m:ctrlPr>
                    <w:rPr>
                      <w:rFonts w:ascii="Cambria Math" w:hAnsi="Cambria Math" w:cstheme="minorBidi"/>
                      <w:i/>
                      <w:kern w:val="0"/>
                      <w:sz w:val="21"/>
                      <w:szCs w:val="22"/>
                    </w:rPr>
                  </m:ctrlPr>
                </m:sSubPr>
                <m:e>
                  <m:r>
                    <m:rPr/>
                    <w:rPr>
                      <w:rFonts w:ascii="Cambria Math" w:hAnsi="Cambria Math" w:cstheme="minorBidi"/>
                      <w:kern w:val="0"/>
                      <w:sz w:val="21"/>
                      <w:szCs w:val="22"/>
                    </w:rPr>
                    <m:t>γ</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r>
                <m:rPr/>
                <w:rPr>
                  <w:rFonts w:hint="eastAsia" w:ascii="Cambria Math" w:hAnsi="Cambria Math" w:cstheme="minorBidi"/>
                  <w:kern w:val="0"/>
                  <w:sz w:val="21"/>
                  <w:szCs w:val="22"/>
                  <w:lang w:eastAsia="zh-CN"/>
                </w:rPr>
                <m:t>=</m:t>
              </m:r>
              <m:f>
                <m:fPr>
                  <m:ctrlPr>
                    <w:rPr>
                      <w:rFonts w:hint="eastAsia" w:ascii="Cambria Math" w:hAnsi="Cambria Math" w:cstheme="minorBidi"/>
                      <w:i/>
                      <w:kern w:val="0"/>
                      <w:sz w:val="21"/>
                      <w:szCs w:val="22"/>
                      <w:lang w:eastAsia="zh-CN"/>
                    </w:rPr>
                  </m:ctrlPr>
                </m:fPr>
                <m:num>
                  <m:r>
                    <m:rPr/>
                    <w:rPr>
                      <w:rFonts w:hint="eastAsia" w:ascii="Cambria Math" w:hAnsi="Cambria Math" w:cstheme="minorBidi"/>
                      <w:kern w:val="0"/>
                      <w:sz w:val="21"/>
                      <w:szCs w:val="22"/>
                      <w:lang w:eastAsia="zh-CN"/>
                    </w:rPr>
                    <m:t>2</m:t>
                  </m:r>
                  <m:sSub>
                    <m:sSubPr>
                      <m:ctrlPr>
                        <w:rPr>
                          <w:rFonts w:hint="eastAsia" w:ascii="Cambria Math" w:hAnsi="Cambria Math" w:cstheme="minorBidi"/>
                          <w:i/>
                          <w:kern w:val="0"/>
                          <w:sz w:val="21"/>
                          <w:szCs w:val="22"/>
                          <w:lang w:eastAsia="zh-CN"/>
                        </w:rPr>
                      </m:ctrlPr>
                    </m:sSubPr>
                    <m:e>
                      <m:r>
                        <m:rPr/>
                        <w:rPr>
                          <w:rFonts w:ascii="Cambria Math" w:hAnsi="Cambria Math" w:cstheme="minorBidi"/>
                          <w:kern w:val="0"/>
                          <w:sz w:val="21"/>
                          <w:szCs w:val="22"/>
                          <w:lang w:eastAsia="zh-CN"/>
                        </w:rPr>
                        <m:t>t</m:t>
                      </m:r>
                      <m:ctrlPr>
                        <w:rPr>
                          <w:rFonts w:hint="eastAsia" w:ascii="Cambria Math" w:hAnsi="Cambria Math" w:cstheme="minorBidi"/>
                          <w:i/>
                          <w:kern w:val="0"/>
                          <w:sz w:val="21"/>
                          <w:szCs w:val="22"/>
                          <w:lang w:eastAsia="zh-CN"/>
                        </w:rPr>
                      </m:ctrlPr>
                    </m:e>
                    <m:sub>
                      <m:r>
                        <m:rPr/>
                        <w:rPr>
                          <w:rFonts w:ascii="Cambria Math" w:hAnsi="Cambria Math" w:cstheme="minorBidi"/>
                          <w:kern w:val="0"/>
                          <w:sz w:val="21"/>
                          <w:szCs w:val="22"/>
                          <w:lang w:eastAsia="zh-CN"/>
                        </w:rPr>
                        <m:t>A</m:t>
                      </m:r>
                      <m:ctrlPr>
                        <w:rPr>
                          <w:rFonts w:hint="eastAsia" w:ascii="Cambria Math" w:hAnsi="Cambria Math" w:cstheme="minorBidi"/>
                          <w:i/>
                          <w:kern w:val="0"/>
                          <w:sz w:val="21"/>
                          <w:szCs w:val="22"/>
                          <w:lang w:eastAsia="zh-CN"/>
                        </w:rPr>
                      </m:ctrlPr>
                    </m:sub>
                  </m:sSub>
                  <m:r>
                    <m:rPr/>
                    <w:rPr>
                      <w:rFonts w:ascii="Cambria Math" w:hAnsi="Cambria Math" w:cstheme="minorBidi"/>
                      <w:kern w:val="0"/>
                      <w:sz w:val="21"/>
                      <w:szCs w:val="22"/>
                      <w:lang w:eastAsia="zh-CN"/>
                    </w:rPr>
                    <m:t>−</m:t>
                  </m:r>
                  <m:sSub>
                    <m:sSubPr>
                      <m:ctrlPr>
                        <w:rPr>
                          <w:rFonts w:ascii="Cambria Math" w:hAnsi="Cambria Math" w:cstheme="minorBidi"/>
                          <w:i/>
                          <w:kern w:val="0"/>
                          <w:sz w:val="21"/>
                          <w:szCs w:val="22"/>
                          <w:lang w:eastAsia="zh-CN"/>
                        </w:rPr>
                      </m:ctrlPr>
                    </m:sSubPr>
                    <m:e>
                      <m:r>
                        <m:rPr/>
                        <w:rPr>
                          <w:rFonts w:ascii="Cambria Math" w:hAnsi="Cambria Math" w:cstheme="minorBidi"/>
                          <w:kern w:val="0"/>
                          <w:sz w:val="21"/>
                          <w:szCs w:val="22"/>
                          <w:lang w:eastAsia="zh-CN"/>
                        </w:rPr>
                        <m:t>t</m:t>
                      </m:r>
                      <m:ctrlPr>
                        <w:rPr>
                          <w:rFonts w:ascii="Cambria Math" w:hAnsi="Cambria Math" w:cstheme="minorBidi"/>
                          <w:i/>
                          <w:kern w:val="0"/>
                          <w:sz w:val="21"/>
                          <w:szCs w:val="22"/>
                          <w:lang w:eastAsia="zh-CN"/>
                        </w:rPr>
                      </m:ctrlPr>
                    </m:e>
                    <m:sub>
                      <m:r>
                        <m:rPr/>
                        <w:rPr>
                          <w:rFonts w:ascii="Cambria Math" w:hAnsi="Cambria Math" w:cstheme="minorBidi"/>
                          <w:kern w:val="0"/>
                          <w:sz w:val="21"/>
                          <w:szCs w:val="22"/>
                          <w:lang w:eastAsia="zh-CN"/>
                        </w:rPr>
                        <m:t>B</m:t>
                      </m:r>
                      <m:ctrlPr>
                        <w:rPr>
                          <w:rFonts w:ascii="Cambria Math" w:hAnsi="Cambria Math" w:cstheme="minorBidi"/>
                          <w:i/>
                          <w:kern w:val="0"/>
                          <w:sz w:val="21"/>
                          <w:szCs w:val="22"/>
                          <w:lang w:eastAsia="zh-CN"/>
                        </w:rPr>
                      </m:ctrlPr>
                    </m:sub>
                  </m:sSub>
                  <m:ctrlPr>
                    <w:rPr>
                      <w:rFonts w:hint="eastAsia" w:ascii="Cambria Math" w:hAnsi="Cambria Math" w:cstheme="minorBidi"/>
                      <w:i/>
                      <w:kern w:val="0"/>
                      <w:sz w:val="21"/>
                      <w:szCs w:val="22"/>
                      <w:lang w:eastAsia="zh-CN"/>
                    </w:rPr>
                  </m:ctrlPr>
                </m:num>
                <m:den>
                  <m:sSub>
                    <m:sSubPr>
                      <m:ctrlPr>
                        <w:rPr>
                          <w:rFonts w:hint="eastAsia" w:ascii="Cambria Math" w:hAnsi="Cambria Math" w:cstheme="minorBidi"/>
                          <w:i/>
                          <w:kern w:val="0"/>
                          <w:sz w:val="21"/>
                          <w:szCs w:val="22"/>
                          <w:lang w:eastAsia="zh-CN"/>
                        </w:rPr>
                      </m:ctrlPr>
                    </m:sSubPr>
                    <m:e>
                      <m:r>
                        <m:rPr/>
                        <w:rPr>
                          <w:rFonts w:ascii="Cambria Math" w:hAnsi="Cambria Math" w:cstheme="minorBidi"/>
                          <w:kern w:val="0"/>
                          <w:sz w:val="21"/>
                          <w:szCs w:val="22"/>
                          <w:lang w:eastAsia="zh-CN"/>
                        </w:rPr>
                        <m:t>t</m:t>
                      </m:r>
                      <m:ctrlPr>
                        <w:rPr>
                          <w:rFonts w:hint="eastAsia" w:ascii="Cambria Math" w:hAnsi="Cambria Math" w:cstheme="minorBidi"/>
                          <w:i/>
                          <w:kern w:val="0"/>
                          <w:sz w:val="21"/>
                          <w:szCs w:val="22"/>
                          <w:lang w:eastAsia="zh-CN"/>
                        </w:rPr>
                      </m:ctrlPr>
                    </m:e>
                    <m:sub>
                      <m:r>
                        <m:rPr/>
                        <w:rPr>
                          <w:rFonts w:ascii="Cambria Math" w:hAnsi="Cambria Math" w:cstheme="minorBidi"/>
                          <w:kern w:val="0"/>
                          <w:sz w:val="21"/>
                          <w:szCs w:val="22"/>
                          <w:lang w:eastAsia="zh-CN"/>
                        </w:rPr>
                        <m:t>A</m:t>
                      </m:r>
                      <m:ctrlPr>
                        <w:rPr>
                          <w:rFonts w:hint="eastAsia" w:ascii="Cambria Math" w:hAnsi="Cambria Math" w:cstheme="minorBidi"/>
                          <w:i/>
                          <w:kern w:val="0"/>
                          <w:sz w:val="21"/>
                          <w:szCs w:val="22"/>
                          <w:lang w:eastAsia="zh-CN"/>
                        </w:rPr>
                      </m:ctrlPr>
                    </m:sub>
                  </m:sSub>
                  <m:ctrlPr>
                    <w:rPr>
                      <w:rFonts w:hint="eastAsia" w:ascii="Cambria Math" w:hAnsi="Cambria Math" w:cstheme="minorBidi"/>
                      <w:i/>
                      <w:kern w:val="0"/>
                      <w:sz w:val="21"/>
                      <w:szCs w:val="22"/>
                      <w:lang w:eastAsia="zh-CN"/>
                    </w:rPr>
                  </m:ctrlPr>
                </m:den>
              </m:f>
            </m:oMath>
            <w:r>
              <w:rPr>
                <w:rFonts w:hint="eastAsia" w:ascii="Times New Roman" w:hAnsi="Times New Roman" w:eastAsia="宋体" w:cstheme="minorBidi"/>
                <w:sz w:val="18"/>
                <w:szCs w:val="18"/>
                <w:lang w:eastAsia="zh-CN"/>
              </w:rPr>
              <w:t>；</w:t>
            </w:r>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 xml:space="preserve">Let </w:t>
            </w:r>
            <m:oMath>
              <m:sSub>
                <m:sSubPr>
                  <m:ctrlPr>
                    <w:rPr>
                      <w:rFonts w:hint="eastAsia" w:ascii="Cambria Math" w:hAnsi="Cambria Math" w:eastAsia="宋体" w:cstheme="minorBidi"/>
                      <w:kern w:val="0"/>
                      <w:sz w:val="21"/>
                      <w:szCs w:val="22"/>
                      <w:lang w:eastAsia="zh-CN"/>
                    </w:rPr>
                  </m:ctrlPr>
                </m:sSubPr>
                <m:e>
                  <m:r>
                    <m:rPr>
                      <m:sty m:val="p"/>
                    </m:rPr>
                    <w:rPr>
                      <w:rFonts w:ascii="Cambria Math" w:hAnsi="Cambria Math" w:eastAsia="宋体" w:cstheme="minorBidi"/>
                      <w:kern w:val="0"/>
                      <w:sz w:val="21"/>
                      <w:szCs w:val="22"/>
                      <w:lang w:eastAsia="zh-CN"/>
                    </w:rPr>
                    <m:t>v</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r>
                <m:rPr>
                  <m:sty m:val="p"/>
                </m:rPr>
                <w:rPr>
                  <w:rFonts w:hint="eastAsia" w:ascii="Cambria Math" w:hAnsi="Cambria Math" w:eastAsia="宋体" w:cstheme="minorBidi"/>
                  <w:kern w:val="0"/>
                  <w:sz w:val="21"/>
                  <w:szCs w:val="22"/>
                  <w:lang w:eastAsia="zh-CN"/>
                </w:rPr>
                <m:t>=</m:t>
              </m:r>
              <m:sSub>
                <m:sSubPr>
                  <m:ctrlPr>
                    <w:rPr>
                      <w:rFonts w:ascii="Cambria Math" w:hAnsi="Cambria Math" w:cstheme="minorBidi"/>
                      <w:i/>
                      <w:kern w:val="0"/>
                      <w:sz w:val="21"/>
                      <w:szCs w:val="22"/>
                    </w:rPr>
                  </m:ctrlPr>
                </m:sSubPr>
                <m:e>
                  <m:r>
                    <m:rPr/>
                    <w:rPr>
                      <w:rFonts w:ascii="Cambria Math" w:hAnsi="Cambria Math" w:cstheme="minorBidi"/>
                      <w:kern w:val="0"/>
                      <w:sz w:val="21"/>
                      <w:szCs w:val="22"/>
                    </w:rPr>
                    <m:t>χ</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sSub>
                <m:sSubPr>
                  <m:ctrlPr>
                    <w:rPr>
                      <w:rFonts w:hint="eastAsia" w:ascii="Cambria Math" w:hAnsi="Cambria Math" w:eastAsia="宋体" w:cstheme="minorBidi"/>
                      <w:kern w:val="0"/>
                      <w:sz w:val="21"/>
                      <w:szCs w:val="22"/>
                      <w:lang w:eastAsia="zh-CN"/>
                    </w:rPr>
                  </m:ctrlPr>
                </m:sSubPr>
                <m:e>
                  <m:r>
                    <m:rPr>
                      <m:sty m:val="p"/>
                    </m:rPr>
                    <w:rPr>
                      <w:rFonts w:ascii="Cambria Math" w:hAnsi="Cambria Math" w:eastAsia="宋体" w:cstheme="minorBidi"/>
                      <w:kern w:val="0"/>
                      <w:sz w:val="21"/>
                      <w:szCs w:val="22"/>
                      <w:lang w:eastAsia="zh-CN"/>
                    </w:rPr>
                    <m:t>v</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goal</m:t>
                  </m:r>
                  <m:ctrlPr>
                    <w:rPr>
                      <w:rFonts w:hint="eastAsia" w:ascii="Cambria Math" w:hAnsi="Cambria Math" w:eastAsia="宋体" w:cstheme="minorBidi"/>
                      <w:kern w:val="0"/>
                      <w:sz w:val="21"/>
                      <w:szCs w:val="22"/>
                      <w:lang w:eastAsia="zh-CN"/>
                    </w:rPr>
                  </m:ctrlPr>
                </m:sub>
              </m:sSub>
            </m:oMath>
            <w:r>
              <w:rPr>
                <w:rFonts w:hint="eastAsia" w:ascii="Times New Roman" w:hAnsi="Times New Roman" w:eastAsia="宋体" w:cstheme="minorBidi"/>
                <w:sz w:val="18"/>
                <w:szCs w:val="18"/>
                <w:lang w:eastAsia="zh-CN"/>
              </w:rPr>
              <w:t>，</w:t>
            </w:r>
            <m:oMath>
              <m:sSub>
                <m:sSubPr>
                  <m:ctrlPr>
                    <w:rPr>
                      <w:rFonts w:hint="eastAsia" w:ascii="Cambria Math" w:hAnsi="Cambria Math" w:eastAsia="宋体" w:cstheme="minorBidi"/>
                      <w:kern w:val="0"/>
                      <w:sz w:val="21"/>
                      <w:szCs w:val="22"/>
                      <w:lang w:eastAsia="zh-CN"/>
                    </w:rPr>
                  </m:ctrlPr>
                </m:sSubPr>
                <m:e>
                  <m:r>
                    <m:rPr>
                      <m:sty m:val="p"/>
                    </m:rPr>
                    <w:rPr>
                      <w:rFonts w:ascii="Cambria Math" w:hAnsi="Cambria Math" w:eastAsia="宋体" w:cstheme="minorBidi"/>
                      <w:kern w:val="0"/>
                      <w:sz w:val="21"/>
                      <w:szCs w:val="22"/>
                      <w:lang w:eastAsia="zh-CN"/>
                    </w:rPr>
                    <m:t>t</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r>
                <m:rPr>
                  <m:sty m:val="p"/>
                </m:rPr>
                <w:rPr>
                  <w:rFonts w:hint="eastAsia" w:ascii="Cambria Math" w:hAnsi="Cambria Math" w:eastAsia="宋体" w:cstheme="minorBidi"/>
                  <w:kern w:val="0"/>
                  <w:sz w:val="21"/>
                  <w:szCs w:val="22"/>
                  <w:lang w:eastAsia="zh-CN"/>
                </w:rPr>
                <m:t>=</m:t>
              </m:r>
              <m:sSub>
                <m:sSubPr>
                  <m:ctrlPr>
                    <w:rPr>
                      <w:rFonts w:ascii="Cambria Math" w:hAnsi="Cambria Math" w:cstheme="minorBidi"/>
                      <w:i/>
                      <w:kern w:val="0"/>
                      <w:sz w:val="21"/>
                      <w:szCs w:val="22"/>
                    </w:rPr>
                  </m:ctrlPr>
                </m:sSubPr>
                <m:e>
                  <m:r>
                    <m:rPr/>
                    <w:rPr>
                      <w:rFonts w:ascii="Cambria Math" w:hAnsi="Cambria Math" w:cstheme="minorBidi"/>
                      <w:kern w:val="0"/>
                      <w:sz w:val="21"/>
                      <w:szCs w:val="22"/>
                    </w:rPr>
                    <m:t>γ</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sSub>
                <m:sSubPr>
                  <m:ctrlPr>
                    <w:rPr>
                      <w:rFonts w:hint="eastAsia" w:ascii="Cambria Math" w:hAnsi="Cambria Math" w:eastAsia="宋体" w:cstheme="minorBidi"/>
                      <w:kern w:val="0"/>
                      <w:sz w:val="21"/>
                      <w:szCs w:val="22"/>
                      <w:lang w:eastAsia="zh-CN"/>
                    </w:rPr>
                  </m:ctrlPr>
                </m:sSubPr>
                <m:e>
                  <m:r>
                    <m:rPr>
                      <m:sty m:val="p"/>
                    </m:rPr>
                    <w:rPr>
                      <w:rFonts w:ascii="Cambria Math" w:hAnsi="Cambria Math" w:eastAsia="宋体" w:cstheme="minorBidi"/>
                      <w:kern w:val="0"/>
                      <w:sz w:val="21"/>
                      <w:szCs w:val="22"/>
                      <w:lang w:eastAsia="zh-CN"/>
                    </w:rPr>
                    <m:t>t</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goal</m:t>
                  </m:r>
                  <m:ctrlPr>
                    <w:rPr>
                      <w:rFonts w:hint="eastAsia" w:ascii="Cambria Math" w:hAnsi="Cambria Math" w:eastAsia="宋体" w:cstheme="minorBidi"/>
                      <w:kern w:val="0"/>
                      <w:sz w:val="21"/>
                      <w:szCs w:val="22"/>
                      <w:lang w:eastAsia="zh-CN"/>
                    </w:rPr>
                  </m:ctrlPr>
                </m:sub>
              </m:sSub>
            </m:oMath>
          </w:p>
          <w:p>
            <w:pPr>
              <w:snapToGrid w:val="0"/>
              <w:spacing w:line="240" w:lineRule="auto"/>
              <w:rPr>
                <w:rFonts w:ascii="Times New Roman" w:hAnsi="Times New Roman" w:eastAsia="宋体" w:cstheme="minorBidi"/>
                <w:sz w:val="18"/>
                <w:szCs w:val="18"/>
                <w:lang w:eastAsia="zh-CN"/>
              </w:rPr>
            </w:pPr>
            <w:commentRangeStart w:id="16"/>
            <w:r>
              <w:rPr>
                <w:rFonts w:hint="eastAsia" w:ascii="Times New Roman" w:hAnsi="Times New Roman" w:eastAsia="宋体" w:cstheme="minorBidi"/>
                <w:sz w:val="18"/>
                <w:szCs w:val="18"/>
                <w:lang w:eastAsia="zh-CN"/>
              </w:rPr>
              <w:t xml:space="preserve">If </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C</m:t>
                  </m:r>
                  <m:ctrlPr>
                    <w:rPr>
                      <w:rFonts w:hint="eastAsia" w:ascii="Cambria Math" w:hAnsi="Cambria Math" w:eastAsia="宋体" w:cstheme="minorBidi"/>
                      <w:kern w:val="0"/>
                      <w:sz w:val="21"/>
                      <w:szCs w:val="22"/>
                      <w:lang w:eastAsia="zh-CN"/>
                    </w:rPr>
                  </m:ctrlPr>
                </m:sub>
              </m:sSub>
              <m:r>
                <m:rPr>
                  <m:sty m:val="p"/>
                </m:rPr>
                <w:rPr>
                  <w:rFonts w:ascii="Cambria Math" w:hAnsi="Cambria Math" w:cstheme="minorBidi"/>
                  <w:kern w:val="0"/>
                  <w:sz w:val="21"/>
                  <w:szCs w:val="22"/>
                </w:rPr>
                <m:t>≠∅</m:t>
              </m:r>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 xml:space="preserve">  </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C</m:t>
                  </m:r>
                  <m:ctrlPr>
                    <w:rPr>
                      <w:rFonts w:hint="eastAsia" w:ascii="Cambria Math" w:hAnsi="Cambria Math" w:eastAsia="宋体" w:cstheme="minorBidi"/>
                      <w:kern w:val="0"/>
                      <w:sz w:val="21"/>
                      <w:szCs w:val="22"/>
                      <w:lang w:eastAsia="zh-CN"/>
                    </w:rPr>
                  </m:ctrlPr>
                </m:sub>
              </m:sSub>
            </m:oMath>
            <w:r>
              <w:rPr>
                <w:rFonts w:hint="eastAsia" w:hAnsi="Cambria Math" w:eastAsia="宋体" w:asciiTheme="minorHAnsi" w:cstheme="minorBidi"/>
                <w:kern w:val="0"/>
                <w:sz w:val="21"/>
                <w:szCs w:val="22"/>
                <w:lang w:eastAsia="zh-CN"/>
              </w:rPr>
              <w:t>=</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 xml:space="preserve">Else add task </w:t>
            </w:r>
            <m:oMath>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oMath>
            <w:r>
              <w:rPr>
                <w:rFonts w:hint="eastAsia" w:ascii="Times New Roman" w:hAnsi="Times New Roman" w:eastAsia="宋体" w:cstheme="minorBidi"/>
                <w:sz w:val="18"/>
                <w:szCs w:val="18"/>
                <w:lang w:eastAsia="zh-CN"/>
              </w:rPr>
              <w:t xml:space="preserve"> to </w:t>
            </w:r>
            <m:oMath>
              <m:r>
                <m:rPr>
                  <m:sty m:val="p"/>
                </m:rPr>
                <w:rPr>
                  <w:rFonts w:ascii="Cambria Math" w:hAnsi="Cambria Math" w:cstheme="minorBidi"/>
                  <w:sz w:val="18"/>
                  <w:szCs w:val="18"/>
                </w:rPr>
                <m:t>Γ</m:t>
              </m:r>
              <w:commentRangeEnd w:id="16"/>
              <m:r>
                <m:rPr>
                  <m:sty m:val="p"/>
                </m:rPr>
                <w:rPr>
                  <w:szCs w:val="22"/>
                </w:rPr>
                <w:commentReference w:id="16"/>
              </m:r>
            </m:oMath>
          </w:p>
          <w:p>
            <w:pPr>
              <w:snapToGrid w:val="0"/>
              <w:spacing w:line="240" w:lineRule="auto"/>
              <w:rPr>
                <w:rFonts w:ascii="Times New Roman" w:hAnsi="Times New Roman" w:eastAsia="宋体" w:cstheme="minorBidi"/>
                <w:sz w:val="18"/>
                <w:szCs w:val="18"/>
                <w:lang w:eastAsia="zh-CN"/>
              </w:rPr>
            </w:pPr>
            <w:r>
              <w:rPr>
                <w:rFonts w:hint="eastAsia" w:ascii="Times New Roman" w:hAnsi="Times New Roman" w:eastAsia="宋体" w:cstheme="minorBidi"/>
                <w:sz w:val="18"/>
                <w:szCs w:val="18"/>
                <w:lang w:eastAsia="zh-CN"/>
              </w:rPr>
              <w:t>Output：</w:t>
            </w:r>
            <m:oMath>
              <m:r>
                <m:rPr>
                  <m:sty m:val="p"/>
                </m:rPr>
                <w:rPr>
                  <w:rFonts w:ascii="Cambria Math" w:hAnsi="Cambria Math" w:cstheme="minorBidi"/>
                  <w:sz w:val="18"/>
                  <w:szCs w:val="18"/>
                </w:rPr>
                <m:t>Γ</m:t>
              </m:r>
              <m:r>
                <m:rPr>
                  <m:sty m:val="p"/>
                </m:rPr>
                <w:rPr>
                  <w:rFonts w:hint="eastAsia" w:ascii="Cambria Math" w:hAnsi="Cambria Math" w:cstheme="minorBidi"/>
                  <w:sz w:val="18"/>
                  <w:szCs w:val="18"/>
                  <w:lang w:eastAsia="zh-CN"/>
                </w:rPr>
                <m:t>=</m:t>
              </m:r>
              <m:d>
                <m:dPr>
                  <m:begChr m:val="{"/>
                  <m:endChr m:val="}"/>
                  <m:ctrlPr>
                    <w:rPr>
                      <w:rFonts w:hint="eastAsia" w:ascii="Cambria Math" w:hAnsi="Cambria Math" w:cstheme="minorBidi"/>
                      <w:sz w:val="18"/>
                      <w:szCs w:val="18"/>
                      <w:lang w:eastAsia="zh-CN"/>
                    </w:rPr>
                  </m:ctrlPr>
                </m:dPr>
                <m:e>
                  <m:sSub>
                    <m:sSubPr>
                      <m:ctrlPr>
                        <w:rPr>
                          <w:rFonts w:ascii="Cambria Math" w:hAnsi="Cambria Math" w:eastAsia="宋体" w:cstheme="minorBidi"/>
                          <w:kern w:val="0"/>
                          <w:sz w:val="21"/>
                          <w:szCs w:val="24"/>
                          <w:lang w:eastAsia="zh-CN"/>
                        </w:rPr>
                      </m:ctrlPr>
                    </m:sSubPr>
                    <m:e>
                      <m:r>
                        <m:rPr>
                          <m:sty m:val="p"/>
                        </m:rPr>
                        <w:rPr>
                          <w:rFonts w:ascii="Cambria Math" w:hAnsi="Cambria Math" w:cstheme="minorBidi"/>
                          <w:kern w:val="0"/>
                          <w:sz w:val="21"/>
                          <w:szCs w:val="24"/>
                        </w:rPr>
                        <m:t>τ</m:t>
                      </m:r>
                      <m:ctrlPr>
                        <w:rPr>
                          <w:rFonts w:ascii="Cambria Math" w:hAnsi="Cambria Math" w:eastAsia="宋体" w:cstheme="minorBidi"/>
                          <w:kern w:val="0"/>
                          <w:sz w:val="21"/>
                          <w:szCs w:val="24"/>
                          <w:lang w:eastAsia="zh-CN"/>
                        </w:rPr>
                      </m:ctrlPr>
                    </m:e>
                    <m:sub>
                      <m:r>
                        <m:rPr>
                          <m:sty m:val="p"/>
                        </m:rPr>
                        <w:rPr>
                          <w:rFonts w:ascii="Cambria Math" w:hAnsi="Cambria Math" w:eastAsia="宋体" w:cstheme="minorBidi"/>
                          <w:kern w:val="0"/>
                          <w:sz w:val="21"/>
                          <w:szCs w:val="24"/>
                          <w:lang w:eastAsia="zh-CN"/>
                        </w:rPr>
                        <m:t>goal</m:t>
                      </m:r>
                      <m:ctrlPr>
                        <w:rPr>
                          <w:rFonts w:ascii="Cambria Math" w:hAnsi="Cambria Math" w:eastAsia="宋体" w:cstheme="minorBidi"/>
                          <w:kern w:val="0"/>
                          <w:sz w:val="21"/>
                          <w:szCs w:val="24"/>
                          <w:lang w:eastAsia="zh-CN"/>
                        </w:rPr>
                      </m:ctrlPr>
                    </m:sub>
                  </m:sSub>
                  <m:r>
                    <m:rPr>
                      <m:sty m:val="p"/>
                    </m:rPr>
                    <w:rPr>
                      <w:rFonts w:ascii="Cambria Math" w:hAnsi="Cambria Math" w:eastAsia="宋体" w:cstheme="minorBidi"/>
                      <w:kern w:val="0"/>
                      <w:sz w:val="21"/>
                      <w:szCs w:val="22"/>
                      <w:lang w:eastAsia="zh-CN"/>
                    </w:rPr>
                    <m:t>,</m:t>
                  </m:r>
                  <m:sSub>
                    <m:sSubPr>
                      <m:ctrlPr>
                        <w:rPr>
                          <w:rFonts w:ascii="Cambria Math" w:hAnsi="Cambria Math" w:eastAsia="宋体" w:cstheme="minorBidi"/>
                          <w:kern w:val="0"/>
                          <w:sz w:val="21"/>
                          <w:szCs w:val="24"/>
                          <w:lang w:eastAsia="zh-CN"/>
                        </w:rPr>
                      </m:ctrlPr>
                    </m:sSubPr>
                    <m:e>
                      <m:r>
                        <m:rPr>
                          <m:sty m:val="p"/>
                        </m:rPr>
                        <w:rPr>
                          <w:rFonts w:ascii="Cambria Math" w:hAnsi="Cambria Math" w:cstheme="minorBidi"/>
                          <w:kern w:val="0"/>
                          <w:sz w:val="21"/>
                          <w:szCs w:val="24"/>
                        </w:rPr>
                        <m:t>τ</m:t>
                      </m:r>
                      <m:ctrlPr>
                        <w:rPr>
                          <w:rFonts w:ascii="Cambria Math" w:hAnsi="Cambria Math" w:eastAsia="宋体" w:cstheme="minorBidi"/>
                          <w:kern w:val="0"/>
                          <w:sz w:val="21"/>
                          <w:szCs w:val="24"/>
                          <w:lang w:eastAsia="zh-CN"/>
                        </w:rPr>
                      </m:ctrlPr>
                    </m:e>
                    <m:sub>
                      <m:r>
                        <m:rPr>
                          <m:sty m:val="p"/>
                        </m:rPr>
                        <w:rPr>
                          <w:rFonts w:ascii="Cambria Math" w:hAnsi="Cambria Math" w:eastAsia="宋体" w:cstheme="minorBidi"/>
                          <w:kern w:val="0"/>
                          <w:sz w:val="21"/>
                          <w:szCs w:val="24"/>
                          <w:lang w:eastAsia="zh-CN"/>
                        </w:rPr>
                        <m:t>compete</m:t>
                      </m:r>
                      <m:ctrlPr>
                        <w:rPr>
                          <w:rFonts w:ascii="Cambria Math" w:hAnsi="Cambria Math" w:eastAsia="宋体" w:cstheme="minorBidi"/>
                          <w:kern w:val="0"/>
                          <w:sz w:val="21"/>
                          <w:szCs w:val="24"/>
                          <w:lang w:eastAsia="zh-CN"/>
                        </w:rPr>
                      </m:ctrlPr>
                    </m:sub>
                  </m:sSub>
                  <m:r>
                    <m:rPr>
                      <m:sty m:val="p"/>
                    </m:rPr>
                    <w:rPr>
                      <w:rFonts w:ascii="Cambria Math" w:hAnsi="Cambria Math" w:eastAsia="宋体" w:cstheme="minorBidi"/>
                      <w:kern w:val="0"/>
                      <w:sz w:val="21"/>
                      <w:szCs w:val="22"/>
                      <w:lang w:eastAsia="zh-CN"/>
                    </w:rPr>
                    <m:t>,</m:t>
                  </m:r>
                  <m:sSub>
                    <m:sSubPr>
                      <m:ctrlPr>
                        <w:rPr>
                          <w:rFonts w:hint="eastAsia" w:ascii="Cambria Math" w:hAnsi="Cambria Math" w:eastAsia="宋体" w:cstheme="minorBidi"/>
                          <w:kern w:val="0"/>
                          <w:sz w:val="21"/>
                          <w:szCs w:val="22"/>
                          <w:lang w:eastAsia="zh-CN"/>
                        </w:rPr>
                      </m:ctrlPr>
                    </m:sSubPr>
                    <m:e>
                      <m:r>
                        <m:rPr>
                          <m:sty m:val="p"/>
                        </m:rPr>
                        <w:rPr>
                          <w:rFonts w:hint="eastAsia" w:ascii="Cambria Math" w:hAnsi="Cambria Math" w:eastAsia="宋体" w:cstheme="minorBidi"/>
                          <w:kern w:val="0"/>
                          <w:sz w:val="21"/>
                          <w:szCs w:val="22"/>
                        </w:rPr>
                        <m:t>τ</m:t>
                      </m:r>
                      <m:ctrlPr>
                        <w:rPr>
                          <w:rFonts w:hint="eastAsia" w:ascii="Cambria Math" w:hAnsi="Cambria Math" w:eastAsia="宋体" w:cstheme="minorBidi"/>
                          <w:kern w:val="0"/>
                          <w:sz w:val="21"/>
                          <w:szCs w:val="22"/>
                          <w:lang w:eastAsia="zh-CN"/>
                        </w:rPr>
                      </m:ctrlPr>
                    </m:e>
                    <m:sub>
                      <m:r>
                        <m:rPr>
                          <m:sty m:val="p"/>
                        </m:rPr>
                        <w:rPr>
                          <w:rFonts w:ascii="Cambria Math" w:hAnsi="Cambria Math" w:eastAsia="宋体" w:cstheme="minorBidi"/>
                          <w:kern w:val="0"/>
                          <w:sz w:val="21"/>
                          <w:szCs w:val="22"/>
                          <w:lang w:eastAsia="zh-CN"/>
                        </w:rPr>
                        <m:t>decoy</m:t>
                      </m:r>
                      <m:ctrlPr>
                        <w:rPr>
                          <w:rFonts w:hint="eastAsia" w:ascii="Cambria Math" w:hAnsi="Cambria Math" w:eastAsia="宋体" w:cstheme="minorBidi"/>
                          <w:kern w:val="0"/>
                          <w:sz w:val="21"/>
                          <w:szCs w:val="22"/>
                          <w:lang w:eastAsia="zh-CN"/>
                        </w:rPr>
                      </m:ctrlPr>
                    </m:sub>
                  </m:sSub>
                  <m:ctrlPr>
                    <w:rPr>
                      <w:rFonts w:hint="eastAsia" w:ascii="Cambria Math" w:hAnsi="Cambria Math" w:cstheme="minorBidi"/>
                      <w:sz w:val="18"/>
                      <w:szCs w:val="18"/>
                      <w:lang w:eastAsia="zh-CN"/>
                    </w:rPr>
                  </m:ctrlPr>
                </m:e>
              </m:d>
            </m:oMath>
          </w:p>
        </w:tc>
      </w:tr>
    </w:tbl>
    <w:p>
      <w:pPr>
        <w:spacing w:line="240" w:lineRule="auto"/>
        <w:ind w:firstLine="360" w:firstLineChars="200"/>
        <w:jc w:val="left"/>
        <w:rPr>
          <w:sz w:val="18"/>
          <w:szCs w:val="18"/>
          <w:lang w:eastAsia="zh-CN"/>
        </w:rPr>
      </w:pPr>
    </w:p>
    <w:p>
      <w:pPr>
        <w:spacing w:line="240" w:lineRule="auto"/>
        <w:ind w:firstLine="360" w:firstLineChars="200"/>
        <w:jc w:val="left"/>
        <w:rPr>
          <w:sz w:val="18"/>
          <w:szCs w:val="18"/>
          <w:lang w:eastAsia="zh-CN"/>
        </w:rPr>
      </w:pPr>
      <w:r>
        <w:rPr>
          <w:rFonts w:hint="eastAsia"/>
          <w:sz w:val="18"/>
          <w:szCs w:val="18"/>
          <w:lang w:eastAsia="zh-CN"/>
        </w:rPr>
        <w:t>算法3-2首先根据任务属性情况，计算出取得最大诱饵效果的时间诱饵因子值和报酬诱饵因子值，然后按照该值设计诱饵任务（2-4行）。最后将诱饵任务加入原任务集中以三类任务的形式统一发布（5-8行）。</w:t>
      </w:r>
    </w:p>
    <w:p>
      <w:pPr>
        <w:rPr>
          <w:rFonts w:hint="default"/>
          <w:b/>
          <w:bCs/>
          <w:sz w:val="18"/>
          <w:szCs w:val="18"/>
          <w:lang w:val="en-US" w:eastAsia="zh-CN"/>
        </w:rPr>
      </w:pPr>
      <w:bookmarkStart w:id="8" w:name="_Toc41295620"/>
      <w:bookmarkStart w:id="9" w:name="_Toc41592329"/>
      <w:r>
        <w:rPr>
          <w:rFonts w:hint="eastAsia"/>
          <w:b/>
          <w:bCs/>
          <w:sz w:val="18"/>
          <w:szCs w:val="18"/>
          <w:lang w:eastAsia="zh-CN"/>
        </w:rPr>
        <w:t>3.</w:t>
      </w:r>
      <w:r>
        <w:rPr>
          <w:rFonts w:hint="eastAsia"/>
          <w:b/>
          <w:bCs/>
          <w:sz w:val="18"/>
          <w:szCs w:val="18"/>
          <w:lang w:val="en-US" w:eastAsia="zh-CN"/>
        </w:rPr>
        <w:t>2</w:t>
      </w:r>
      <w:r>
        <w:rPr>
          <w:rFonts w:hint="eastAsia"/>
          <w:b/>
          <w:bCs/>
          <w:sz w:val="18"/>
          <w:szCs w:val="18"/>
          <w:lang w:eastAsia="zh-CN"/>
        </w:rPr>
        <w:t>.</w:t>
      </w:r>
      <w:r>
        <w:rPr>
          <w:rFonts w:hint="eastAsia"/>
          <w:b/>
          <w:bCs/>
          <w:sz w:val="18"/>
          <w:szCs w:val="18"/>
          <w:lang w:val="en-US" w:eastAsia="zh-CN"/>
        </w:rPr>
        <w:t>4</w:t>
      </w:r>
      <w:r>
        <w:rPr>
          <w:rFonts w:hint="eastAsia"/>
          <w:b/>
          <w:bCs/>
          <w:sz w:val="18"/>
          <w:szCs w:val="18"/>
          <w:lang w:eastAsia="zh-CN"/>
        </w:rPr>
        <w:t xml:space="preserve"> </w:t>
      </w:r>
      <w:bookmarkEnd w:id="8"/>
      <w:bookmarkEnd w:id="9"/>
      <w:r>
        <w:rPr>
          <w:rFonts w:hint="eastAsia"/>
          <w:b/>
          <w:bCs/>
          <w:sz w:val="18"/>
          <w:szCs w:val="18"/>
          <w:lang w:val="en-US" w:eastAsia="zh-CN"/>
        </w:rPr>
        <w:t>DIM的一个例子</w:t>
      </w:r>
    </w:p>
    <w:p>
      <w:pPr>
        <w:spacing w:line="240" w:lineRule="auto"/>
        <w:ind w:firstLine="360" w:firstLineChars="200"/>
        <w:jc w:val="left"/>
        <w:rPr>
          <w:rFonts w:hint="default"/>
          <w:sz w:val="18"/>
          <w:szCs w:val="18"/>
          <w:lang w:val="en-US" w:eastAsia="zh-CN"/>
        </w:rPr>
      </w:pPr>
      <w:r>
        <w:rPr>
          <w:rFonts w:hint="eastAsia"/>
          <w:sz w:val="18"/>
          <w:szCs w:val="18"/>
          <w:lang w:val="en-US" w:eastAsia="zh-CN"/>
        </w:rPr>
        <w:t>为了更清晰地描述DIM，我们举例说明加入诱饵前后的激励机制比较，并通过</w:t>
      </w:r>
      <w:r>
        <w:rPr>
          <w:rFonts w:hint="eastAsia"/>
          <w:sz w:val="18"/>
          <w:szCs w:val="18"/>
          <w:lang w:eastAsia="zh-CN"/>
        </w:rPr>
        <w:t>引理3-2在理论上证明了DIM发布机制下，目标任务被选总数会得到提升。</w:t>
      </w:r>
    </w:p>
    <w:p>
      <w:pPr>
        <w:spacing w:line="240" w:lineRule="auto"/>
        <w:ind w:firstLine="360" w:firstLineChars="200"/>
        <w:jc w:val="left"/>
        <w:rPr>
          <w:rFonts w:hint="eastAsia"/>
          <w:sz w:val="18"/>
          <w:szCs w:val="18"/>
          <w:lang w:eastAsia="zh-CN"/>
        </w:rPr>
      </w:pPr>
      <w:r>
        <w:rPr>
          <w:rFonts w:hint="eastAsia"/>
          <w:sz w:val="18"/>
          <w:szCs w:val="18"/>
          <w:lang w:eastAsia="zh-CN"/>
        </w:rPr>
        <w:t>在本模型中，备选任务只有报酬和时间成本两属性，故本模型中只考虑雾节点的报酬偏好和时间成本偏好。定义雾节点的报酬偏好系数</w:t>
      </w:r>
      <m:oMath>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ascii="Cambria Math" w:hAnsi="Cambria Math"/>
            <w:sz w:val="18"/>
            <w:szCs w:val="18"/>
          </w:rPr>
          <m:t>∈</m:t>
        </m:r>
        <m:r>
          <m:rPr/>
          <w:rPr>
            <w:rFonts w:hint="default" w:ascii="Cambria Math" w:hAnsi="Cambria Math"/>
            <w:sz w:val="18"/>
            <w:szCs w:val="18"/>
            <w:lang w:val="en-US" w:eastAsia="zh-CN"/>
          </w:rPr>
          <m:t>[0,1]</m:t>
        </m:r>
      </m:oMath>
      <w:r>
        <w:rPr>
          <w:rFonts w:hint="eastAsia"/>
          <w:sz w:val="18"/>
          <w:szCs w:val="18"/>
          <w:lang w:eastAsia="zh-CN"/>
        </w:rPr>
        <w:t>，则雾节点的时间成本偏好系数为</w:t>
      </w:r>
      <m:oMath>
        <m:r>
          <m:rPr>
            <m:sty m:val="p"/>
          </m:rPr>
          <w:rPr>
            <w:rFonts w:hint="default" w:ascii="Cambria Math" w:hAnsi="Cambria Math" w:cs="Times New Roman"/>
            <w:kern w:val="16"/>
            <w:sz w:val="18"/>
            <w:szCs w:val="18"/>
            <w:lang w:val="en-US" w:eastAsia="zh-CN" w:bidi="ar-SA"/>
          </w:rPr>
          <m:t>1−</m:t>
        </m:r>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oMath>
      <w:r>
        <w:rPr>
          <w:rFonts w:hint="eastAsia"/>
          <w:sz w:val="18"/>
          <w:szCs w:val="18"/>
          <w:lang w:eastAsia="zh-CN"/>
        </w:rPr>
        <w:t>。</w:t>
      </w:r>
      <w:commentRangeStart w:id="17"/>
      <m:oMath>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hint="default" w:ascii="Cambria Math" w:hAnsi="Cambria Math"/>
            <w:sz w:val="18"/>
            <w:szCs w:val="18"/>
            <w:lang w:val="en-US" w:eastAsia="zh-CN"/>
          </w:rPr>
          <m:t>&gt;0</m:t>
        </m:r>
        <m:r>
          <m:rPr/>
          <w:rPr>
            <w:rFonts w:hint="eastAsia" w:ascii="Cambria Math" w:hAnsi="Cambria Math"/>
            <w:sz w:val="18"/>
            <w:szCs w:val="18"/>
            <w:lang w:val="en-US" w:eastAsia="zh-CN"/>
          </w:rPr>
          <m:t>.</m:t>
        </m:r>
        <m:r>
          <m:rPr/>
          <w:rPr>
            <w:rFonts w:hint="default" w:ascii="Cambria Math" w:hAnsi="Cambria Math"/>
            <w:sz w:val="18"/>
            <w:szCs w:val="18"/>
            <w:lang w:val="en-US" w:eastAsia="zh-CN"/>
          </w:rPr>
          <m:t>5</m:t>
        </m:r>
      </m:oMath>
      <w:r>
        <w:rPr>
          <w:rFonts w:hint="eastAsia"/>
          <w:sz w:val="18"/>
          <w:szCs w:val="18"/>
          <w:lang w:eastAsia="zh-CN"/>
        </w:rPr>
        <w:t>为报酬偏好用户；</w:t>
      </w:r>
      <m:oMath>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hint="default" w:ascii="Cambria Math" w:hAnsi="Cambria Math"/>
            <w:sz w:val="18"/>
            <w:szCs w:val="18"/>
            <w:lang w:val="en-US" w:eastAsia="zh-CN"/>
          </w:rPr>
          <m:t>&lt;0.5</m:t>
        </m:r>
      </m:oMath>
      <w:r>
        <w:rPr>
          <w:rFonts w:hint="eastAsia"/>
          <w:sz w:val="18"/>
          <w:szCs w:val="18"/>
          <w:lang w:eastAsia="zh-CN"/>
        </w:rPr>
        <w:t>为成本偏好用户；</w:t>
      </w:r>
      <m:oMath>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hint="default" w:ascii="Cambria Math" w:hAnsi="Cambria Math"/>
            <w:sz w:val="18"/>
            <w:szCs w:val="18"/>
            <w:lang w:val="en-US" w:eastAsia="zh-CN"/>
          </w:rPr>
          <m:t>=0.5</m:t>
        </m:r>
      </m:oMath>
      <w:r>
        <w:rPr>
          <w:rFonts w:hint="eastAsia"/>
          <w:sz w:val="18"/>
          <w:szCs w:val="18"/>
          <w:lang w:eastAsia="zh-CN"/>
        </w:rPr>
        <w:t>为无偏好用户。</w:t>
      </w:r>
      <w:commentRangeEnd w:id="17"/>
      <w:r>
        <w:commentReference w:id="17"/>
      </w:r>
      <w:r>
        <w:rPr>
          <w:rFonts w:hint="eastAsia"/>
          <w:sz w:val="18"/>
          <w:szCs w:val="18"/>
          <w:lang w:val="en-US" w:eastAsia="zh-CN"/>
        </w:rPr>
        <w:t>构造雾节点的偏好</w:t>
      </w:r>
      <w:r>
        <w:rPr>
          <w:rFonts w:hint="eastAsia"/>
          <w:sz w:val="18"/>
          <w:szCs w:val="18"/>
          <w:lang w:eastAsia="zh-CN"/>
        </w:rPr>
        <w:t>函数如公式（</w:t>
      </w:r>
      <w:r>
        <w:rPr>
          <w:rFonts w:hint="eastAsia"/>
          <w:sz w:val="18"/>
          <w:szCs w:val="18"/>
          <w:lang w:val="en-US" w:eastAsia="zh-CN"/>
        </w:rPr>
        <w:t>14</w:t>
      </w:r>
      <w:r>
        <w:rPr>
          <w:rFonts w:hint="eastAsia"/>
          <w:sz w:val="18"/>
          <w:szCs w:val="18"/>
          <w:lang w:eastAsia="zh-CN"/>
        </w:rPr>
        <w:t>）所示：</w:t>
      </w:r>
    </w:p>
    <w:p>
      <w:pPr>
        <w:spacing w:line="240" w:lineRule="auto"/>
        <w:ind w:firstLine="360" w:firstLineChars="200"/>
        <w:jc w:val="left"/>
        <w:rPr>
          <w:sz w:val="18"/>
          <w:szCs w:val="18"/>
          <w:lang w:eastAsia="zh-CN"/>
        </w:rPr>
      </w:pPr>
      <m:oMath>
        <m:sSub>
          <m:sSubPr>
            <m:ctrlPr>
              <w:rPr>
                <w:rFonts w:ascii="Cambria Math" w:hAnsi="Cambria Math"/>
                <w:i/>
                <w:sz w:val="18"/>
                <w:szCs w:val="18"/>
              </w:rPr>
            </m:ctrlPr>
          </m:sSub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i,tt</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sSub>
          <m:sSubPr>
            <m:ctrlPr>
              <w:rPr>
                <w:rFonts w:ascii="Cambria Math" w:hAnsi="Cambria Math"/>
                <w:i/>
                <w:sz w:val="18"/>
                <w:szCs w:val="18"/>
              </w:rPr>
            </m:ctrlPr>
          </m:sSubPr>
          <m:e>
            <m:r>
              <m:rPr/>
              <w:rPr>
                <w:rFonts w:hint="default" w:ascii="Cambria Math" w:hAnsi="Cambria Math"/>
                <w:sz w:val="18"/>
                <w:szCs w:val="18"/>
                <w:lang w:val="en-US" w:eastAsia="zh-CN"/>
              </w:rPr>
              <m:t>P</m:t>
            </m:r>
            <m:ctrlPr>
              <w:rPr>
                <w:rFonts w:ascii="Cambria Math" w:hAnsi="Cambria Math"/>
                <w:i/>
                <w:sz w:val="18"/>
                <w:szCs w:val="18"/>
              </w:rPr>
            </m:ctrlPr>
          </m:e>
          <m:sub>
            <m:r>
              <m:rPr/>
              <w:rPr>
                <w:rFonts w:hint="default" w:ascii="Cambria Math" w:hAnsi="Cambria Math"/>
                <w:sz w:val="18"/>
                <w:szCs w:val="18"/>
                <w:lang w:val="en-US" w:eastAsia="zh-CN"/>
              </w:rPr>
              <m:t>tt</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)+(1−</m:t>
        </m:r>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oMath>
      <w:r>
        <w:rPr>
          <w:rFonts w:hint="eastAsia"/>
          <w:sz w:val="18"/>
          <w:szCs w:val="18"/>
          <w:lang w:eastAsia="zh-CN"/>
        </w:rPr>
        <w:tab/>
      </w:r>
      <w:r>
        <w:rPr>
          <w:rFonts w:hint="eastAsia"/>
          <w:sz w:val="18"/>
          <w:szCs w:val="18"/>
          <w:lang w:eastAsia="zh-CN"/>
        </w:rPr>
        <w:t>（</w:t>
      </w:r>
      <w:r>
        <w:rPr>
          <w:rFonts w:hint="eastAsia"/>
          <w:sz w:val="18"/>
          <w:szCs w:val="18"/>
          <w:lang w:val="en-US" w:eastAsia="zh-CN"/>
        </w:rPr>
        <w:t>14</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其中</w:t>
      </w:r>
      <m:oMath>
        <m:sSub>
          <m:sSubPr>
            <m:ctrlPr>
              <w:rPr>
                <w:rFonts w:ascii="Cambria Math" w:hAnsi="Cambria Math"/>
                <w:i/>
                <w:sz w:val="18"/>
                <w:szCs w:val="18"/>
              </w:rPr>
            </m:ctrlPr>
          </m:sSub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i,tt</m:t>
            </m:r>
            <m:ctrlPr>
              <w:rPr>
                <w:rFonts w:ascii="Cambria Math" w:hAnsi="Cambria Math"/>
                <w:i/>
                <w:sz w:val="18"/>
                <w:szCs w:val="18"/>
              </w:rPr>
            </m:ctrlPr>
          </m:sub>
        </m:sSub>
      </m:oMath>
      <w:r>
        <w:rPr>
          <w:rFonts w:hint="eastAsia"/>
          <w:sz w:val="18"/>
          <w:szCs w:val="18"/>
          <w:lang w:eastAsia="zh-CN"/>
        </w:rPr>
        <w:t>表示雾节点</w:t>
      </w:r>
      <w:r>
        <w:rPr>
          <w:rFonts w:hint="eastAsia"/>
          <w:sz w:val="18"/>
          <w:szCs w:val="18"/>
          <w:lang w:val="en-US" w:eastAsia="zh-CN"/>
        </w:rPr>
        <w:t>i</w:t>
      </w:r>
      <w:r>
        <w:rPr>
          <w:rFonts w:hint="eastAsia"/>
          <w:sz w:val="18"/>
          <w:szCs w:val="18"/>
          <w:lang w:eastAsia="zh-CN"/>
        </w:rPr>
        <w:t>对</w:t>
      </w:r>
      <w:r>
        <w:rPr>
          <w:rFonts w:hint="eastAsia"/>
          <w:sz w:val="18"/>
          <w:szCs w:val="18"/>
          <w:lang w:val="en-US" w:eastAsia="zh-CN"/>
        </w:rPr>
        <w:t>tt</w:t>
      </w:r>
      <w:r>
        <w:rPr>
          <w:rFonts w:hint="eastAsia"/>
          <w:sz w:val="18"/>
          <w:szCs w:val="18"/>
          <w:lang w:eastAsia="zh-CN"/>
        </w:rPr>
        <w:t>类任务</w:t>
      </w:r>
      <w:r>
        <w:rPr>
          <w:rFonts w:hint="eastAsia"/>
          <w:sz w:val="18"/>
          <w:szCs w:val="18"/>
          <w:lang w:val="en-US" w:eastAsia="zh-CN"/>
        </w:rPr>
        <w:t>(</w:t>
      </w:r>
      <m:oMath>
        <m:r>
          <m:rPr>
            <m:sty m:val="p"/>
          </m:rPr>
          <w:rPr>
            <w:rFonts w:hint="default" w:ascii="Cambria Math" w:hAnsi="Cambria Math" w:cs="Times New Roman"/>
            <w:kern w:val="16"/>
            <w:sz w:val="18"/>
            <w:szCs w:val="18"/>
            <w:lang w:val="en-US" w:eastAsia="zh-CN" w:bidi="ar-SA"/>
          </w:rPr>
          <m:t>tt</m:t>
        </m:r>
        <m:r>
          <m:rPr>
            <m:sty m:val="p"/>
          </m:rPr>
          <w:rPr>
            <w:rFonts w:ascii="Cambria Math" w:hAnsi="Cambria Math" w:cs="Times New Roman"/>
            <w:kern w:val="16"/>
            <w:sz w:val="18"/>
            <w:szCs w:val="18"/>
            <w:lang w:val="en-US" w:bidi="ar-SA"/>
          </w:rPr>
          <m:t>∈</m:t>
        </m:r>
        <m:r>
          <m:rPr>
            <m:sty m:val="p"/>
          </m:rPr>
          <w:rPr>
            <w:rFonts w:hint="default" w:ascii="Cambria Math" w:hAnsi="Cambria Math" w:cs="Times New Roman"/>
            <w:kern w:val="16"/>
            <w:sz w:val="18"/>
            <w:szCs w:val="18"/>
            <w:lang w:val="en-US" w:eastAsia="zh-CN" w:bidi="ar-SA"/>
          </w:rPr>
          <m:t>{A,B}</m:t>
        </m:r>
      </m:oMath>
      <w:r>
        <w:rPr>
          <w:rFonts w:hint="eastAsia"/>
          <w:sz w:val="18"/>
          <w:szCs w:val="18"/>
          <w:lang w:val="en-US" w:eastAsia="zh-CN"/>
        </w:rPr>
        <w:t>)</w:t>
      </w:r>
      <w:r>
        <w:rPr>
          <w:rFonts w:hint="eastAsia"/>
          <w:sz w:val="18"/>
          <w:szCs w:val="18"/>
          <w:lang w:eastAsia="zh-CN"/>
        </w:rPr>
        <w:t>的偏好值，任务报酬吸引力值</w:t>
      </w:r>
      <m:oMath>
        <m:sSub>
          <m:sSubPr>
            <m:ctrlPr>
              <w:rPr>
                <w:rFonts w:ascii="Cambria Math" w:hAnsi="Cambria Math"/>
                <w:i/>
                <w:sz w:val="18"/>
                <w:szCs w:val="18"/>
              </w:rPr>
            </m:ctrlPr>
          </m:sSubPr>
          <m:e>
            <m:r>
              <m:rPr/>
              <w:rPr>
                <w:rFonts w:hint="default" w:ascii="Cambria Math" w:hAnsi="Cambria Math"/>
                <w:sz w:val="18"/>
                <w:szCs w:val="18"/>
                <w:lang w:val="en-US" w:eastAsia="zh-CN"/>
              </w:rPr>
              <m:t>P</m:t>
            </m:r>
            <m:ctrlPr>
              <w:rPr>
                <w:rFonts w:ascii="Cambria Math" w:hAnsi="Cambria Math"/>
                <w:i/>
                <w:sz w:val="18"/>
                <w:szCs w:val="18"/>
              </w:rPr>
            </m:ctrlPr>
          </m:e>
          <m:sub>
            <m:r>
              <m:rPr/>
              <w:rPr>
                <w:rFonts w:hint="default" w:ascii="Cambria Math" w:hAnsi="Cambria Math"/>
                <w:sz w:val="18"/>
                <w:szCs w:val="18"/>
                <w:lang w:val="en-US" w:eastAsia="zh-CN"/>
              </w:rPr>
              <m:t>tt</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oMath>
      <w:r>
        <w:rPr>
          <w:rFonts w:hint="eastAsia"/>
          <w:sz w:val="18"/>
          <w:szCs w:val="18"/>
          <w:lang w:eastAsia="zh-CN"/>
        </w:rPr>
        <w:t>和任务时间成本吸引力值</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tt</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oMath>
      <w:r>
        <w:rPr>
          <w:rFonts w:hint="eastAsia"/>
          <w:sz w:val="18"/>
          <w:szCs w:val="18"/>
          <w:lang w:eastAsia="zh-CN"/>
        </w:rPr>
        <w:t>分别由</w:t>
      </w:r>
      <w:commentRangeStart w:id="18"/>
      <w:r>
        <w:rPr>
          <w:rFonts w:hint="eastAsia"/>
          <w:sz w:val="18"/>
          <w:szCs w:val="18"/>
          <w:lang w:eastAsia="zh-CN"/>
        </w:rPr>
        <w:t>公式（</w:t>
      </w:r>
      <w:r>
        <w:rPr>
          <w:rFonts w:hint="eastAsia"/>
          <w:sz w:val="18"/>
          <w:szCs w:val="18"/>
          <w:lang w:val="en-US" w:eastAsia="zh-CN"/>
        </w:rPr>
        <w:t>4</w:t>
      </w:r>
      <w:r>
        <w:rPr>
          <w:rFonts w:hint="eastAsia"/>
          <w:sz w:val="18"/>
          <w:szCs w:val="18"/>
          <w:lang w:eastAsia="zh-CN"/>
        </w:rPr>
        <w:t>），（</w:t>
      </w:r>
      <w:r>
        <w:rPr>
          <w:rFonts w:hint="eastAsia"/>
          <w:sz w:val="18"/>
          <w:szCs w:val="18"/>
          <w:lang w:val="en-US" w:eastAsia="zh-CN"/>
        </w:rPr>
        <w:t>5</w:t>
      </w:r>
      <w:r>
        <w:rPr>
          <w:rFonts w:hint="eastAsia"/>
          <w:sz w:val="18"/>
          <w:szCs w:val="18"/>
          <w:lang w:eastAsia="zh-CN"/>
        </w:rPr>
        <w:t>）</w:t>
      </w:r>
      <w:commentRangeEnd w:id="18"/>
      <w:r>
        <w:commentReference w:id="18"/>
      </w:r>
      <w:r>
        <w:rPr>
          <w:rFonts w:hint="eastAsia"/>
          <w:sz w:val="18"/>
          <w:szCs w:val="18"/>
          <w:lang w:eastAsia="zh-CN"/>
        </w:rPr>
        <w:t>取得。</w:t>
      </w:r>
    </w:p>
    <w:p>
      <w:pPr>
        <w:spacing w:line="240" w:lineRule="auto"/>
        <w:ind w:firstLine="360" w:firstLineChars="200"/>
        <w:jc w:val="left"/>
        <w:rPr>
          <w:sz w:val="18"/>
          <w:szCs w:val="18"/>
          <w:lang w:eastAsia="zh-CN"/>
        </w:rPr>
      </w:pPr>
      <w:r>
        <w:rPr>
          <w:rFonts w:hint="eastAsia"/>
          <w:sz w:val="18"/>
          <w:szCs w:val="18"/>
          <w:lang w:eastAsia="zh-CN"/>
        </w:rPr>
        <w:t>接下来，本文通过一个实例说明加入诱饵前与加入诱饵后后雾节点选择任务的情况，环境中</w:t>
      </w:r>
      <w:r>
        <w:rPr>
          <w:rFonts w:hint="eastAsia"/>
          <w:sz w:val="18"/>
          <w:szCs w:val="18"/>
          <w:lang w:val="en-US" w:eastAsia="zh-CN"/>
        </w:rPr>
        <w:t>卸载</w:t>
      </w:r>
      <w:r>
        <w:rPr>
          <w:rFonts w:hint="eastAsia"/>
          <w:sz w:val="18"/>
          <w:szCs w:val="18"/>
          <w:lang w:eastAsia="zh-CN"/>
        </w:rPr>
        <w:t>任务和雾节点的参数设置如表</w:t>
      </w:r>
      <w:r>
        <w:rPr>
          <w:rFonts w:hint="eastAsia"/>
          <w:sz w:val="18"/>
          <w:szCs w:val="18"/>
          <w:lang w:val="en-US" w:eastAsia="zh-CN"/>
        </w:rPr>
        <w:t>2</w:t>
      </w:r>
      <w:r>
        <w:rPr>
          <w:rFonts w:hint="eastAsia"/>
          <w:sz w:val="18"/>
          <w:szCs w:val="18"/>
          <w:lang w:eastAsia="zh-CN"/>
        </w:rPr>
        <w:t>、</w:t>
      </w:r>
      <w:r>
        <w:rPr>
          <w:rFonts w:hint="eastAsia"/>
          <w:sz w:val="18"/>
          <w:szCs w:val="18"/>
          <w:lang w:val="en-US" w:eastAsia="zh-CN"/>
        </w:rPr>
        <w:t>3</w:t>
      </w:r>
      <w:r>
        <w:rPr>
          <w:rFonts w:hint="eastAsia"/>
          <w:sz w:val="18"/>
          <w:szCs w:val="18"/>
          <w:lang w:eastAsia="zh-CN"/>
        </w:rPr>
        <w:t>所示：</w:t>
      </w:r>
    </w:p>
    <w:p>
      <w:pPr>
        <w:snapToGrid w:val="0"/>
        <w:spacing w:before="120" w:beforeLines="50" w:after="120" w:afterLines="50" w:line="274" w:lineRule="auto"/>
        <w:jc w:val="center"/>
        <w:rPr>
          <w:rFonts w:ascii="Times New Roman" w:hAnsi="Times New Roman" w:eastAsia="宋体"/>
          <w:sz w:val="20"/>
          <w:lang w:eastAsia="zh-CN"/>
        </w:rPr>
      </w:pPr>
      <w:r>
        <w:rPr>
          <w:rFonts w:hint="eastAsia" w:ascii="Times New Roman" w:hAnsi="Times New Roman" w:eastAsia="宋体"/>
          <w:sz w:val="20"/>
          <w:lang w:eastAsia="zh-CN"/>
        </w:rPr>
        <w:t>表</w:t>
      </w:r>
      <w:r>
        <w:rPr>
          <w:rFonts w:hint="eastAsia" w:ascii="Times New Roman" w:hAnsi="Times New Roman" w:eastAsia="宋体"/>
          <w:sz w:val="20"/>
          <w:lang w:val="en-US" w:eastAsia="zh-CN"/>
        </w:rPr>
        <w:t>2</w:t>
      </w:r>
      <w:r>
        <w:rPr>
          <w:rFonts w:hint="eastAsia" w:ascii="Times New Roman" w:hAnsi="Times New Roman" w:eastAsia="宋体"/>
          <w:sz w:val="20"/>
          <w:lang w:eastAsia="zh-CN"/>
        </w:rPr>
        <w:t>卸载任务属性表</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6"/>
        <w:gridCol w:w="1186"/>
        <w:gridCol w:w="1186"/>
        <w:gridCol w:w="97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86"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卸载任务</w:t>
            </w:r>
          </w:p>
        </w:tc>
        <w:tc>
          <w:tcPr>
            <w:tcW w:w="1186" w:type="dxa"/>
            <w:tcBorders>
              <w:top w:val="single" w:color="auto" w:sz="12" w:space="0"/>
              <w:bottom w:val="single" w:color="auto" w:sz="6" w:space="0"/>
            </w:tcBorders>
            <w:vAlign w:val="center"/>
          </w:tcPr>
          <w:p>
            <w:pPr>
              <w:spacing w:line="240" w:lineRule="auto"/>
              <w:ind w:firstLine="360" w:firstLineChars="200"/>
              <w:jc w:val="left"/>
              <w:rPr>
                <w:rFonts w:cstheme="minorBidi"/>
                <w:sz w:val="18"/>
                <w:szCs w:val="18"/>
                <w:lang w:eastAsia="zh-CN"/>
              </w:rPr>
            </w:pPr>
            <m:oMathPara>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m:oMathPara>
          </w:p>
        </w:tc>
        <w:tc>
          <w:tcPr>
            <w:tcW w:w="1186" w:type="dxa"/>
            <w:tcBorders>
              <w:top w:val="single" w:color="auto" w:sz="12" w:space="0"/>
              <w:bottom w:val="single" w:color="auto" w:sz="6" w:space="0"/>
            </w:tcBorders>
            <w:vAlign w:val="center"/>
          </w:tcPr>
          <w:p>
            <w:pPr>
              <w:spacing w:line="240" w:lineRule="auto"/>
              <w:ind w:firstLine="360" w:firstLineChars="200"/>
              <w:jc w:val="left"/>
              <w:rPr>
                <w:rFonts w:cstheme="minorBidi"/>
                <w:sz w:val="18"/>
                <w:szCs w:val="18"/>
                <w:lang w:eastAsia="zh-CN"/>
              </w:rPr>
            </w:pPr>
            <m:oMathPara>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m:oMathPara>
          </w:p>
        </w:tc>
        <w:tc>
          <w:tcPr>
            <w:tcW w:w="978" w:type="dxa"/>
            <w:tcBorders>
              <w:top w:val="single" w:color="auto" w:sz="12" w:space="0"/>
              <w:bottom w:val="single" w:color="auto" w:sz="6" w:space="0"/>
            </w:tcBorders>
            <w:vAlign w:val="center"/>
          </w:tcPr>
          <w:p>
            <w:pPr>
              <w:spacing w:line="240" w:lineRule="auto"/>
              <w:ind w:firstLine="360" w:firstLineChars="200"/>
              <w:jc w:val="left"/>
              <w:rPr>
                <w:rFonts w:cstheme="minorBidi"/>
                <w:sz w:val="18"/>
                <w:szCs w:val="18"/>
                <w:lang w:eastAsia="zh-CN"/>
              </w:rPr>
            </w:pPr>
            <m:oMathPara>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3</m:t>
                    </m:r>
                    <m:ctrlPr>
                      <w:rPr>
                        <w:rFonts w:ascii="Cambria Math" w:hAnsi="Cambria Math" w:cstheme="minorBidi"/>
                        <w:i/>
                        <w:sz w:val="18"/>
                        <w:szCs w:val="18"/>
                      </w:rPr>
                    </m:ctrlPr>
                  </m:sub>
                </m:sSub>
              </m:oMath>
            </m:oMathPara>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single" w:color="auto" w:sz="6" w:space="0"/>
              <w:bottom w:val="nil"/>
            </w:tcBorders>
            <w:vAlign w:val="center"/>
          </w:tcPr>
          <w:p>
            <w:pPr>
              <w:spacing w:line="240" w:lineRule="auto"/>
              <w:jc w:val="center"/>
              <w:rPr>
                <w:rFonts w:cstheme="minorBidi"/>
                <w:sz w:val="18"/>
                <w:szCs w:val="18"/>
                <w:lang w:eastAsia="zh-CN"/>
              </w:rPr>
            </w:pPr>
            <w:r>
              <w:rPr>
                <w:rFonts w:hint="eastAsia" w:cstheme="minorBidi"/>
                <w:sz w:val="18"/>
                <w:szCs w:val="18"/>
                <w:lang w:eastAsia="zh-CN"/>
              </w:rPr>
              <w:t>时间成本</w:t>
            </w:r>
          </w:p>
        </w:tc>
        <w:tc>
          <w:tcPr>
            <w:tcW w:w="1186" w:type="dxa"/>
            <w:tcBorders>
              <w:top w:val="single" w:color="auto" w:sz="6" w:space="0"/>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16</w:t>
            </w:r>
          </w:p>
        </w:tc>
        <w:tc>
          <w:tcPr>
            <w:tcW w:w="1186" w:type="dxa"/>
            <w:tcBorders>
              <w:top w:val="single" w:color="auto" w:sz="6" w:space="0"/>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6</w:t>
            </w:r>
          </w:p>
        </w:tc>
        <w:tc>
          <w:tcPr>
            <w:tcW w:w="978" w:type="dxa"/>
            <w:tcBorders>
              <w:top w:val="single" w:color="auto" w:sz="6" w:space="0"/>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24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nil"/>
              <w:bottom w:val="nil"/>
            </w:tcBorders>
            <w:vAlign w:val="center"/>
          </w:tcPr>
          <w:p>
            <w:pPr>
              <w:spacing w:line="240" w:lineRule="auto"/>
              <w:jc w:val="center"/>
              <w:rPr>
                <w:rFonts w:cstheme="minorBidi"/>
                <w:sz w:val="18"/>
                <w:szCs w:val="18"/>
                <w:lang w:eastAsia="zh-CN"/>
              </w:rPr>
            </w:pPr>
            <w:r>
              <w:rPr>
                <w:rFonts w:hint="eastAsia" w:cstheme="minorBidi"/>
                <w:sz w:val="18"/>
                <w:szCs w:val="18"/>
                <w:lang w:eastAsia="zh-CN"/>
              </w:rPr>
              <w:t>报酬</w:t>
            </w:r>
          </w:p>
        </w:tc>
        <w:tc>
          <w:tcPr>
            <w:tcW w:w="1186" w:type="dxa"/>
            <w:tcBorders>
              <w:top w:val="nil"/>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10</w:t>
            </w:r>
          </w:p>
        </w:tc>
        <w:tc>
          <w:tcPr>
            <w:tcW w:w="1186" w:type="dxa"/>
            <w:tcBorders>
              <w:top w:val="nil"/>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4</w:t>
            </w:r>
          </w:p>
        </w:tc>
        <w:tc>
          <w:tcPr>
            <w:tcW w:w="978" w:type="dxa"/>
            <w:tcBorders>
              <w:top w:val="nil"/>
              <w:bottom w:val="nil"/>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nil"/>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时钟频率</w:t>
            </w:r>
          </w:p>
        </w:tc>
        <w:tc>
          <w:tcPr>
            <w:tcW w:w="1186" w:type="dxa"/>
            <w:tcBorders>
              <w:top w:val="nil"/>
              <w:bottom w:val="single" w:color="auto" w:sz="12" w:space="0"/>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w:t>
            </w:r>
          </w:p>
        </w:tc>
        <w:tc>
          <w:tcPr>
            <w:tcW w:w="1186" w:type="dxa"/>
            <w:tcBorders>
              <w:top w:val="nil"/>
              <w:bottom w:val="single" w:color="auto" w:sz="12" w:space="0"/>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1.2</w:t>
            </w:r>
          </w:p>
        </w:tc>
        <w:tc>
          <w:tcPr>
            <w:tcW w:w="978" w:type="dxa"/>
            <w:tcBorders>
              <w:top w:val="nil"/>
              <w:bottom w:val="single" w:color="auto" w:sz="12" w:space="0"/>
            </w:tcBorders>
            <w:vAlign w:val="center"/>
          </w:tcPr>
          <w:p>
            <w:pPr>
              <w:spacing w:line="240" w:lineRule="auto"/>
              <w:ind w:firstLine="360" w:firstLineChars="200"/>
              <w:jc w:val="left"/>
              <w:rPr>
                <w:rFonts w:cstheme="minorBidi"/>
                <w:sz w:val="18"/>
                <w:szCs w:val="18"/>
                <w:lang w:eastAsia="zh-CN"/>
              </w:rPr>
            </w:pPr>
            <w:r>
              <w:rPr>
                <w:rFonts w:hint="eastAsia" w:cstheme="minorBidi"/>
                <w:sz w:val="18"/>
                <w:szCs w:val="18"/>
                <w:lang w:eastAsia="zh-CN"/>
              </w:rPr>
              <w:t>1</w:t>
            </w:r>
          </w:p>
        </w:tc>
      </w:tr>
    </w:tbl>
    <w:p>
      <w:pPr>
        <w:snapToGrid w:val="0"/>
        <w:spacing w:before="120" w:beforeLines="50" w:after="120" w:afterLines="50" w:line="274" w:lineRule="auto"/>
        <w:jc w:val="center"/>
        <w:rPr>
          <w:rFonts w:ascii="Times New Roman" w:hAnsi="Times New Roman" w:eastAsia="宋体"/>
          <w:sz w:val="20"/>
          <w:lang w:eastAsia="zh-CN"/>
        </w:rPr>
      </w:pPr>
      <w:r>
        <w:rPr>
          <w:rFonts w:hint="eastAsia" w:ascii="Times New Roman" w:hAnsi="Times New Roman" w:eastAsia="宋体"/>
          <w:sz w:val="20"/>
          <w:lang w:eastAsia="zh-CN"/>
        </w:rPr>
        <w:t>表</w:t>
      </w:r>
      <w:r>
        <w:rPr>
          <w:rFonts w:hint="eastAsia" w:ascii="Times New Roman" w:hAnsi="Times New Roman" w:eastAsia="宋体"/>
          <w:sz w:val="20"/>
          <w:lang w:val="en-US" w:eastAsia="zh-CN"/>
        </w:rPr>
        <w:t>3</w:t>
      </w:r>
      <w:r>
        <w:rPr>
          <w:rFonts w:hint="eastAsia" w:ascii="Times New Roman" w:hAnsi="Times New Roman" w:eastAsia="宋体"/>
          <w:sz w:val="20"/>
          <w:lang w:eastAsia="zh-CN"/>
        </w:rPr>
        <w:t xml:space="preserve"> 雾节点属性表</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5"/>
        <w:gridCol w:w="552"/>
        <w:gridCol w:w="584"/>
        <w:gridCol w:w="652"/>
        <w:gridCol w:w="636"/>
        <w:gridCol w:w="636"/>
        <w:gridCol w:w="64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atLeast"/>
          <w:jc w:val="center"/>
        </w:trPr>
        <w:tc>
          <w:tcPr>
            <w:tcW w:w="1005"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雾节点</w:t>
            </w:r>
          </w:p>
        </w:tc>
        <w:tc>
          <w:tcPr>
            <w:tcW w:w="552"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m:oMathPara>
          </w:p>
        </w:tc>
        <w:tc>
          <w:tcPr>
            <w:tcW w:w="584"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m:oMathPara>
          </w:p>
        </w:tc>
        <w:tc>
          <w:tcPr>
            <w:tcW w:w="652"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3</m:t>
                    </m:r>
                    <m:ctrlPr>
                      <w:rPr>
                        <w:rFonts w:ascii="Cambria Math" w:hAnsi="Cambria Math" w:cstheme="minorBidi"/>
                        <w:i/>
                        <w:sz w:val="18"/>
                        <w:szCs w:val="18"/>
                      </w:rPr>
                    </m:ctrlPr>
                  </m:sub>
                </m:sSub>
              </m:oMath>
            </m:oMathPara>
          </w:p>
        </w:tc>
        <w:tc>
          <w:tcPr>
            <w:tcW w:w="636"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4</m:t>
                    </m:r>
                    <m:ctrlPr>
                      <w:rPr>
                        <w:rFonts w:ascii="Cambria Math" w:hAnsi="Cambria Math" w:cstheme="minorBidi"/>
                        <w:i/>
                        <w:sz w:val="18"/>
                        <w:szCs w:val="18"/>
                      </w:rPr>
                    </m:ctrlPr>
                  </m:sub>
                </m:sSub>
              </m:oMath>
            </m:oMathPara>
          </w:p>
        </w:tc>
        <w:tc>
          <w:tcPr>
            <w:tcW w:w="636"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5</m:t>
                    </m:r>
                    <m:ctrlPr>
                      <w:rPr>
                        <w:rFonts w:ascii="Cambria Math" w:hAnsi="Cambria Math" w:cstheme="minorBidi"/>
                        <w:i/>
                        <w:sz w:val="18"/>
                        <w:szCs w:val="18"/>
                      </w:rPr>
                    </m:ctrlPr>
                  </m:sub>
                </m:sSub>
              </m:oMath>
            </m:oMathPara>
          </w:p>
        </w:tc>
        <w:tc>
          <w:tcPr>
            <w:tcW w:w="648" w:type="dxa"/>
            <w:tcBorders>
              <w:top w:val="single" w:color="auto" w:sz="12" w:space="0"/>
              <w:bottom w:val="single" w:color="auto" w:sz="6" w:space="0"/>
            </w:tcBorders>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6</m:t>
                    </m:r>
                    <m:ctrlPr>
                      <w:rPr>
                        <w:rFonts w:ascii="Cambria Math" w:hAnsi="Cambria Math" w:cstheme="minorBidi"/>
                        <w:i/>
                        <w:sz w:val="18"/>
                        <w:szCs w:val="18"/>
                      </w:rPr>
                    </m:ctrlPr>
                  </m:sub>
                </m:sSub>
              </m:oMath>
            </m:oMathPara>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1" w:hRule="atLeast"/>
          <w:jc w:val="center"/>
        </w:trPr>
        <w:tc>
          <w:tcPr>
            <w:tcW w:w="1005"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偏好系数</w:t>
            </w:r>
          </w:p>
        </w:tc>
        <w:tc>
          <w:tcPr>
            <w:tcW w:w="552"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0.15</w:t>
            </w:r>
          </w:p>
        </w:tc>
        <w:tc>
          <w:tcPr>
            <w:tcW w:w="584"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0.63</w:t>
            </w:r>
          </w:p>
        </w:tc>
        <w:tc>
          <w:tcPr>
            <w:tcW w:w="652"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0.61</w:t>
            </w:r>
          </w:p>
        </w:tc>
        <w:tc>
          <w:tcPr>
            <w:tcW w:w="636"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0.58</w:t>
            </w:r>
          </w:p>
        </w:tc>
        <w:tc>
          <w:tcPr>
            <w:tcW w:w="636"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0.46</w:t>
            </w:r>
          </w:p>
        </w:tc>
        <w:tc>
          <w:tcPr>
            <w:tcW w:w="648" w:type="dxa"/>
            <w:tcBorders>
              <w:top w:val="single" w:color="auto" w:sz="6"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0.2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jc w:val="center"/>
        </w:trPr>
        <w:tc>
          <w:tcPr>
            <w:tcW w:w="1005"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时钟频率</w:t>
            </w:r>
          </w:p>
        </w:tc>
        <w:tc>
          <w:tcPr>
            <w:tcW w:w="552"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1</w:t>
            </w:r>
          </w:p>
        </w:tc>
        <w:tc>
          <w:tcPr>
            <w:tcW w:w="584"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2</w:t>
            </w:r>
          </w:p>
        </w:tc>
        <w:tc>
          <w:tcPr>
            <w:tcW w:w="652"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1.7</w:t>
            </w:r>
          </w:p>
        </w:tc>
        <w:tc>
          <w:tcPr>
            <w:tcW w:w="636"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1.5</w:t>
            </w:r>
          </w:p>
        </w:tc>
        <w:tc>
          <w:tcPr>
            <w:tcW w:w="636"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1.4</w:t>
            </w:r>
          </w:p>
        </w:tc>
        <w:tc>
          <w:tcPr>
            <w:tcW w:w="648" w:type="dxa"/>
            <w:tcBorders>
              <w:bottom w:val="single" w:color="auto" w:sz="12" w:space="0"/>
            </w:tcBorders>
            <w:vAlign w:val="center"/>
          </w:tcPr>
          <w:p>
            <w:pPr>
              <w:spacing w:line="240" w:lineRule="auto"/>
              <w:jc w:val="center"/>
              <w:rPr>
                <w:rFonts w:cstheme="minorBidi"/>
                <w:sz w:val="18"/>
                <w:szCs w:val="18"/>
                <w:lang w:eastAsia="zh-CN"/>
              </w:rPr>
            </w:pPr>
            <w:r>
              <w:rPr>
                <w:rFonts w:hint="eastAsia" w:cstheme="minorBidi"/>
                <w:sz w:val="18"/>
                <w:szCs w:val="18"/>
                <w:lang w:eastAsia="zh-CN"/>
              </w:rPr>
              <w:t>1.1</w:t>
            </w:r>
          </w:p>
        </w:tc>
      </w:tr>
    </w:tbl>
    <w:p>
      <w:pPr>
        <w:spacing w:line="240" w:lineRule="auto"/>
        <w:ind w:firstLine="360" w:firstLineChars="200"/>
        <w:jc w:val="left"/>
        <w:rPr>
          <w:sz w:val="18"/>
          <w:szCs w:val="18"/>
          <w:lang w:eastAsia="zh-CN"/>
        </w:rPr>
      </w:pPr>
      <w:r>
        <w:rPr>
          <w:rFonts w:hint="eastAsia"/>
          <w:sz w:val="18"/>
          <w:szCs w:val="18"/>
          <w:lang w:eastAsia="zh-CN"/>
        </w:rPr>
        <w:t>首先，</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3</m:t>
            </m:r>
            <m:ctrlPr>
              <w:rPr>
                <w:rFonts w:ascii="Cambria Math" w:hAnsi="Cambria Math" w:cstheme="minorBidi"/>
                <w:i/>
                <w:sz w:val="18"/>
                <w:szCs w:val="18"/>
              </w:rPr>
            </m:ctrlPr>
          </m:sub>
        </m:sSub>
      </m:oMath>
      <w:r>
        <w:rPr>
          <w:rFonts w:hint="eastAsia" w:hAnsi="Cambria Math" w:cstheme="minorBidi"/>
          <w:i w:val="0"/>
          <w:sz w:val="18"/>
          <w:szCs w:val="18"/>
          <w:lang w:val="en-US" w:eastAsia="zh-CN"/>
        </w:rPr>
        <w:t>为诱饵任务，</w:t>
      </w:r>
      <w:r>
        <w:rPr>
          <w:rFonts w:hint="eastAsia"/>
          <w:sz w:val="18"/>
          <w:szCs w:val="18"/>
          <w:lang w:eastAsia="zh-CN"/>
        </w:rPr>
        <w:t>加入诱饵前后参考点分别为</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=7</m:t>
        </m:r>
      </m:oMath>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'=8</m:t>
        </m:r>
      </m:oMath>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=11</m:t>
        </m:r>
      </m:oMath>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ave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'=15.3</m:t>
        </m:r>
      </m:oMath>
      <w:r>
        <w:rPr>
          <w:rFonts w:hint="eastAsia"/>
          <w:sz w:val="18"/>
          <w:szCs w:val="18"/>
          <w:lang w:eastAsia="zh-CN"/>
        </w:rPr>
        <w:t>；任务属性分别为：</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goal</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=10</m:t>
        </m:r>
      </m:oMath>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goal</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=1</m:t>
        </m:r>
      </m:oMath>
      <w:r>
        <w:rPr>
          <w:rFonts w:hint="eastAsia" w:hAnsi="Cambria Math"/>
          <w:i w:val="0"/>
          <w:sz w:val="18"/>
          <w:szCs w:val="18"/>
          <w:lang w:val="en-US" w:eastAsia="zh-CN"/>
        </w:rPr>
        <w:t>6</w:t>
      </w:r>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v</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compete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=4</m:t>
        </m:r>
      </m:oMath>
      <w:r>
        <w:rPr>
          <w:rFonts w:hint="eastAsia"/>
          <w:sz w:val="18"/>
          <w:szCs w:val="18"/>
          <w:lang w:eastAsia="zh-CN"/>
        </w:rPr>
        <w:t>，</w:t>
      </w:r>
      <m:oMath>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t</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compete</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=6</m:t>
        </m:r>
      </m:oMath>
      <w:r>
        <w:rPr>
          <w:rFonts w:hint="eastAsia"/>
          <w:sz w:val="18"/>
          <w:szCs w:val="18"/>
          <w:lang w:eastAsia="zh-CN"/>
        </w:rPr>
        <w:t>，以雾节点</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为例；</w:t>
      </w:r>
    </w:p>
    <w:p>
      <w:pPr>
        <w:spacing w:line="240" w:lineRule="auto"/>
        <w:ind w:firstLine="360" w:firstLineChars="200"/>
        <w:jc w:val="left"/>
        <w:rPr>
          <w:rFonts w:hint="eastAsia"/>
          <w:sz w:val="18"/>
          <w:szCs w:val="18"/>
          <w:lang w:eastAsia="zh-CN"/>
        </w:rPr>
      </w:pP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对两个任务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hAnsi="Cambria Math" w:cstheme="minorBidi"/>
          <w:i w:val="0"/>
          <w:sz w:val="18"/>
          <w:szCs w:val="18"/>
          <w:lang w:val="en-US" w:eastAsia="zh-CN"/>
        </w:rPr>
        <w:t>,</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的偏好，据公式（3-13）有：</w:t>
      </w:r>
    </w:p>
    <w:p>
      <w:pPr>
        <w:spacing w:line="240" w:lineRule="auto"/>
        <w:ind w:firstLine="300" w:firstLineChars="200"/>
        <w:jc w:val="left"/>
        <w:rPr>
          <w:sz w:val="18"/>
          <w:szCs w:val="18"/>
          <w:lang w:eastAsia="zh-CN"/>
        </w:rPr>
      </w:pP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1,A</m:t>
            </m:r>
            <m:ctrlPr>
              <w:rPr>
                <w:rFonts w:ascii="Cambria Math" w:hAnsi="Cambria Math"/>
                <w:i/>
                <w:sz w:val="15"/>
                <w:szCs w:val="15"/>
              </w:rPr>
            </m:ctrlPr>
          </m:sub>
        </m:sSub>
        <m:r>
          <m:rPr/>
          <w:rPr>
            <w:rFonts w:hint="default" w:ascii="Cambria Math" w:hAnsi="Cambria Math"/>
            <w:sz w:val="15"/>
            <w:szCs w:val="15"/>
            <w:lang w:val="en-US" w:eastAsia="zh-CN"/>
          </w:rPr>
          <m:t>=0.15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(10−7)</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hint="default" w:ascii="Cambria Math" w:hAnsi="Cambria Math"/>
            <w:sz w:val="15"/>
            <w:szCs w:val="15"/>
            <w:lang w:val="en-US" w:eastAsia="zh-CN"/>
          </w:rPr>
          <m:t>−0.75</m:t>
        </m:r>
        <m:r>
          <m:rPr/>
          <w:rPr>
            <w:rFonts w:ascii="Cambria Math" w:hAnsi="Cambria Math"/>
            <w:sz w:val="15"/>
            <w:szCs w:val="15"/>
            <w:lang w:val="en-US"/>
          </w:rPr>
          <m:t>×</m:t>
        </m:r>
        <m:r>
          <m:rPr/>
          <w:rPr>
            <w:rFonts w:hint="default" w:ascii="Cambria Math" w:hAnsi="Cambria Math"/>
            <w:sz w:val="15"/>
            <w:szCs w:val="15"/>
            <w:lang w:val="en-US" w:eastAsia="zh-CN"/>
          </w:rPr>
          <m:t>2.25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(16−11)</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ascii="Cambria Math" w:hAnsi="Cambria Math"/>
            <w:sz w:val="15"/>
            <w:szCs w:val="15"/>
            <w:lang w:val="en-US"/>
          </w:rPr>
          <m:t>≈</m:t>
        </m:r>
        <m:r>
          <m:rPr/>
          <w:rPr>
            <w:rFonts w:hint="default" w:ascii="Cambria Math" w:hAnsi="Cambria Math"/>
            <w:sz w:val="15"/>
            <w:szCs w:val="15"/>
            <w:lang w:val="en-US" w:eastAsia="zh-CN"/>
          </w:rPr>
          <m:t>−6.561</m:t>
        </m:r>
      </m:oMath>
      <w:r>
        <w:rPr>
          <w:rFonts w:hint="eastAsia"/>
          <w:sz w:val="18"/>
          <w:szCs w:val="18"/>
          <w:lang w:val="en-US" w:eastAsia="zh-CN"/>
        </w:rPr>
        <w:t>,</w:t>
      </w:r>
    </w:p>
    <w:p>
      <w:pPr>
        <w:spacing w:line="240" w:lineRule="auto"/>
        <w:ind w:firstLine="300" w:firstLineChars="200"/>
        <w:jc w:val="left"/>
        <w:rPr>
          <w:sz w:val="18"/>
          <w:szCs w:val="18"/>
          <w:lang w:eastAsia="zh-CN"/>
        </w:rPr>
      </w:pP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1,B</m:t>
            </m:r>
            <m:ctrlPr>
              <w:rPr>
                <w:rFonts w:ascii="Cambria Math" w:hAnsi="Cambria Math"/>
                <w:i/>
                <w:sz w:val="15"/>
                <w:szCs w:val="15"/>
              </w:rPr>
            </m:ctrlPr>
          </m:sub>
        </m:sSub>
        <m:r>
          <m:rPr/>
          <w:rPr>
            <w:rFonts w:hint="default" w:ascii="Cambria Math" w:hAnsi="Cambria Math"/>
            <w:sz w:val="15"/>
            <w:szCs w:val="15"/>
            <w:lang w:val="en-US" w:eastAsia="zh-CN"/>
          </w:rPr>
          <m:t>=−0.15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2.25</m:t>
            </m:r>
            <m:r>
              <m:rPr/>
              <w:rPr>
                <w:rFonts w:ascii="Cambria Math" w:hAnsi="Cambria Math"/>
                <w:sz w:val="15"/>
                <w:szCs w:val="15"/>
                <w:lang w:val="en-US"/>
              </w:rPr>
              <m:t>×</m:t>
            </m:r>
            <m:r>
              <m:rPr/>
              <w:rPr>
                <w:rFonts w:hint="default" w:ascii="Cambria Math" w:hAnsi="Cambria Math"/>
                <w:sz w:val="15"/>
                <w:szCs w:val="15"/>
                <w:lang w:val="en-US" w:eastAsia="zh-CN"/>
              </w:rPr>
              <m:t>(7−4)</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hint="default" w:ascii="Cambria Math" w:hAnsi="Cambria Math"/>
            <w:sz w:val="15"/>
            <w:szCs w:val="15"/>
            <w:lang w:val="en-US" w:eastAsia="zh-CN"/>
          </w:rPr>
          <m:t>+0.75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(11−6)</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ascii="Cambria Math" w:hAnsi="Cambria Math"/>
            <w:sz w:val="15"/>
            <w:szCs w:val="15"/>
            <w:lang w:val="en-US"/>
          </w:rPr>
          <m:t>≈</m:t>
        </m:r>
        <m:r>
          <m:rPr/>
          <w:rPr>
            <w:rFonts w:hint="default" w:ascii="Cambria Math" w:hAnsi="Cambria Math"/>
            <w:sz w:val="15"/>
            <w:szCs w:val="15"/>
            <w:lang w:val="en-US" w:eastAsia="zh-CN"/>
          </w:rPr>
          <m:t>2.204</m:t>
        </m:r>
      </m:oMath>
      <w:r>
        <w:rPr>
          <w:rFonts w:hint="eastAsia"/>
          <w:sz w:val="18"/>
          <w:szCs w:val="18"/>
          <w:lang w:eastAsia="zh-CN"/>
        </w:rPr>
        <w:t>；</w:t>
      </w:r>
    </w:p>
    <w:p>
      <w:pPr>
        <w:spacing w:line="240" w:lineRule="auto"/>
        <w:ind w:firstLine="300" w:firstLineChars="200"/>
        <w:jc w:val="left"/>
        <w:rPr>
          <w:sz w:val="18"/>
          <w:szCs w:val="18"/>
          <w:lang w:eastAsia="zh-CN"/>
        </w:rPr>
      </w:pP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1,goal</m:t>
            </m:r>
            <m:ctrlPr>
              <w:rPr>
                <w:rFonts w:ascii="Cambria Math" w:hAnsi="Cambria Math"/>
                <w:i/>
                <w:sz w:val="15"/>
                <w:szCs w:val="15"/>
              </w:rPr>
            </m:ctrlPr>
          </m:sub>
        </m:sSub>
        <m:r>
          <m:rPr/>
          <w:rPr>
            <w:rFonts w:hint="default" w:ascii="Cambria Math" w:hAnsi="Cambria Math"/>
            <w:sz w:val="15"/>
            <w:szCs w:val="15"/>
            <w:lang w:val="en-US" w:eastAsia="zh-CN"/>
          </w:rPr>
          <m:t>=0.15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(10−8)</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hint="default" w:ascii="Cambria Math" w:hAnsi="Cambria Math"/>
            <w:sz w:val="15"/>
            <w:szCs w:val="15"/>
            <w:lang w:val="en-US" w:eastAsia="zh-CN"/>
          </w:rPr>
          <m:t>−0.75</m:t>
        </m:r>
        <m:r>
          <m:rPr/>
          <w:rPr>
            <w:rFonts w:ascii="Cambria Math" w:hAnsi="Cambria Math"/>
            <w:sz w:val="15"/>
            <w:szCs w:val="15"/>
            <w:lang w:val="en-US"/>
          </w:rPr>
          <m:t>×</m:t>
        </m:r>
        <m:r>
          <m:rPr/>
          <w:rPr>
            <w:rFonts w:hint="default" w:ascii="Cambria Math" w:hAnsi="Cambria Math"/>
            <w:sz w:val="15"/>
            <w:szCs w:val="15"/>
            <w:lang w:val="en-US" w:eastAsia="zh-CN"/>
          </w:rPr>
          <m:t>2.25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(16−15.3)</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ascii="Cambria Math" w:hAnsi="Cambria Math"/>
            <w:sz w:val="15"/>
            <w:szCs w:val="15"/>
            <w:lang w:val="en-US"/>
          </w:rPr>
          <m:t>≈</m:t>
        </m:r>
        <m:r>
          <m:rPr/>
          <w:rPr>
            <w:rFonts w:hint="default" w:ascii="Cambria Math" w:hAnsi="Cambria Math"/>
            <w:sz w:val="15"/>
            <w:szCs w:val="15"/>
            <w:lang w:val="en-US" w:eastAsia="zh-CN"/>
          </w:rPr>
          <m:t>−0.957</m:t>
        </m:r>
      </m:oMath>
      <w:r>
        <w:rPr>
          <w:rFonts w:hint="eastAsia"/>
          <w:sz w:val="18"/>
          <w:szCs w:val="18"/>
          <w:lang w:eastAsia="zh-CN"/>
        </w:rPr>
        <w:t>，</w:t>
      </w:r>
    </w:p>
    <w:p>
      <w:pPr>
        <w:spacing w:line="240" w:lineRule="auto"/>
        <w:ind w:firstLine="300" w:firstLineChars="200"/>
        <w:jc w:val="left"/>
        <w:rPr>
          <w:sz w:val="18"/>
          <w:szCs w:val="18"/>
          <w:lang w:eastAsia="zh-CN"/>
        </w:rPr>
      </w:pP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1,compete</m:t>
            </m:r>
            <m:ctrlPr>
              <w:rPr>
                <w:rFonts w:ascii="Cambria Math" w:hAnsi="Cambria Math"/>
                <w:i/>
                <w:sz w:val="15"/>
                <w:szCs w:val="15"/>
              </w:rPr>
            </m:ctrlPr>
          </m:sub>
        </m:sSub>
        <m:r>
          <m:rPr/>
          <w:rPr>
            <w:rFonts w:hint="default" w:ascii="Cambria Math" w:hAnsi="Cambria Math"/>
            <w:sz w:val="15"/>
            <w:szCs w:val="15"/>
            <w:lang w:val="en-US" w:eastAsia="zh-CN"/>
          </w:rPr>
          <m:t>=−0.15</m:t>
        </m:r>
        <m:r>
          <m:rPr/>
          <w:rPr>
            <w:rFonts w:ascii="Cambria Math" w:hAnsi="Cambria Math"/>
            <w:sz w:val="15"/>
            <w:szCs w:val="15"/>
            <w:lang w:val="en-US"/>
          </w:rPr>
          <m:t>×</m:t>
        </m:r>
        <m:r>
          <m:rPr/>
          <w:rPr>
            <w:rFonts w:hint="default" w:ascii="Cambria Math" w:hAnsi="Cambria Math"/>
            <w:sz w:val="15"/>
            <w:szCs w:val="15"/>
            <w:lang w:val="en-US" w:eastAsia="zh-CN"/>
          </w:rPr>
          <m:t>2.25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(8−4)</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hint="default" w:ascii="Cambria Math" w:hAnsi="Cambria Math"/>
            <w:sz w:val="15"/>
            <w:szCs w:val="15"/>
            <w:lang w:val="en-US" w:eastAsia="zh-CN"/>
          </w:rPr>
          <m:t>+0.75</m:t>
        </m:r>
        <m:r>
          <m:rPr/>
          <w:rPr>
            <w:rFonts w:ascii="Cambria Math" w:hAnsi="Cambria Math"/>
            <w:sz w:val="15"/>
            <w:szCs w:val="15"/>
            <w:lang w:val="en-US"/>
          </w:rPr>
          <m:t>×</m:t>
        </m:r>
        <m:sSup>
          <m:sSupPr>
            <m:ctrlPr>
              <w:rPr>
                <w:rFonts w:hint="default" w:ascii="Cambria Math" w:hAnsi="Cambria Math"/>
                <w:i/>
                <w:sz w:val="15"/>
                <w:szCs w:val="15"/>
                <w:lang w:val="en-US" w:eastAsia="zh-CN"/>
              </w:rPr>
            </m:ctrlPr>
          </m:sSupPr>
          <m:e>
            <m:r>
              <m:rPr/>
              <w:rPr>
                <w:rFonts w:hint="default" w:ascii="Cambria Math" w:hAnsi="Cambria Math"/>
                <w:sz w:val="15"/>
                <w:szCs w:val="15"/>
                <w:lang w:val="en-US" w:eastAsia="zh-CN"/>
              </w:rPr>
              <m:t>(15.3−6)</m:t>
            </m:r>
            <m:ctrlPr>
              <w:rPr>
                <w:rFonts w:hint="default" w:ascii="Cambria Math" w:hAnsi="Cambria Math"/>
                <w:i/>
                <w:sz w:val="15"/>
                <w:szCs w:val="15"/>
                <w:lang w:val="en-US" w:eastAsia="zh-CN"/>
              </w:rPr>
            </m:ctrlPr>
          </m:e>
          <m:sup>
            <m:r>
              <m:rPr/>
              <w:rPr>
                <w:rFonts w:hint="default" w:ascii="Cambria Math" w:hAnsi="Cambria Math"/>
                <w:sz w:val="15"/>
                <w:szCs w:val="15"/>
                <w:lang w:val="en-US" w:eastAsia="zh-CN"/>
              </w:rPr>
              <m:t>0.88</m:t>
            </m:r>
            <m:ctrlPr>
              <w:rPr>
                <w:rFonts w:hint="default" w:ascii="Cambria Math" w:hAnsi="Cambria Math"/>
                <w:i/>
                <w:sz w:val="15"/>
                <w:szCs w:val="15"/>
                <w:lang w:val="en-US" w:eastAsia="zh-CN"/>
              </w:rPr>
            </m:ctrlPr>
          </m:sup>
        </m:sSup>
        <m:r>
          <m:rPr/>
          <w:rPr>
            <w:rFonts w:ascii="Cambria Math" w:hAnsi="Cambria Math"/>
            <w:sz w:val="15"/>
            <w:szCs w:val="15"/>
            <w:lang w:val="en-US"/>
          </w:rPr>
          <m:t>≈</m:t>
        </m:r>
        <m:r>
          <m:rPr/>
          <w:rPr>
            <w:rFonts w:hint="default" w:ascii="Cambria Math" w:hAnsi="Cambria Math"/>
            <w:sz w:val="15"/>
            <w:szCs w:val="15"/>
            <w:lang w:val="en-US" w:eastAsia="zh-CN"/>
          </w:rPr>
          <m:t>4.194</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val="en-US" w:eastAsia="zh-CN"/>
        </w:rPr>
        <w:t>由结果可得，</w:t>
      </w: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1,A</m:t>
            </m:r>
            <m:ctrlPr>
              <w:rPr>
                <w:rFonts w:ascii="Cambria Math" w:hAnsi="Cambria Math"/>
                <w:i/>
                <w:sz w:val="15"/>
                <w:szCs w:val="15"/>
              </w:rPr>
            </m:ctrlPr>
          </m:sub>
        </m:sSub>
        <m:r>
          <m:rPr/>
          <w:rPr>
            <w:rFonts w:hint="default" w:ascii="Cambria Math" w:hAnsi="Cambria Math"/>
            <w:sz w:val="15"/>
            <w:szCs w:val="15"/>
            <w:lang w:val="en-US" w:eastAsia="zh-CN"/>
          </w:rPr>
          <m:t>&lt;</m:t>
        </m:r>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1,B</m:t>
            </m:r>
            <m:ctrlPr>
              <w:rPr>
                <w:rFonts w:ascii="Cambria Math" w:hAnsi="Cambria Math"/>
                <w:i/>
                <w:sz w:val="15"/>
                <w:szCs w:val="15"/>
              </w:rPr>
            </m:ctrlPr>
          </m:sub>
        </m:sSub>
      </m:oMath>
      <w:r>
        <w:rPr>
          <w:rFonts w:hint="eastAsia"/>
          <w:sz w:val="18"/>
          <w:szCs w:val="18"/>
          <w:lang w:eastAsia="zh-CN"/>
        </w:rPr>
        <w:t>，</w:t>
      </w:r>
      <w:r>
        <w:rPr>
          <w:rFonts w:hint="eastAsia"/>
          <w:sz w:val="18"/>
          <w:szCs w:val="18"/>
          <w:lang w:val="en-US" w:eastAsia="zh-CN"/>
        </w:rPr>
        <w:t>即</w:t>
      </w:r>
      <w:r>
        <w:rPr>
          <w:rFonts w:hint="eastAsia"/>
          <w:sz w:val="18"/>
          <w:szCs w:val="18"/>
          <w:lang w:eastAsia="zh-CN"/>
        </w:rPr>
        <w:t>加入诱饵前，雾节点</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1,goal</m:t>
            </m:r>
            <m:ctrlPr>
              <w:rPr>
                <w:rFonts w:ascii="Cambria Math" w:hAnsi="Cambria Math"/>
                <w:i/>
                <w:sz w:val="15"/>
                <w:szCs w:val="15"/>
              </w:rPr>
            </m:ctrlPr>
          </m:sub>
        </m:sSub>
        <m:r>
          <m:rPr/>
          <w:rPr>
            <w:rFonts w:hint="default" w:ascii="Cambria Math" w:hAnsi="Cambria Math"/>
            <w:sz w:val="15"/>
            <w:szCs w:val="15"/>
            <w:lang w:val="en-US" w:eastAsia="zh-CN"/>
          </w:rPr>
          <m:t>&lt;</m:t>
        </m:r>
        <m:sSub>
          <m:sSubPr>
            <m:ctrlPr>
              <w:rPr>
                <w:rFonts w:ascii="Cambria Math" w:hAnsi="Cambria Math"/>
                <w:i/>
                <w:sz w:val="15"/>
                <w:szCs w:val="15"/>
              </w:rPr>
            </m:ctrlPr>
          </m:sSubPr>
          <m:e>
            <m:r>
              <m:rPr/>
              <w:rPr>
                <w:rFonts w:hint="default" w:ascii="Cambria Math" w:hAnsi="Cambria Math"/>
                <w:sz w:val="15"/>
                <w:szCs w:val="15"/>
                <w:lang w:val="en-US" w:eastAsia="zh-CN"/>
              </w:rPr>
              <m:t>W</m:t>
            </m:r>
            <m:ctrlPr>
              <w:rPr>
                <w:rFonts w:ascii="Cambria Math" w:hAnsi="Cambria Math"/>
                <w:i/>
                <w:sz w:val="15"/>
                <w:szCs w:val="15"/>
              </w:rPr>
            </m:ctrlPr>
          </m:e>
          <m:sub>
            <m:r>
              <m:rPr/>
              <w:rPr>
                <w:rFonts w:hint="default" w:ascii="Cambria Math" w:hAnsi="Cambria Math"/>
                <w:sz w:val="15"/>
                <w:szCs w:val="15"/>
                <w:lang w:val="en-US" w:eastAsia="zh-CN"/>
              </w:rPr>
              <m:t>1,compete</m:t>
            </m:r>
            <m:ctrlPr>
              <w:rPr>
                <w:rFonts w:ascii="Cambria Math" w:hAnsi="Cambria Math"/>
                <w:i/>
                <w:sz w:val="15"/>
                <w:szCs w:val="15"/>
              </w:rPr>
            </m:ctrlPr>
          </m:sub>
        </m:sSub>
      </m:oMath>
      <w:r>
        <w:rPr>
          <w:rFonts w:hint="eastAsia"/>
          <w:sz w:val="18"/>
          <w:szCs w:val="18"/>
          <w:lang w:eastAsia="zh-CN"/>
        </w:rPr>
        <w:t>，</w:t>
      </w:r>
      <w:r>
        <w:rPr>
          <w:rFonts w:hint="eastAsia"/>
          <w:sz w:val="18"/>
          <w:szCs w:val="18"/>
          <w:lang w:val="en-US" w:eastAsia="zh-CN"/>
        </w:rPr>
        <w:t>即</w:t>
      </w:r>
      <w:r>
        <w:rPr>
          <w:rFonts w:hint="eastAsia"/>
          <w:sz w:val="18"/>
          <w:szCs w:val="18"/>
          <w:lang w:eastAsia="zh-CN"/>
        </w:rPr>
        <w:t>加入诱饵</w:t>
      </w:r>
      <w:r>
        <w:rPr>
          <w:rFonts w:hint="eastAsia"/>
          <w:sz w:val="18"/>
          <w:szCs w:val="18"/>
          <w:lang w:val="en-US" w:eastAsia="zh-CN"/>
        </w:rPr>
        <w:t>后</w:t>
      </w:r>
      <w:r>
        <w:rPr>
          <w:rFonts w:hint="eastAsia"/>
          <w:sz w:val="18"/>
          <w:szCs w:val="18"/>
          <w:lang w:eastAsia="zh-CN"/>
        </w:rPr>
        <w:t>，雾节点</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。对其余的雾节点，与上面同理，</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3</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4</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6</m:t>
            </m:r>
            <m:ctrlPr>
              <w:rPr>
                <w:rFonts w:ascii="Cambria Math" w:hAnsi="Cambria Math" w:cstheme="minorBidi"/>
                <w:i/>
                <w:sz w:val="18"/>
                <w:szCs w:val="18"/>
              </w:rPr>
            </m:ctrlPr>
          </m:sub>
        </m:sSub>
      </m:oMath>
      <w:r>
        <w:rPr>
          <w:rFonts w:hint="eastAsia"/>
          <w:sz w:val="18"/>
          <w:szCs w:val="18"/>
          <w:lang w:eastAsia="zh-CN"/>
        </w:rPr>
        <w:t>在加入诱饵项前后</w:t>
      </w:r>
      <w:r>
        <w:rPr>
          <w:rFonts w:hint="eastAsia"/>
          <w:sz w:val="18"/>
          <w:szCs w:val="18"/>
          <w:lang w:val="en-US" w:eastAsia="zh-CN"/>
        </w:rPr>
        <w:t>的</w:t>
      </w:r>
      <w:r>
        <w:rPr>
          <w:rFonts w:hint="eastAsia"/>
          <w:sz w:val="18"/>
          <w:szCs w:val="18"/>
          <w:lang w:eastAsia="zh-CN"/>
        </w:rPr>
        <w:t>选择情况不变，</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3</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4</m:t>
            </m:r>
            <m:ctrlPr>
              <w:rPr>
                <w:rFonts w:ascii="Cambria Math" w:hAnsi="Cambria Math" w:cstheme="minorBidi"/>
                <w:i/>
                <w:sz w:val="18"/>
                <w:szCs w:val="18"/>
              </w:rPr>
            </m:ctrlPr>
          </m:sub>
        </m:sSub>
      </m:oMath>
      <w:r>
        <w:rPr>
          <w:rFonts w:hint="eastAsia"/>
          <w:sz w:val="18"/>
          <w:szCs w:val="18"/>
          <w:lang w:eastAsia="zh-CN"/>
        </w:rPr>
        <w:t>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6</m:t>
            </m:r>
            <m:ctrlPr>
              <w:rPr>
                <w:rFonts w:ascii="Cambria Math" w:hAnsi="Cambria Math" w:cstheme="minorBidi"/>
                <w:i/>
                <w:sz w:val="18"/>
                <w:szCs w:val="18"/>
              </w:rPr>
            </m:ctrlPr>
          </m:sub>
        </m:sSub>
      </m:oMath>
      <w:r>
        <w:rPr>
          <w:rFonts w:hint="eastAsia"/>
          <w:sz w:val="18"/>
          <w:szCs w:val="18"/>
          <w:lang w:eastAsia="zh-CN"/>
        </w:rPr>
        <w:t>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。雾节点</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5</m:t>
            </m:r>
            <m:ctrlPr>
              <w:rPr>
                <w:rFonts w:ascii="Cambria Math" w:hAnsi="Cambria Math" w:cstheme="minorBidi"/>
                <w:i/>
                <w:sz w:val="18"/>
                <w:szCs w:val="18"/>
              </w:rPr>
            </m:ctrlPr>
          </m:sub>
        </m:sSub>
      </m:oMath>
      <w:r>
        <w:rPr>
          <w:rFonts w:hint="eastAsia"/>
          <w:sz w:val="18"/>
          <w:szCs w:val="18"/>
          <w:lang w:eastAsia="zh-CN"/>
        </w:rPr>
        <w:t>在加入诱饵项前选择任务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1</m:t>
            </m:r>
            <m:ctrlPr>
              <w:rPr>
                <w:rFonts w:ascii="Cambria Math" w:hAnsi="Cambria Math" w:cstheme="minorBidi"/>
                <w:i/>
                <w:sz w:val="18"/>
                <w:szCs w:val="18"/>
              </w:rPr>
            </m:ctrlPr>
          </m:sub>
        </m:sSub>
      </m:oMath>
      <w:r>
        <w:rPr>
          <w:rFonts w:hint="eastAsia"/>
          <w:sz w:val="18"/>
          <w:szCs w:val="18"/>
          <w:lang w:eastAsia="zh-CN"/>
        </w:rPr>
        <w:t>，加入诱饵项后选择任务</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2</m:t>
            </m:r>
            <m:ctrlPr>
              <w:rPr>
                <w:rFonts w:ascii="Cambria Math" w:hAnsi="Cambria Math" w:cstheme="minorBidi"/>
                <w:i/>
                <w:sz w:val="18"/>
                <w:szCs w:val="18"/>
              </w:rPr>
            </m:ctrlPr>
          </m:sub>
        </m:sSub>
      </m:oMath>
      <w:r>
        <w:rPr>
          <w:rFonts w:hint="eastAsia"/>
          <w:sz w:val="18"/>
          <w:szCs w:val="18"/>
          <w:lang w:eastAsia="zh-CN"/>
        </w:rPr>
        <w:t>。如图</w:t>
      </w:r>
      <w:r>
        <w:rPr>
          <w:rFonts w:hint="eastAsia"/>
          <w:sz w:val="18"/>
          <w:szCs w:val="18"/>
          <w:lang w:val="en-US" w:eastAsia="zh-CN"/>
        </w:rPr>
        <w:t>5</w:t>
      </w:r>
      <w:r>
        <w:rPr>
          <w:rFonts w:hint="eastAsia"/>
          <w:sz w:val="18"/>
          <w:szCs w:val="18"/>
          <w:lang w:eastAsia="zh-CN"/>
        </w:rPr>
        <w:t>所示。</w:t>
      </w:r>
    </w:p>
    <w:p>
      <w:pPr>
        <w:spacing w:line="240" w:lineRule="auto"/>
        <w:jc w:val="center"/>
        <w:rPr>
          <w:sz w:val="18"/>
          <w:szCs w:val="18"/>
          <w:lang w:eastAsia="zh-CN"/>
        </w:rPr>
      </w:pPr>
      <w:r>
        <w:rPr>
          <w:rFonts w:hint="eastAsia"/>
          <w:sz w:val="18"/>
          <w:szCs w:val="18"/>
          <w:lang w:eastAsia="zh-CN"/>
        </w:rPr>
        <w:object>
          <v:shape id="_x0000_i1026" o:spt="75" type="#_x0000_t75" style="height:114.05pt;width:213.5pt;" o:ole="t" filled="f" o:preferrelative="t" stroked="f" coordsize="21600,21600">
            <v:path/>
            <v:fill on="f" focussize="0,0"/>
            <v:stroke on="f"/>
            <v:imagedata r:id="rId28" o:title=""/>
            <o:lock v:ext="edit" aspectratio="t"/>
            <w10:wrap type="none"/>
            <w10:anchorlock/>
          </v:shape>
          <o:OLEObject Type="Embed" ProgID="Visio.Drawing.15" ShapeID="_x0000_i1026" DrawAspect="Content" ObjectID="_1468075726" r:id="rId27">
            <o:LockedField>false</o:LockedField>
          </o:OLEObject>
        </w:object>
      </w:r>
    </w:p>
    <w:p>
      <w:pPr>
        <w:spacing w:line="240" w:lineRule="auto"/>
        <w:ind w:firstLine="0" w:firstLineChars="0"/>
        <w:jc w:val="center"/>
        <w:rPr>
          <w:sz w:val="18"/>
          <w:szCs w:val="18"/>
          <w:lang w:eastAsia="zh-CN"/>
        </w:rPr>
      </w:pPr>
      <w:r>
        <w:rPr>
          <w:rFonts w:hint="eastAsia"/>
          <w:sz w:val="18"/>
          <w:szCs w:val="18"/>
          <w:lang w:eastAsia="zh-CN"/>
        </w:rPr>
        <w:t>图</w:t>
      </w:r>
      <w:r>
        <w:rPr>
          <w:rFonts w:hint="eastAsia"/>
          <w:sz w:val="18"/>
          <w:szCs w:val="18"/>
          <w:lang w:val="en-US" w:eastAsia="zh-CN"/>
        </w:rPr>
        <w:t>5</w:t>
      </w:r>
      <w:r>
        <w:rPr>
          <w:rFonts w:hint="eastAsia"/>
          <w:sz w:val="18"/>
          <w:szCs w:val="18"/>
          <w:lang w:eastAsia="zh-CN"/>
        </w:rPr>
        <w:t xml:space="preserve"> 有诱饵项时的雾节点选择情况</w:t>
      </w:r>
    </w:p>
    <w:p>
      <w:pPr>
        <w:spacing w:line="240" w:lineRule="auto"/>
        <w:ind w:firstLine="360" w:firstLineChars="200"/>
        <w:jc w:val="left"/>
        <w:rPr>
          <w:sz w:val="18"/>
          <w:szCs w:val="18"/>
          <w:lang w:eastAsia="zh-CN"/>
        </w:rPr>
      </w:pPr>
      <w:r>
        <w:rPr>
          <w:rFonts w:hint="eastAsia"/>
          <w:sz w:val="18"/>
          <w:szCs w:val="18"/>
          <w:lang w:eastAsia="zh-CN"/>
        </w:rPr>
        <w:t>本文通过引理3-2在理论上证明了DIM发布机制下，目标任务被选总数会得到提升。</w:t>
      </w:r>
    </w:p>
    <w:p>
      <w:pPr>
        <w:spacing w:line="240" w:lineRule="auto"/>
        <w:ind w:firstLine="360" w:firstLineChars="200"/>
        <w:jc w:val="left"/>
        <w:rPr>
          <w:sz w:val="18"/>
          <w:szCs w:val="18"/>
          <w:lang w:eastAsia="zh-CN"/>
        </w:rPr>
      </w:pPr>
      <w:r>
        <w:rPr>
          <w:rFonts w:hint="eastAsia"/>
          <w:sz w:val="18"/>
          <w:szCs w:val="18"/>
          <w:lang w:eastAsia="zh-CN"/>
        </w:rPr>
        <w:t>引理3-2：DIM发布机制下，目标任务被选择总数大于PMMRA机制。</w:t>
      </w:r>
    </w:p>
    <w:p>
      <w:pPr>
        <w:spacing w:line="240" w:lineRule="auto"/>
        <w:ind w:firstLine="360" w:firstLineChars="200"/>
        <w:jc w:val="left"/>
        <w:rPr>
          <w:sz w:val="18"/>
          <w:szCs w:val="18"/>
          <w:lang w:eastAsia="zh-CN"/>
        </w:rPr>
      </w:pPr>
      <w:r>
        <w:rPr>
          <w:rFonts w:hint="eastAsia"/>
          <w:sz w:val="18"/>
          <w:szCs w:val="18"/>
          <w:lang w:eastAsia="zh-CN"/>
        </w:rPr>
        <w:t>证明：根据定理3-</w:t>
      </w:r>
      <w:r>
        <w:rPr>
          <w:rFonts w:hint="eastAsia"/>
          <w:sz w:val="18"/>
          <w:szCs w:val="18"/>
          <w:lang w:val="en-US" w:eastAsia="zh-CN"/>
        </w:rPr>
        <w:t>1和3-2</w:t>
      </w:r>
      <w:r>
        <w:rPr>
          <w:rFonts w:hint="eastAsia"/>
          <w:sz w:val="18"/>
          <w:szCs w:val="18"/>
          <w:lang w:eastAsia="zh-CN"/>
        </w:rPr>
        <w:t>的推导过程可知，加入</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decoy</m:t>
            </m:r>
            <m:ctrlPr>
              <w:rPr>
                <w:rFonts w:ascii="Cambria Math" w:hAnsi="Cambria Math" w:cstheme="minorBidi"/>
                <w:i/>
                <w:sz w:val="18"/>
                <w:szCs w:val="18"/>
              </w:rPr>
            </m:ctrlPr>
          </m:sub>
        </m:sSub>
      </m:oMath>
      <w:r>
        <w:rPr>
          <w:rFonts w:hint="eastAsia"/>
          <w:sz w:val="18"/>
          <w:szCs w:val="18"/>
          <w:lang w:eastAsia="zh-CN"/>
        </w:rPr>
        <w:t>后</w:t>
      </w:r>
      <m:oMath>
        <m:sSub>
          <m:sSubPr>
            <m:ctrlPr>
              <w:rPr>
                <w:rFonts w:ascii="Cambria Math" w:hAnsi="Cambria Math"/>
                <w:i/>
                <w:sz w:val="18"/>
                <w:szCs w:val="18"/>
              </w:rPr>
            </m:ctrlPr>
          </m:sSubPr>
          <m:e>
            <m:r>
              <m:rPr/>
              <w:rPr>
                <w:rFonts w:hint="default" w:ascii="Cambria Math" w:hAnsi="Cambria Math"/>
                <w:sz w:val="18"/>
                <w:szCs w:val="18"/>
                <w:lang w:val="en-US" w:eastAsia="zh-CN"/>
              </w:rPr>
              <m:t>M</m:t>
            </m:r>
            <m:ctrlPr>
              <w:rPr>
                <w:rFonts w:ascii="Cambria Math" w:hAnsi="Cambria Math"/>
                <w:i/>
                <w:sz w:val="18"/>
                <w:szCs w:val="18"/>
              </w:rPr>
            </m:ctrlPr>
          </m:e>
          <m:sub>
            <m:r>
              <m:rPr/>
              <w:rPr>
                <w:rFonts w:hint="default" w:ascii="Cambria Math" w:hAnsi="Cambria Math"/>
                <w:sz w:val="18"/>
                <w:szCs w:val="18"/>
                <w:lang w:val="en-US" w:eastAsia="zh-CN"/>
              </w:rPr>
              <m:t>goal</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goal</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|r'</m:t>
        </m:r>
        <m:r>
          <m:rPr/>
          <w:rPr>
            <w:rFonts w:hint="default" w:ascii="Cambria Math" w:hAnsi="Cambria Math"/>
            <w:sz w:val="18"/>
            <w:szCs w:val="18"/>
            <w:lang w:val="en-US" w:eastAsia="zh-CN"/>
          </w:rPr>
          <m:t>)&gt;</m:t>
        </m:r>
        <m:sSub>
          <m:sSubPr>
            <m:ctrlPr>
              <w:rPr>
                <w:rFonts w:ascii="Cambria Math" w:hAnsi="Cambria Math"/>
                <w:i/>
                <w:sz w:val="18"/>
                <w:szCs w:val="18"/>
              </w:rPr>
            </m:ctrlPr>
          </m:sSubPr>
          <m:e>
            <m:r>
              <m:rPr/>
              <w:rPr>
                <w:rFonts w:hint="default" w:ascii="Cambria Math" w:hAnsi="Cambria Math"/>
                <w:sz w:val="18"/>
                <w:szCs w:val="18"/>
                <w:lang w:val="en-US" w:eastAsia="zh-CN"/>
              </w:rPr>
              <m:t>M</m:t>
            </m:r>
            <m:ctrlPr>
              <w:rPr>
                <w:rFonts w:ascii="Cambria Math" w:hAnsi="Cambria Math"/>
                <w:i/>
                <w:sz w:val="18"/>
                <w:szCs w:val="18"/>
              </w:rPr>
            </m:ctrlPr>
          </m:e>
          <m:sub>
            <m:r>
              <m:rPr/>
              <w:rPr>
                <w:rFonts w:hint="default" w:ascii="Cambria Math" w:hAnsi="Cambria Math"/>
                <w:sz w:val="18"/>
                <w:szCs w:val="18"/>
                <w:lang w:val="en-US" w:eastAsia="zh-CN"/>
              </w:rPr>
              <m:t>goal</m:t>
            </m:r>
            <m:ctrlPr>
              <w:rPr>
                <w:rFonts w:ascii="Cambria Math" w:hAnsi="Cambria Math"/>
                <w:i/>
                <w:sz w:val="18"/>
                <w:szCs w:val="18"/>
              </w:rPr>
            </m:ctrlPr>
          </m:sub>
        </m:sSub>
        <m:r>
          <m:rPr/>
          <w:rPr>
            <w:rFonts w:hint="default" w:ascii="Cambria Math" w:hAnsi="Cambria Math"/>
            <w:sz w:val="18"/>
            <w:szCs w:val="18"/>
            <w:lang w:val="en-US" w:eastAsia="zh-CN"/>
          </w:rPr>
          <m:t>(</m:t>
        </m:r>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|r</m:t>
        </m:r>
        <m:r>
          <m:rPr/>
          <w:rPr>
            <w:rFonts w:hint="default" w:ascii="Cambria Math" w:hAnsi="Cambria Math"/>
            <w:sz w:val="18"/>
            <w:szCs w:val="18"/>
            <w:lang w:val="en-US" w:eastAsia="zh-CN"/>
          </w:rPr>
          <m:t>)</m:t>
        </m:r>
      </m:oMath>
      <w:r>
        <w:rPr>
          <w:rFonts w:hint="eastAsia"/>
          <w:sz w:val="18"/>
          <w:szCs w:val="18"/>
          <w:lang w:eastAsia="zh-CN"/>
        </w:rPr>
        <w:t>，</w:t>
      </w:r>
      <w:r>
        <w:rPr>
          <w:rFonts w:hint="eastAsia"/>
          <w:sz w:val="18"/>
          <w:szCs w:val="18"/>
          <w:lang w:val="en-US" w:eastAsia="zh-CN"/>
        </w:rPr>
        <w:t>即参考点改变，任务对雾节点的吸引力提高，</w:t>
      </w:r>
      <w:r>
        <w:rPr>
          <w:rFonts w:hint="eastAsia"/>
          <w:sz w:val="18"/>
          <w:szCs w:val="18"/>
          <w:lang w:eastAsia="zh-CN"/>
        </w:rPr>
        <w:t>而雾节点的满意度阈值不变，故会有更多的</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goal</m:t>
            </m:r>
            <m:ctrlPr>
              <w:rPr>
                <w:rFonts w:ascii="Cambria Math" w:hAnsi="Cambria Math" w:cstheme="minorBidi"/>
                <w:i/>
                <w:sz w:val="18"/>
                <w:szCs w:val="18"/>
              </w:rPr>
            </m:ctrlPr>
          </m:sub>
        </m:sSub>
      </m:oMath>
      <w:r>
        <w:rPr>
          <w:rFonts w:hint="eastAsia"/>
          <w:sz w:val="18"/>
          <w:szCs w:val="18"/>
          <w:lang w:eastAsia="zh-CN"/>
        </w:rPr>
        <w:t>型任务</w:t>
      </w:r>
      <w:r>
        <w:rPr>
          <w:rFonts w:hint="eastAsia"/>
          <w:sz w:val="18"/>
          <w:szCs w:val="18"/>
          <w:lang w:val="en-US" w:eastAsia="zh-CN"/>
        </w:rPr>
        <w:t>被</w:t>
      </w:r>
      <w:r>
        <w:rPr>
          <w:rFonts w:hint="eastAsia"/>
          <w:sz w:val="18"/>
          <w:szCs w:val="18"/>
          <w:lang w:eastAsia="zh-CN"/>
        </w:rPr>
        <w:t>雾节点</w:t>
      </w:r>
      <w:r>
        <w:rPr>
          <w:rFonts w:hint="eastAsia"/>
          <w:sz w:val="18"/>
          <w:szCs w:val="18"/>
          <w:lang w:val="en-US" w:eastAsia="zh-CN"/>
        </w:rPr>
        <w:t>选择</w:t>
      </w:r>
      <w:r>
        <w:rPr>
          <w:rFonts w:hint="eastAsia"/>
          <w:sz w:val="18"/>
          <w:szCs w:val="18"/>
          <w:lang w:eastAsia="zh-CN"/>
        </w:rPr>
        <w:t>，证毕。</w:t>
      </w:r>
    </w:p>
    <w:p>
      <w:pPr>
        <w:spacing w:line="240" w:lineRule="auto"/>
        <w:ind w:firstLine="360" w:firstLineChars="200"/>
        <w:jc w:val="left"/>
        <w:rPr>
          <w:sz w:val="18"/>
          <w:szCs w:val="18"/>
          <w:lang w:eastAsia="zh-CN"/>
        </w:rPr>
      </w:pPr>
      <w:r>
        <w:rPr>
          <w:rFonts w:hint="eastAsia"/>
          <w:sz w:val="18"/>
          <w:szCs w:val="18"/>
          <w:lang w:eastAsia="zh-CN"/>
        </w:rPr>
        <w:t>由引理3-2可知，在理论上，本文的发布机制提高了目标任务</w:t>
      </w:r>
      <w:ins w:id="128" w:author="俞成琴" w:date="2022-04-19T08:50:46Z">
        <w:r>
          <w:rPr>
            <w:rFonts w:hint="eastAsia"/>
            <w:sz w:val="18"/>
            <w:szCs w:val="18"/>
            <w:lang w:val="en-US" w:eastAsia="zh-CN"/>
          </w:rPr>
          <w:t>对</w:t>
        </w:r>
      </w:ins>
      <w:ins w:id="129" w:author="俞成琴" w:date="2022-04-19T08:50:48Z">
        <w:r>
          <w:rPr>
            <w:rFonts w:hint="eastAsia"/>
            <w:sz w:val="18"/>
            <w:szCs w:val="18"/>
            <w:lang w:val="en-US" w:eastAsia="zh-CN"/>
          </w:rPr>
          <w:t>雾节点</w:t>
        </w:r>
      </w:ins>
      <w:r>
        <w:rPr>
          <w:rFonts w:hint="eastAsia"/>
          <w:sz w:val="18"/>
          <w:szCs w:val="18"/>
          <w:lang w:eastAsia="zh-CN"/>
        </w:rPr>
        <w:t>的吸引力，使得更多雾节点选择</w:t>
      </w:r>
      <m:oMath>
        <m:sSub>
          <m:sSubPr>
            <m:ctrlPr>
              <w:rPr>
                <w:rFonts w:ascii="Cambria Math" w:hAnsi="Cambria Math" w:cstheme="minorBidi"/>
                <w:i/>
                <w:sz w:val="18"/>
                <w:szCs w:val="18"/>
              </w:rPr>
            </m:ctrlPr>
          </m:sSubPr>
          <m:e>
            <m:r>
              <m:rPr/>
              <w:rPr>
                <w:rFonts w:ascii="Cambria Math" w:hAnsi="Cambria Math" w:cstheme="minorBidi"/>
                <w:sz w:val="18"/>
                <w:szCs w:val="18"/>
              </w:rPr>
              <m:t>τ</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goal</m:t>
            </m:r>
            <m:ctrlPr>
              <w:rPr>
                <w:rFonts w:ascii="Cambria Math" w:hAnsi="Cambria Math" w:cstheme="minorBidi"/>
                <w:i/>
                <w:sz w:val="18"/>
                <w:szCs w:val="18"/>
              </w:rPr>
            </m:ctrlPr>
          </m:sub>
        </m:sSub>
      </m:oMath>
      <w:r>
        <w:rPr>
          <w:rFonts w:hint="eastAsia"/>
          <w:sz w:val="18"/>
          <w:szCs w:val="18"/>
          <w:lang w:eastAsia="zh-CN"/>
        </w:rPr>
        <w:t>型任务，提高了目标任务卸载率。</w:t>
      </w:r>
    </w:p>
    <w:p>
      <w:pPr>
        <w:rPr>
          <w:rStyle w:val="60"/>
          <w:rFonts w:ascii="Helvetica" w:hAnsi="Helvetica" w:eastAsia="宋体"/>
          <w:b/>
          <w:smallCaps/>
          <w:color w:val="auto"/>
          <w:sz w:val="23"/>
          <w:lang w:eastAsia="zh-CN"/>
        </w:rPr>
      </w:pPr>
      <w:r>
        <w:rPr>
          <w:rStyle w:val="60"/>
          <w:rFonts w:hint="eastAsia" w:ascii="Helvetica" w:hAnsi="Helvetica" w:eastAsia="宋体"/>
          <w:b/>
          <w:smallCaps/>
          <w:color w:val="auto"/>
          <w:sz w:val="23"/>
          <w:lang w:val="en-US" w:eastAsia="zh-CN"/>
        </w:rPr>
        <w:t xml:space="preserve">3.3 </w:t>
      </w:r>
      <w:r>
        <w:rPr>
          <w:rStyle w:val="60"/>
          <w:rFonts w:hint="eastAsia" w:ascii="Helvetica" w:hAnsi="Helvetica" w:eastAsia="宋体"/>
          <w:b/>
          <w:smallCaps/>
          <w:color w:val="auto"/>
          <w:sz w:val="23"/>
          <w:lang w:eastAsia="zh-CN"/>
        </w:rPr>
        <w:t>基于偏好逆转的任务推送机制</w:t>
      </w:r>
    </w:p>
    <w:p>
      <w:pPr>
        <w:spacing w:line="240" w:lineRule="auto"/>
        <w:ind w:firstLine="360" w:firstLineChars="200"/>
        <w:jc w:val="left"/>
        <w:rPr>
          <w:rFonts w:hint="eastAsia"/>
          <w:sz w:val="18"/>
          <w:szCs w:val="18"/>
          <w:lang w:eastAsia="zh-CN"/>
        </w:rPr>
      </w:pPr>
      <w:r>
        <w:rPr>
          <w:rFonts w:hint="eastAsia"/>
          <w:sz w:val="18"/>
          <w:szCs w:val="18"/>
          <w:lang w:eastAsia="zh-CN"/>
        </w:rPr>
        <w:t>本节在</w:t>
      </w:r>
      <w:r>
        <w:rPr>
          <w:rFonts w:hint="eastAsia"/>
          <w:sz w:val="18"/>
          <w:szCs w:val="18"/>
          <w:lang w:val="en-US" w:eastAsia="zh-CN"/>
        </w:rPr>
        <w:t>3.2节</w:t>
      </w:r>
      <w:r>
        <w:rPr>
          <w:rFonts w:hint="eastAsia"/>
          <w:sz w:val="18"/>
          <w:szCs w:val="18"/>
          <w:lang w:eastAsia="zh-CN"/>
        </w:rPr>
        <w:t>的基础上将诱饵效应理论的</w:t>
      </w:r>
      <w:r>
        <w:rPr>
          <w:rFonts w:hint="eastAsia"/>
          <w:color w:val="0000FF"/>
          <w:sz w:val="18"/>
          <w:szCs w:val="18"/>
          <w:lang w:eastAsia="zh-CN"/>
        </w:rPr>
        <w:t>偏好逆转因素</w:t>
      </w:r>
      <w:r>
        <w:rPr>
          <w:rFonts w:hint="eastAsia"/>
          <w:sz w:val="18"/>
          <w:szCs w:val="18"/>
          <w:lang w:eastAsia="zh-CN"/>
        </w:rPr>
        <w:t>引入雾计算卸载系统中，构建</w:t>
      </w:r>
      <w:r>
        <w:rPr>
          <w:rFonts w:hint="eastAsia"/>
          <w:sz w:val="18"/>
          <w:szCs w:val="18"/>
          <w:lang w:val="en-US" w:eastAsia="zh-CN"/>
        </w:rPr>
        <w:t>雾节点</w:t>
      </w:r>
      <w:r>
        <w:rPr>
          <w:rFonts w:hint="eastAsia"/>
          <w:color w:val="0000FF"/>
          <w:sz w:val="18"/>
          <w:szCs w:val="18"/>
          <w:lang w:val="en-US" w:eastAsia="zh-CN"/>
        </w:rPr>
        <w:t>任务</w:t>
      </w:r>
      <w:r>
        <w:rPr>
          <w:rFonts w:hint="eastAsia"/>
          <w:color w:val="0000FF"/>
          <w:sz w:val="18"/>
          <w:szCs w:val="18"/>
          <w:lang w:eastAsia="zh-CN"/>
        </w:rPr>
        <w:t>选择机制</w:t>
      </w:r>
      <w:r>
        <w:rPr>
          <w:rFonts w:hint="eastAsia"/>
          <w:sz w:val="18"/>
          <w:szCs w:val="18"/>
          <w:lang w:eastAsia="zh-CN"/>
        </w:rPr>
        <w:t>，根据雾节点</w:t>
      </w:r>
      <w:r>
        <w:rPr>
          <w:rFonts w:hint="eastAsia"/>
          <w:sz w:val="18"/>
          <w:szCs w:val="18"/>
          <w:lang w:val="en-US" w:eastAsia="zh-CN"/>
        </w:rPr>
        <w:t>的</w:t>
      </w:r>
      <w:r>
        <w:rPr>
          <w:rFonts w:hint="eastAsia"/>
          <w:color w:val="0000FF"/>
          <w:sz w:val="18"/>
          <w:szCs w:val="18"/>
          <w:lang w:eastAsia="zh-CN"/>
        </w:rPr>
        <w:t>偏好系数建立出价模型</w:t>
      </w:r>
      <w:r>
        <w:rPr>
          <w:rFonts w:hint="eastAsia"/>
          <w:sz w:val="18"/>
          <w:szCs w:val="18"/>
          <w:lang w:eastAsia="zh-CN"/>
        </w:rPr>
        <w:t>，</w:t>
      </w:r>
      <w:r>
        <w:rPr>
          <w:rFonts w:hint="eastAsia"/>
          <w:sz w:val="18"/>
          <w:szCs w:val="18"/>
          <w:lang w:val="en-US" w:eastAsia="zh-CN"/>
        </w:rPr>
        <w:t>再</w:t>
      </w:r>
      <w:r>
        <w:rPr>
          <w:rFonts w:hint="eastAsia"/>
          <w:sz w:val="18"/>
          <w:szCs w:val="18"/>
          <w:lang w:eastAsia="zh-CN"/>
        </w:rPr>
        <w:t>通过雾节点的</w:t>
      </w:r>
      <w:r>
        <w:rPr>
          <w:rFonts w:hint="eastAsia"/>
          <w:color w:val="0000FF"/>
          <w:sz w:val="18"/>
          <w:szCs w:val="18"/>
          <w:lang w:eastAsia="zh-CN"/>
        </w:rPr>
        <w:t>出价情况评估其偏好系数</w:t>
      </w:r>
      <w:r>
        <w:rPr>
          <w:rFonts w:hint="eastAsia"/>
          <w:sz w:val="18"/>
          <w:szCs w:val="18"/>
          <w:lang w:eastAsia="zh-CN"/>
        </w:rPr>
        <w:t>，构建任务推送机制</w:t>
      </w:r>
      <w:r>
        <w:rPr>
          <w:rFonts w:hint="eastAsia" w:ascii="Times New Roman" w:hAnsi="Times New Roman"/>
          <w:sz w:val="18"/>
          <w:szCs w:val="18"/>
          <w:lang w:eastAsia="zh-CN"/>
        </w:rPr>
        <w:t>PRM</w:t>
      </w:r>
      <w:r>
        <w:rPr>
          <w:rFonts w:hint="eastAsia"/>
          <w:sz w:val="18"/>
          <w:szCs w:val="18"/>
          <w:lang w:eastAsia="zh-CN"/>
        </w:rPr>
        <w:t>，进一步提高雾节点的参与率和</w:t>
      </w:r>
      <w:ins w:id="130" w:author="俞成琴" w:date="2022-04-14T14:27:59Z">
        <w:r>
          <w:rPr>
            <w:rFonts w:hint="eastAsia"/>
            <w:sz w:val="18"/>
            <w:szCs w:val="18"/>
            <w:lang w:eastAsia="zh-CN"/>
          </w:rPr>
          <w:t>用户终端</w:t>
        </w:r>
      </w:ins>
      <w:r>
        <w:rPr>
          <w:rFonts w:hint="eastAsia"/>
          <w:sz w:val="18"/>
          <w:szCs w:val="18"/>
          <w:lang w:eastAsia="zh-CN"/>
        </w:rPr>
        <w:t>设备的总效用。</w:t>
      </w:r>
    </w:p>
    <w:p>
      <w:pPr>
        <w:spacing w:line="240" w:lineRule="auto"/>
        <w:jc w:val="left"/>
        <w:rPr>
          <w:b/>
          <w:bCs/>
          <w:sz w:val="18"/>
          <w:szCs w:val="18"/>
          <w:lang w:eastAsia="zh-CN"/>
        </w:rPr>
      </w:pPr>
      <w:r>
        <w:rPr>
          <w:rFonts w:hint="eastAsia"/>
          <w:b/>
          <w:bCs/>
          <w:sz w:val="18"/>
          <w:szCs w:val="18"/>
          <w:lang w:val="en-US" w:eastAsia="zh-CN"/>
        </w:rPr>
        <w:t>3.3</w:t>
      </w:r>
      <w:r>
        <w:rPr>
          <w:rFonts w:hint="eastAsia"/>
          <w:b/>
          <w:bCs/>
          <w:sz w:val="18"/>
          <w:szCs w:val="18"/>
          <w:lang w:eastAsia="zh-CN"/>
        </w:rPr>
        <w:t>.1 基于偏好逆转的模型</w:t>
      </w:r>
    </w:p>
    <w:p>
      <w:pPr>
        <w:pStyle w:val="10"/>
        <w:spacing w:after="0"/>
        <w:ind w:firstLine="360" w:firstLineChars="200"/>
        <w:jc w:val="left"/>
        <w:rPr>
          <w:sz w:val="18"/>
          <w:szCs w:val="18"/>
        </w:rPr>
      </w:pPr>
      <w:r>
        <w:rPr>
          <w:rFonts w:hint="eastAsia"/>
          <w:sz w:val="18"/>
          <w:szCs w:val="18"/>
        </w:rPr>
        <w:t>在继承</w:t>
      </w:r>
      <w:r>
        <w:rPr>
          <w:rFonts w:hint="eastAsia"/>
          <w:sz w:val="18"/>
          <w:szCs w:val="18"/>
          <w:lang w:val="en-US" w:eastAsia="zh-CN"/>
        </w:rPr>
        <w:t>3.2节</w:t>
      </w:r>
      <w:r>
        <w:rPr>
          <w:rFonts w:hint="eastAsia"/>
          <w:sz w:val="18"/>
          <w:szCs w:val="18"/>
        </w:rPr>
        <w:t>模型的基础上，本节将会着重讨论雾节点的</w:t>
      </w:r>
      <w:r>
        <w:rPr>
          <w:rFonts w:hint="eastAsia"/>
          <w:color w:val="0000FF"/>
          <w:sz w:val="18"/>
          <w:szCs w:val="18"/>
        </w:rPr>
        <w:t>偏好系数改变规则</w:t>
      </w:r>
      <w:r>
        <w:rPr>
          <w:rFonts w:hint="eastAsia"/>
          <w:sz w:val="18"/>
          <w:szCs w:val="18"/>
        </w:rPr>
        <w:t>以及这种情况下雾节点的</w:t>
      </w:r>
      <w:r>
        <w:rPr>
          <w:rFonts w:hint="eastAsia"/>
          <w:color w:val="0000FF"/>
          <w:sz w:val="18"/>
          <w:szCs w:val="18"/>
          <w:lang w:val="en-US" w:eastAsia="zh-CN"/>
        </w:rPr>
        <w:t>任务</w:t>
      </w:r>
      <w:r>
        <w:rPr>
          <w:rFonts w:hint="eastAsia"/>
          <w:color w:val="0000FF"/>
          <w:sz w:val="18"/>
          <w:szCs w:val="18"/>
        </w:rPr>
        <w:t>选择机制</w:t>
      </w:r>
      <w:r>
        <w:rPr>
          <w:rFonts w:hint="eastAsia"/>
          <w:sz w:val="18"/>
          <w:szCs w:val="18"/>
        </w:rPr>
        <w:t>。</w:t>
      </w:r>
    </w:p>
    <w:p>
      <w:pPr>
        <w:pStyle w:val="10"/>
        <w:spacing w:after="0"/>
        <w:ind w:firstLine="360" w:firstLineChars="200"/>
        <w:jc w:val="left"/>
        <w:rPr>
          <w:sz w:val="18"/>
          <w:szCs w:val="18"/>
        </w:rPr>
      </w:pPr>
      <w:r>
        <w:rPr>
          <w:rFonts w:hint="eastAsia"/>
          <w:sz w:val="18"/>
          <w:szCs w:val="18"/>
        </w:rPr>
        <w:t>基于2.3节对</w:t>
      </w:r>
      <w:r>
        <w:rPr>
          <w:rFonts w:hint="eastAsia"/>
          <w:sz w:val="18"/>
          <w:szCs w:val="18"/>
          <w:lang w:val="en-US" w:eastAsia="zh-CN"/>
        </w:rPr>
        <w:t>偏好逆转</w:t>
      </w:r>
      <w:r>
        <w:rPr>
          <w:rFonts w:hint="eastAsia"/>
          <w:sz w:val="18"/>
          <w:szCs w:val="18"/>
        </w:rPr>
        <w:t>的分析，提出本文的模型如图</w:t>
      </w:r>
      <w:r>
        <w:rPr>
          <w:rFonts w:hint="eastAsia"/>
          <w:sz w:val="18"/>
          <w:szCs w:val="18"/>
          <w:lang w:val="en-US" w:eastAsia="zh-CN"/>
        </w:rPr>
        <w:t>6</w:t>
      </w:r>
      <w:r>
        <w:rPr>
          <w:rFonts w:hint="eastAsia"/>
          <w:sz w:val="18"/>
          <w:szCs w:val="18"/>
        </w:rPr>
        <w:t>所示。其中，“输入”、“处理”和“输出”这三个阶段表示雾节点</w:t>
      </w:r>
      <w:r>
        <w:rPr>
          <w:rFonts w:hint="eastAsia"/>
          <w:color w:val="0000FF"/>
          <w:sz w:val="18"/>
          <w:szCs w:val="18"/>
        </w:rPr>
        <w:t>选择任务</w:t>
      </w:r>
      <w:r>
        <w:rPr>
          <w:rFonts w:hint="eastAsia"/>
          <w:sz w:val="18"/>
          <w:szCs w:val="18"/>
        </w:rPr>
        <w:t>的过程，第四个阶段“分析”将在4.2节做详细讨论。在“输入”阶段，雾节点</w:t>
      </w:r>
      <w:r>
        <w:rPr>
          <w:rFonts w:hint="eastAsia"/>
          <w:sz w:val="18"/>
          <w:szCs w:val="18"/>
          <w:lang w:val="en-US" w:eastAsia="zh-CN"/>
        </w:rPr>
        <w:t>根据</w:t>
      </w:r>
      <w:r>
        <w:rPr>
          <w:rFonts w:hint="eastAsia"/>
          <w:color w:val="0000FF"/>
          <w:sz w:val="18"/>
          <w:szCs w:val="18"/>
          <w:lang w:val="en-US" w:eastAsia="zh-CN"/>
        </w:rPr>
        <w:t>自身条件</w:t>
      </w:r>
      <w:r>
        <w:rPr>
          <w:rFonts w:hint="eastAsia"/>
          <w:sz w:val="18"/>
          <w:szCs w:val="18"/>
          <w:lang w:val="en-US" w:eastAsia="zh-CN"/>
        </w:rPr>
        <w:t>和</w:t>
      </w:r>
      <w:r>
        <w:rPr>
          <w:rFonts w:hint="eastAsia"/>
          <w:color w:val="0000FF"/>
          <w:sz w:val="18"/>
          <w:szCs w:val="18"/>
          <w:lang w:val="en-US" w:eastAsia="zh-CN"/>
        </w:rPr>
        <w:t>任务性质</w:t>
      </w:r>
      <w:r>
        <w:rPr>
          <w:rFonts w:hint="eastAsia"/>
          <w:sz w:val="18"/>
          <w:szCs w:val="18"/>
        </w:rPr>
        <w:t>对任务进行</w:t>
      </w:r>
      <w:r>
        <w:rPr>
          <w:rFonts w:hint="eastAsia"/>
          <w:color w:val="0000FF"/>
          <w:sz w:val="18"/>
          <w:szCs w:val="18"/>
        </w:rPr>
        <w:t>筛选</w:t>
      </w:r>
      <w:r>
        <w:rPr>
          <w:rFonts w:hint="eastAsia"/>
          <w:sz w:val="18"/>
          <w:szCs w:val="18"/>
        </w:rPr>
        <w:t>。在“处理”阶段，雾节点基于自身的</w:t>
      </w:r>
      <w:r>
        <w:rPr>
          <w:rFonts w:hint="eastAsia"/>
          <w:color w:val="0000FF"/>
          <w:sz w:val="18"/>
          <w:szCs w:val="18"/>
        </w:rPr>
        <w:t>内隐偏好</w:t>
      </w:r>
      <w:r>
        <w:rPr>
          <w:rFonts w:hint="eastAsia"/>
          <w:sz w:val="18"/>
          <w:szCs w:val="18"/>
        </w:rPr>
        <w:t>对选择参与的卸载任务</w:t>
      </w:r>
      <w:r>
        <w:rPr>
          <w:rFonts w:hint="eastAsia"/>
          <w:color w:val="0000FF"/>
          <w:sz w:val="18"/>
          <w:szCs w:val="18"/>
        </w:rPr>
        <w:t>量化为出价的高低</w:t>
      </w:r>
      <w:r>
        <w:rPr>
          <w:rFonts w:hint="eastAsia"/>
          <w:sz w:val="18"/>
          <w:szCs w:val="18"/>
        </w:rPr>
        <w:t>。“输出”结果代表雾节点在前两个阶段确定的选择和出价，即</w:t>
      </w:r>
      <w:r>
        <w:rPr>
          <w:rFonts w:hint="eastAsia"/>
          <w:color w:val="0000FF"/>
          <w:sz w:val="18"/>
          <w:szCs w:val="18"/>
        </w:rPr>
        <w:t>外显偏好</w:t>
      </w:r>
      <w:r>
        <w:rPr>
          <w:rFonts w:hint="eastAsia"/>
          <w:sz w:val="18"/>
          <w:szCs w:val="18"/>
        </w:rPr>
        <w:t>。通过最后的“分析”，最终反映为在</w:t>
      </w:r>
      <w:r>
        <w:rPr>
          <w:rFonts w:hint="eastAsia"/>
          <w:color w:val="0000FF"/>
          <w:sz w:val="18"/>
          <w:szCs w:val="18"/>
        </w:rPr>
        <w:t>输入阶段的任务发布形式影响输出阶段任务被雾节点的选择情况</w:t>
      </w:r>
      <w:r>
        <w:rPr>
          <w:rFonts w:hint="eastAsia"/>
          <w:sz w:val="18"/>
          <w:szCs w:val="18"/>
        </w:rPr>
        <w:t>，而雾节点的</w:t>
      </w:r>
      <w:r>
        <w:rPr>
          <w:rFonts w:hint="eastAsia"/>
          <w:color w:val="0000FF"/>
          <w:sz w:val="18"/>
          <w:szCs w:val="18"/>
        </w:rPr>
        <w:t>选择情况反过来又可以调节任务的发布形式</w:t>
      </w:r>
      <w:r>
        <w:rPr>
          <w:rFonts w:hint="eastAsia"/>
          <w:sz w:val="18"/>
          <w:szCs w:val="18"/>
        </w:rPr>
        <w:t>，即任务推送机制。</w:t>
      </w:r>
    </w:p>
    <w:p>
      <w:pPr>
        <w:pStyle w:val="10"/>
        <w:spacing w:after="0"/>
        <w:ind w:firstLine="360" w:firstLineChars="200"/>
        <w:jc w:val="left"/>
        <w:rPr>
          <w:sz w:val="18"/>
          <w:szCs w:val="18"/>
        </w:rPr>
      </w:pPr>
      <w:r>
        <w:rPr>
          <w:rFonts w:hint="eastAsia"/>
          <w:sz w:val="18"/>
          <w:szCs w:val="18"/>
        </w:rPr>
        <w:t>根据以上分析，提出该模型及以下假设：</w:t>
      </w:r>
    </w:p>
    <w:p>
      <w:pPr>
        <w:pStyle w:val="10"/>
        <w:spacing w:after="0"/>
        <w:ind w:firstLine="360" w:firstLineChars="200"/>
        <w:jc w:val="left"/>
        <w:rPr>
          <w:sz w:val="18"/>
          <w:szCs w:val="18"/>
        </w:rPr>
      </w:pPr>
      <w:r>
        <w:rPr>
          <w:rFonts w:hint="eastAsia"/>
          <w:sz w:val="18"/>
          <w:szCs w:val="18"/>
        </w:rPr>
        <w:t>H1：在接触任务信息后，建立</w:t>
      </w:r>
      <w:r>
        <w:rPr>
          <w:rFonts w:hint="eastAsia"/>
          <w:color w:val="0000FF"/>
          <w:sz w:val="18"/>
          <w:szCs w:val="18"/>
        </w:rPr>
        <w:t>外显偏好</w:t>
      </w:r>
      <w:r>
        <w:rPr>
          <w:rFonts w:hint="eastAsia"/>
          <w:sz w:val="18"/>
          <w:szCs w:val="18"/>
        </w:rPr>
        <w:t>的雾节点会</w:t>
      </w:r>
      <w:r>
        <w:rPr>
          <w:rFonts w:hint="eastAsia"/>
          <w:color w:val="0000FF"/>
          <w:sz w:val="18"/>
          <w:szCs w:val="18"/>
        </w:rPr>
        <w:t>影响</w:t>
      </w:r>
      <w:r>
        <w:rPr>
          <w:rFonts w:hint="eastAsia"/>
          <w:sz w:val="18"/>
          <w:szCs w:val="18"/>
        </w:rPr>
        <w:t>对</w:t>
      </w:r>
      <w:r>
        <w:rPr>
          <w:rFonts w:hint="eastAsia"/>
          <w:color w:val="0000FF"/>
          <w:sz w:val="18"/>
          <w:szCs w:val="18"/>
        </w:rPr>
        <w:t>内隐偏好</w:t>
      </w:r>
      <w:r>
        <w:rPr>
          <w:rFonts w:hint="eastAsia"/>
          <w:sz w:val="18"/>
          <w:szCs w:val="18"/>
        </w:rPr>
        <w:t>的认知。</w:t>
      </w:r>
    </w:p>
    <w:p>
      <w:pPr>
        <w:pStyle w:val="10"/>
        <w:spacing w:after="0"/>
        <w:ind w:firstLine="360" w:firstLineChars="200"/>
        <w:jc w:val="left"/>
        <w:rPr>
          <w:sz w:val="18"/>
          <w:szCs w:val="18"/>
        </w:rPr>
      </w:pPr>
      <w:r>
        <w:rPr>
          <w:rFonts w:hint="eastAsia"/>
          <w:sz w:val="18"/>
          <w:szCs w:val="18"/>
        </w:rPr>
        <w:t>H2：在决策过程中，</w:t>
      </w:r>
      <w:r>
        <w:rPr>
          <w:rFonts w:hint="eastAsia"/>
          <w:color w:val="0000FF"/>
          <w:sz w:val="18"/>
          <w:szCs w:val="18"/>
        </w:rPr>
        <w:t>偏好值刺激后</w:t>
      </w:r>
      <w:r>
        <w:rPr>
          <w:rFonts w:hint="eastAsia"/>
          <w:sz w:val="18"/>
          <w:szCs w:val="18"/>
        </w:rPr>
        <w:t>的雾节点会</w:t>
      </w:r>
      <w:r>
        <w:rPr>
          <w:rFonts w:hint="eastAsia"/>
          <w:color w:val="0000FF"/>
          <w:sz w:val="18"/>
          <w:szCs w:val="18"/>
        </w:rPr>
        <w:t>曲解新信息</w:t>
      </w:r>
      <w:r>
        <w:rPr>
          <w:rFonts w:hint="eastAsia"/>
          <w:sz w:val="18"/>
          <w:szCs w:val="18"/>
        </w:rPr>
        <w:t>，以</w:t>
      </w:r>
      <w:r>
        <w:rPr>
          <w:rFonts w:hint="eastAsia"/>
          <w:color w:val="0000FF"/>
          <w:sz w:val="18"/>
          <w:szCs w:val="18"/>
        </w:rPr>
        <w:t>支持最新建立的内隐偏好</w:t>
      </w:r>
      <w:r>
        <w:rPr>
          <w:rFonts w:hint="eastAsia"/>
          <w:sz w:val="18"/>
          <w:szCs w:val="18"/>
        </w:rPr>
        <w:t>，</w:t>
      </w:r>
      <w:r>
        <w:rPr>
          <w:rFonts w:hint="eastAsia"/>
          <w:color w:val="0000FF"/>
          <w:sz w:val="18"/>
          <w:szCs w:val="18"/>
        </w:rPr>
        <w:t>曲解达到一定程度</w:t>
      </w:r>
      <w:r>
        <w:rPr>
          <w:rFonts w:hint="eastAsia"/>
          <w:sz w:val="18"/>
          <w:szCs w:val="18"/>
        </w:rPr>
        <w:t>使其外显偏好改变即发生</w:t>
      </w:r>
      <w:r>
        <w:rPr>
          <w:rFonts w:hint="eastAsia"/>
          <w:color w:val="0000FF"/>
          <w:sz w:val="18"/>
          <w:szCs w:val="18"/>
        </w:rPr>
        <w:t>偏好逆转</w:t>
      </w:r>
      <w:r>
        <w:rPr>
          <w:rFonts w:hint="eastAsia"/>
          <w:sz w:val="18"/>
          <w:szCs w:val="18"/>
        </w:rPr>
        <w:t>。</w:t>
      </w:r>
    </w:p>
    <w:p>
      <w:pPr>
        <w:pStyle w:val="10"/>
        <w:spacing w:after="0"/>
        <w:ind w:firstLine="360" w:firstLineChars="200"/>
        <w:jc w:val="left"/>
        <w:rPr>
          <w:sz w:val="18"/>
          <w:szCs w:val="18"/>
        </w:rPr>
      </w:pPr>
      <w:r>
        <w:rPr>
          <w:rFonts w:hint="eastAsia"/>
          <w:sz w:val="18"/>
          <w:szCs w:val="18"/>
        </w:rPr>
        <w:t>H3：在</w:t>
      </w:r>
      <w:r>
        <w:rPr>
          <w:rFonts w:hint="eastAsia"/>
          <w:color w:val="0000FF"/>
          <w:sz w:val="18"/>
          <w:szCs w:val="18"/>
        </w:rPr>
        <w:t>输出结果时</w:t>
      </w:r>
      <w:r>
        <w:rPr>
          <w:rFonts w:hint="eastAsia"/>
          <w:sz w:val="18"/>
          <w:szCs w:val="18"/>
        </w:rPr>
        <w:t>，雾节点</w:t>
      </w:r>
      <w:r>
        <w:rPr>
          <w:rFonts w:hint="eastAsia"/>
          <w:color w:val="0000FF"/>
          <w:sz w:val="18"/>
          <w:szCs w:val="18"/>
        </w:rPr>
        <w:t>不会发生外显偏好逆转</w:t>
      </w:r>
      <w:r>
        <w:rPr>
          <w:rFonts w:hint="eastAsia"/>
          <w:sz w:val="18"/>
          <w:szCs w:val="18"/>
        </w:rPr>
        <w:t>。</w:t>
      </w:r>
    </w:p>
    <w:p>
      <w:pPr>
        <w:pStyle w:val="10"/>
        <w:spacing w:after="0"/>
        <w:jc w:val="center"/>
      </w:pPr>
      <w:r>
        <w:object>
          <v:shape id="_x0000_i1027" o:spt="75" type="#_x0000_t75" style="height:160.5pt;width:205.5pt;" o:ole="t" filled="f" o:preferrelative="t" stroked="f" coordsize="21600,21600">
            <v:path/>
            <v:fill on="f" focussize="0,0"/>
            <v:stroke on="f" joinstyle="miter"/>
            <v:imagedata r:id="rId30" o:title=""/>
            <o:lock v:ext="edit" aspectratio="t"/>
            <w10:wrap type="none"/>
            <w10:anchorlock/>
          </v:shape>
          <o:OLEObject Type="Embed" ProgID="Visio.Drawing.15" ShapeID="_x0000_i1027" DrawAspect="Content" ObjectID="_1468075727" r:id="rId29">
            <o:LockedField>false</o:LockedField>
          </o:OLEObject>
        </w:object>
      </w:r>
    </w:p>
    <w:p>
      <w:pPr>
        <w:pStyle w:val="10"/>
        <w:spacing w:after="0"/>
        <w:jc w:val="center"/>
      </w:pPr>
      <w:r>
        <w:rPr>
          <w:rFonts w:hint="eastAsia"/>
        </w:rPr>
        <w:t>图</w:t>
      </w:r>
      <w:r>
        <w:rPr>
          <w:rFonts w:hint="eastAsia" w:ascii="Times New Roman" w:hAnsi="Times New Roman" w:cs="Times New Roman"/>
          <w:lang w:val="en-US" w:eastAsia="zh-CN"/>
        </w:rPr>
        <w:t>6</w:t>
      </w:r>
      <w:r>
        <w:rPr>
          <w:rFonts w:hint="eastAsia"/>
        </w:rPr>
        <w:t xml:space="preserve"> 基于偏好逆转的模型</w:t>
      </w:r>
    </w:p>
    <w:p>
      <w:pPr>
        <w:spacing w:line="240" w:lineRule="auto"/>
        <w:ind w:firstLine="360" w:firstLineChars="200"/>
        <w:jc w:val="left"/>
        <w:rPr>
          <w:sz w:val="18"/>
          <w:szCs w:val="18"/>
          <w:lang w:eastAsia="zh-CN"/>
        </w:rPr>
      </w:pPr>
      <w:r>
        <w:rPr>
          <w:rFonts w:hint="eastAsia"/>
          <w:sz w:val="18"/>
          <w:szCs w:val="18"/>
          <w:lang w:eastAsia="zh-CN"/>
        </w:rPr>
        <w:t>基于以上假设，在分析阶段，任务发布方通过分析雾节点选择任务及出价情况对雾节点的偏好系数进行评估，从而更有针对性的向雾节点推送任务，提高任务卸载率。表</w:t>
      </w:r>
      <w:r>
        <w:rPr>
          <w:rFonts w:hint="eastAsia"/>
          <w:sz w:val="18"/>
          <w:szCs w:val="18"/>
          <w:lang w:val="en-US" w:eastAsia="zh-CN"/>
        </w:rPr>
        <w:t>4</w:t>
      </w:r>
      <w:r>
        <w:rPr>
          <w:rFonts w:hint="eastAsia"/>
          <w:sz w:val="18"/>
          <w:szCs w:val="18"/>
          <w:lang w:eastAsia="zh-CN"/>
        </w:rPr>
        <w:t>列出了常用的符号及描述。</w:t>
      </w:r>
    </w:p>
    <w:p>
      <w:pPr>
        <w:snapToGrid w:val="0"/>
        <w:spacing w:line="274" w:lineRule="auto"/>
        <w:jc w:val="center"/>
        <w:rPr>
          <w:sz w:val="18"/>
          <w:szCs w:val="18"/>
        </w:rPr>
      </w:pPr>
      <w:r>
        <w:rPr>
          <w:rFonts w:hint="eastAsia" w:ascii="Times New Roman" w:hAnsi="Times New Roman" w:eastAsia="宋体"/>
          <w:sz w:val="20"/>
          <w:lang w:eastAsia="zh-CN"/>
        </w:rPr>
        <w:t>表</w:t>
      </w:r>
      <w:r>
        <w:rPr>
          <w:rFonts w:hint="eastAsia" w:ascii="Times New Roman" w:hAnsi="Times New Roman" w:eastAsia="宋体"/>
          <w:sz w:val="20"/>
          <w:lang w:val="en-US" w:eastAsia="zh-CN"/>
        </w:rPr>
        <w:t>4</w:t>
      </w:r>
      <w:r>
        <w:rPr>
          <w:rFonts w:hint="eastAsia" w:ascii="Times New Roman" w:hAnsi="Times New Roman" w:eastAsia="宋体"/>
          <w:sz w:val="20"/>
          <w:lang w:eastAsia="zh-CN"/>
        </w:rPr>
        <w:t xml:space="preserve"> 参数表</w:t>
      </w:r>
    </w:p>
    <w:tbl>
      <w:tblPr>
        <w:tblStyle w:val="19"/>
        <w:tblpPr w:leftFromText="180" w:rightFromText="180" w:vertAnchor="text" w:horzAnchor="page" w:tblpX="5975" w:tblpY="1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3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w:r>
              <w:rPr>
                <w:rFonts w:hint="eastAsia" w:cstheme="minorBidi"/>
                <w:sz w:val="18"/>
                <w:szCs w:val="18"/>
                <w:lang w:eastAsia="zh-CN"/>
              </w:rPr>
              <w:t>符号</w:t>
            </w:r>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m:oMathPara>
              <m:oMath>
                <m:sSup>
                  <m:sSupPr>
                    <m:ctrlPr>
                      <w:rPr>
                        <w:rFonts w:ascii="Cambria Math" w:hAnsi="Cambria Math" w:cstheme="minorBidi"/>
                        <w:i/>
                        <w:sz w:val="18"/>
                        <w:szCs w:val="18"/>
                      </w:rPr>
                    </m:ctrlPr>
                  </m:sSupPr>
                  <m:e>
                    <m:r>
                      <m:rPr/>
                      <w:rPr>
                        <w:rFonts w:hint="default" w:ascii="Cambria Math" w:hAnsi="Cambria Math" w:cstheme="minorBidi"/>
                        <w:sz w:val="18"/>
                        <w:szCs w:val="18"/>
                        <w:lang w:val="en-US" w:eastAsia="zh-CN"/>
                      </w:rPr>
                      <m:t>I</m:t>
                    </m:r>
                    <m:ctrlPr>
                      <w:rPr>
                        <w:rFonts w:ascii="Cambria Math" w:hAnsi="Cambria Math" w:cstheme="minorBidi"/>
                        <w:i/>
                        <w:sz w:val="18"/>
                        <w:szCs w:val="18"/>
                      </w:rPr>
                    </m:ctrlPr>
                  </m:e>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p>
              </m:oMath>
            </m:oMathPara>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在</w:t>
            </w:r>
            <w:r>
              <w:rPr>
                <w:rFonts w:hint="eastAsia" w:cstheme="minorBidi"/>
                <w:sz w:val="18"/>
                <w:szCs w:val="18"/>
                <w:lang w:val="en-US" w:eastAsia="zh-CN"/>
              </w:rPr>
              <w:t>t</w:t>
            </w:r>
            <w:r>
              <w:rPr>
                <w:rFonts w:hint="eastAsia" w:cstheme="minorBidi"/>
                <w:sz w:val="18"/>
                <w:szCs w:val="18"/>
                <w:lang w:eastAsia="zh-CN"/>
              </w:rPr>
              <w:t>轮落选的任务集合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b</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i,j</m:t>
                    </m:r>
                    <m:ctrlPr>
                      <w:rPr>
                        <w:rFonts w:ascii="Cambria Math" w:hAnsi="Cambria Math" w:cstheme="minorBidi"/>
                        <w:i/>
                        <w:sz w:val="18"/>
                        <w:szCs w:val="18"/>
                      </w:rPr>
                    </m:ctrlPr>
                  </m:sub>
                </m:sSub>
              </m:oMath>
            </m:oMathPara>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雾节点</w:t>
            </w:r>
            <w:r>
              <w:rPr>
                <w:rFonts w:hint="eastAsia" w:cstheme="minorBidi"/>
                <w:sz w:val="18"/>
                <w:szCs w:val="18"/>
                <w:lang w:val="en-US" w:eastAsia="zh-CN"/>
              </w:rPr>
              <w:t>i</w:t>
            </w:r>
            <w:r>
              <w:rPr>
                <w:rFonts w:hint="eastAsia" w:cstheme="minorBidi"/>
                <w:sz w:val="18"/>
                <w:szCs w:val="18"/>
                <w:lang w:eastAsia="zh-CN"/>
              </w:rPr>
              <w:t>对任务</w:t>
            </w:r>
            <w:r>
              <w:rPr>
                <w:rFonts w:hint="eastAsia" w:cstheme="minorBidi"/>
                <w:sz w:val="18"/>
                <w:szCs w:val="18"/>
                <w:lang w:val="en-US" w:eastAsia="zh-CN"/>
              </w:rPr>
              <w:t>j</w:t>
            </w:r>
            <w:r>
              <w:rPr>
                <w:rFonts w:hint="eastAsia" w:cstheme="minorBidi"/>
                <w:sz w:val="18"/>
                <w:szCs w:val="18"/>
                <w:lang w:eastAsia="zh-CN"/>
              </w:rPr>
              <w:t>的出价，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p</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i,j</m:t>
                    </m:r>
                    <m:ctrlPr>
                      <w:rPr>
                        <w:rFonts w:ascii="Cambria Math" w:hAnsi="Cambria Math" w:cstheme="minorBidi"/>
                        <w:i/>
                        <w:sz w:val="18"/>
                        <w:szCs w:val="18"/>
                      </w:rPr>
                    </m:ctrlPr>
                  </m:sub>
                </m:sSub>
              </m:oMath>
            </m:oMathPara>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任务</w:t>
            </w:r>
            <w:r>
              <w:rPr>
                <w:rFonts w:hint="eastAsia" w:cstheme="minorBidi"/>
                <w:sz w:val="18"/>
                <w:szCs w:val="18"/>
                <w:lang w:val="en-US" w:eastAsia="zh-CN"/>
              </w:rPr>
              <w:t>j</w:t>
            </w:r>
            <w:r>
              <w:rPr>
                <w:rFonts w:hint="eastAsia" w:cstheme="minorBidi"/>
                <w:sz w:val="18"/>
                <w:szCs w:val="18"/>
                <w:lang w:eastAsia="zh-CN"/>
              </w:rPr>
              <w:t>的成交价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m:oMathPara>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n</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type</m:t>
                    </m:r>
                    <m:ctrlPr>
                      <w:rPr>
                        <w:rFonts w:ascii="Cambria Math" w:hAnsi="Cambria Math" w:cstheme="minorBidi"/>
                        <w:i/>
                        <w:sz w:val="18"/>
                        <w:szCs w:val="18"/>
                      </w:rPr>
                    </m:ctrlPr>
                  </m:sub>
                </m:sSub>
              </m:oMath>
            </m:oMathPara>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类型为</w:t>
            </w:r>
            <w:r>
              <w:rPr>
                <w:rFonts w:hint="eastAsia" w:cstheme="minorBidi"/>
                <w:sz w:val="18"/>
                <w:szCs w:val="18"/>
                <w:lang w:val="en-US" w:eastAsia="zh-CN"/>
              </w:rPr>
              <w:t>type</w:t>
            </w:r>
            <w:r>
              <w:rPr>
                <w:rFonts w:hint="eastAsia" w:cstheme="minorBidi"/>
                <w:sz w:val="18"/>
                <w:szCs w:val="18"/>
                <w:lang w:eastAsia="zh-CN"/>
              </w:rPr>
              <w:t>的雾节点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vAlign w:val="center"/>
          </w:tcPr>
          <w:p>
            <w:pPr>
              <w:spacing w:line="240" w:lineRule="auto"/>
              <w:jc w:val="center"/>
              <w:rPr>
                <w:rFonts w:cstheme="minorBidi"/>
                <w:sz w:val="18"/>
                <w:szCs w:val="18"/>
                <w:lang w:eastAsia="zh-CN"/>
              </w:rPr>
            </w:pPr>
            <m:oMathPara>
              <m:oMath>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oMath>
            </m:oMathPara>
          </w:p>
        </w:tc>
        <w:tc>
          <w:tcPr>
            <w:tcW w:w="3583" w:type="dxa"/>
            <w:vAlign w:val="center"/>
          </w:tcPr>
          <w:p>
            <w:pPr>
              <w:spacing w:line="240" w:lineRule="auto"/>
              <w:ind w:firstLine="360" w:firstLineChars="200"/>
              <w:jc w:val="center"/>
              <w:rPr>
                <w:rFonts w:cstheme="minorBidi"/>
                <w:sz w:val="18"/>
                <w:szCs w:val="18"/>
                <w:lang w:eastAsia="zh-CN"/>
              </w:rPr>
            </w:pPr>
            <w:r>
              <w:rPr>
                <w:rFonts w:hint="eastAsia" w:cstheme="minorBidi"/>
                <w:sz w:val="18"/>
                <w:szCs w:val="18"/>
                <w:lang w:eastAsia="zh-CN"/>
              </w:rPr>
              <w:t>在</w:t>
            </w:r>
            <w:r>
              <w:rPr>
                <w:rFonts w:hint="eastAsia" w:cstheme="minorBidi"/>
                <w:sz w:val="18"/>
                <w:szCs w:val="18"/>
                <w:lang w:val="en-US" w:eastAsia="zh-CN"/>
              </w:rPr>
              <w:t>t</w:t>
            </w:r>
            <w:r>
              <w:rPr>
                <w:rFonts w:hint="eastAsia" w:cstheme="minorBidi"/>
                <w:sz w:val="18"/>
                <w:szCs w:val="18"/>
                <w:lang w:eastAsia="zh-CN"/>
              </w:rPr>
              <w:t>轮雾节点</w:t>
            </w:r>
            <w:r>
              <w:rPr>
                <w:rFonts w:hint="eastAsia" w:cstheme="minorBidi"/>
                <w:sz w:val="18"/>
                <w:szCs w:val="18"/>
                <w:lang w:val="en-US" w:eastAsia="zh-CN"/>
              </w:rPr>
              <w:t>i</w:t>
            </w:r>
            <w:r>
              <w:rPr>
                <w:rFonts w:hint="eastAsia" w:cstheme="minorBidi"/>
                <w:sz w:val="18"/>
                <w:szCs w:val="18"/>
                <w:lang w:eastAsia="zh-CN"/>
              </w:rPr>
              <w:t>对任务的报酬偏好系数</w:t>
            </w:r>
          </w:p>
        </w:tc>
      </w:tr>
    </w:tbl>
    <w:p>
      <w:pPr>
        <w:pStyle w:val="10"/>
        <w:spacing w:after="0"/>
        <w:ind w:firstLine="360" w:firstLineChars="200"/>
        <w:jc w:val="center"/>
        <w:rPr>
          <w:sz w:val="18"/>
          <w:szCs w:val="18"/>
        </w:rPr>
      </w:pPr>
    </w:p>
    <w:p>
      <w:pPr>
        <w:rPr>
          <w:b/>
          <w:bCs/>
          <w:sz w:val="18"/>
          <w:szCs w:val="18"/>
          <w:lang w:eastAsia="zh-CN"/>
        </w:rPr>
      </w:pPr>
      <w:bookmarkStart w:id="10" w:name="_Toc41295629"/>
      <w:bookmarkStart w:id="11" w:name="_Toc41592338"/>
      <w:r>
        <w:rPr>
          <w:rFonts w:hint="eastAsia"/>
          <w:b/>
          <w:bCs/>
          <w:sz w:val="18"/>
          <w:szCs w:val="18"/>
          <w:lang w:val="en-US" w:eastAsia="zh-CN"/>
        </w:rPr>
        <w:t>3</w:t>
      </w:r>
      <w:r>
        <w:rPr>
          <w:rFonts w:hint="eastAsia"/>
          <w:b/>
          <w:bCs/>
          <w:sz w:val="18"/>
          <w:szCs w:val="18"/>
          <w:lang w:eastAsia="zh-CN"/>
        </w:rPr>
        <w:t>.</w:t>
      </w:r>
      <w:r>
        <w:rPr>
          <w:rFonts w:hint="eastAsia"/>
          <w:b/>
          <w:bCs/>
          <w:sz w:val="18"/>
          <w:szCs w:val="18"/>
          <w:lang w:val="en-US" w:eastAsia="zh-CN"/>
        </w:rPr>
        <w:t>3</w:t>
      </w:r>
      <w:r>
        <w:rPr>
          <w:rFonts w:hint="eastAsia"/>
          <w:b/>
          <w:bCs/>
          <w:sz w:val="18"/>
          <w:szCs w:val="18"/>
          <w:lang w:eastAsia="zh-CN"/>
        </w:rPr>
        <w:t>.</w:t>
      </w:r>
      <w:r>
        <w:rPr>
          <w:rFonts w:hint="eastAsia"/>
          <w:b/>
          <w:bCs/>
          <w:sz w:val="18"/>
          <w:szCs w:val="18"/>
          <w:lang w:val="en-US" w:eastAsia="zh-CN"/>
        </w:rPr>
        <w:t>2</w:t>
      </w:r>
      <w:r>
        <w:rPr>
          <w:rFonts w:hint="eastAsia"/>
          <w:b/>
          <w:bCs/>
          <w:sz w:val="18"/>
          <w:szCs w:val="18"/>
          <w:lang w:eastAsia="zh-CN"/>
        </w:rPr>
        <w:t xml:space="preserve"> 雾节点偏好更新策略</w:t>
      </w:r>
      <w:bookmarkEnd w:id="10"/>
      <w:bookmarkEnd w:id="11"/>
    </w:p>
    <w:p>
      <w:pPr>
        <w:spacing w:line="240" w:lineRule="auto"/>
        <w:ind w:firstLine="360" w:firstLineChars="200"/>
        <w:jc w:val="left"/>
        <w:rPr>
          <w:rFonts w:hint="eastAsia"/>
          <w:sz w:val="18"/>
          <w:szCs w:val="18"/>
          <w:lang w:eastAsia="zh-CN"/>
        </w:rPr>
      </w:pPr>
      <w:r>
        <w:rPr>
          <w:rFonts w:hint="eastAsia"/>
          <w:sz w:val="18"/>
          <w:szCs w:val="18"/>
          <w:lang w:eastAsia="zh-CN"/>
        </w:rPr>
        <w:t>首先分析雾节点的偏好模型，本文在</w:t>
      </w:r>
      <w:r>
        <w:rPr>
          <w:rFonts w:hint="eastAsia"/>
          <w:sz w:val="18"/>
          <w:szCs w:val="18"/>
          <w:lang w:val="en-US" w:eastAsia="zh-CN"/>
        </w:rPr>
        <w:t>3.2.4</w:t>
      </w:r>
      <w:r>
        <w:rPr>
          <w:rFonts w:hint="eastAsia"/>
          <w:sz w:val="18"/>
          <w:szCs w:val="18"/>
          <w:lang w:eastAsia="zh-CN"/>
        </w:rPr>
        <w:t>节讨论了雾节点偏好模型，但该模型中的雾节点偏好系数是一个固定值，即雾节点的偏好系数不会改变。但随着行为经济学偏好理论的深入研究发现，</w:t>
      </w:r>
      <w:r>
        <w:rPr>
          <w:rFonts w:hint="eastAsia"/>
          <w:color w:val="0000FF"/>
          <w:sz w:val="18"/>
          <w:szCs w:val="18"/>
          <w:lang w:eastAsia="zh-CN"/>
        </w:rPr>
        <w:t>偏好系数是可以改变的</w:t>
      </w:r>
      <w:r>
        <w:rPr>
          <w:rFonts w:hint="eastAsia"/>
          <w:sz w:val="18"/>
          <w:szCs w:val="18"/>
          <w:lang w:eastAsia="zh-CN"/>
        </w:rPr>
        <w:t>。</w:t>
      </w:r>
      <w:r>
        <w:rPr>
          <w:rFonts w:hint="eastAsia"/>
          <w:sz w:val="18"/>
          <w:szCs w:val="18"/>
          <w:lang w:val="en-US" w:eastAsia="zh-CN"/>
        </w:rPr>
        <w:t>因此，3.2.4节的</w:t>
      </w:r>
      <w:r>
        <w:rPr>
          <w:rFonts w:hint="eastAsia"/>
          <w:sz w:val="18"/>
          <w:szCs w:val="18"/>
          <w:lang w:eastAsia="zh-CN"/>
        </w:rPr>
        <w:t>模型不能准确反映雾节点的选择行为。类似</w:t>
      </w:r>
      <w:r>
        <w:rPr>
          <w:rFonts w:hint="eastAsia"/>
          <w:sz w:val="18"/>
          <w:szCs w:val="18"/>
          <w:lang w:val="en-US" w:eastAsia="zh-CN"/>
        </w:rPr>
        <w:t>3.2.4</w:t>
      </w:r>
      <w:r>
        <w:rPr>
          <w:rFonts w:hint="eastAsia"/>
          <w:sz w:val="18"/>
          <w:szCs w:val="18"/>
          <w:lang w:eastAsia="zh-CN"/>
        </w:rPr>
        <w:t>节对偏好系数的定义，本文用</w:t>
      </w:r>
      <m:oMath>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oMath>
      <w:r>
        <w:rPr>
          <w:rFonts w:hint="eastAsia"/>
          <w:sz w:val="18"/>
          <w:szCs w:val="18"/>
          <w:lang w:eastAsia="zh-CN"/>
        </w:rPr>
        <w:t>表示在第</w:t>
      </w:r>
      <w:r>
        <w:rPr>
          <w:rFonts w:hint="eastAsia"/>
          <w:sz w:val="18"/>
          <w:szCs w:val="18"/>
          <w:lang w:val="en-US" w:eastAsia="zh-CN"/>
        </w:rPr>
        <w:t>t</w:t>
      </w:r>
      <w:r>
        <w:rPr>
          <w:rFonts w:hint="eastAsia"/>
          <w:sz w:val="18"/>
          <w:szCs w:val="18"/>
          <w:lang w:eastAsia="zh-CN"/>
        </w:rPr>
        <w:t>轮雾节点</w:t>
      </w:r>
      <w:r>
        <w:rPr>
          <w:rFonts w:hint="eastAsia"/>
          <w:sz w:val="18"/>
          <w:szCs w:val="18"/>
          <w:lang w:val="en-US" w:eastAsia="zh-CN"/>
        </w:rPr>
        <w:t>i</w:t>
      </w:r>
      <w:r>
        <w:rPr>
          <w:rFonts w:hint="eastAsia"/>
          <w:sz w:val="18"/>
          <w:szCs w:val="18"/>
          <w:lang w:eastAsia="zh-CN"/>
        </w:rPr>
        <w:t>的偏好系数。</w:t>
      </w:r>
      <m:oMath>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i,tt</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oMath>
      <w:r>
        <w:rPr>
          <w:rFonts w:hint="eastAsia"/>
          <w:sz w:val="18"/>
          <w:szCs w:val="18"/>
          <w:lang w:eastAsia="zh-CN"/>
        </w:rPr>
        <w:t>表示在第</w:t>
      </w:r>
      <w:r>
        <w:rPr>
          <w:rFonts w:hint="eastAsia"/>
          <w:sz w:val="18"/>
          <w:szCs w:val="18"/>
          <w:lang w:val="en-US" w:eastAsia="zh-CN"/>
        </w:rPr>
        <w:t>t</w:t>
      </w:r>
      <w:r>
        <w:rPr>
          <w:rFonts w:hint="eastAsia"/>
          <w:sz w:val="18"/>
          <w:szCs w:val="18"/>
          <w:lang w:eastAsia="zh-CN"/>
        </w:rPr>
        <w:t>轮（</w:t>
      </w:r>
      <m:oMath>
        <m:r>
          <m:rPr>
            <m:sty m:val="p"/>
          </m:rPr>
          <w:rPr>
            <w:rFonts w:hint="default" w:ascii="Cambria Math" w:hAnsi="Cambria Math" w:cs="Times New Roman"/>
            <w:kern w:val="16"/>
            <w:sz w:val="18"/>
            <w:szCs w:val="18"/>
            <w:lang w:val="en-US" w:eastAsia="zh-CN" w:bidi="ar-SA"/>
          </w:rPr>
          <m:t>t</m:t>
        </m:r>
        <m:r>
          <m:rPr>
            <m:sty m:val="p"/>
          </m:rPr>
          <w:rPr>
            <w:rFonts w:ascii="Cambria Math" w:hAnsi="Cambria Math" w:cs="Times New Roman"/>
            <w:kern w:val="16"/>
            <w:sz w:val="18"/>
            <w:szCs w:val="18"/>
            <w:lang w:val="en-US" w:bidi="ar-SA"/>
          </w:rPr>
          <m:t>≥</m:t>
        </m:r>
        <m:r>
          <m:rPr>
            <m:sty m:val="p"/>
          </m:rPr>
          <w:rPr>
            <w:rFonts w:hint="default" w:ascii="Cambria Math" w:hAnsi="Cambria Math" w:cs="Times New Roman"/>
            <w:kern w:val="16"/>
            <w:sz w:val="18"/>
            <w:szCs w:val="18"/>
            <w:lang w:val="en-US" w:eastAsia="zh-CN" w:bidi="ar-SA"/>
          </w:rPr>
          <m:t>0</m:t>
        </m:r>
      </m:oMath>
      <w:r>
        <w:rPr>
          <w:rFonts w:hint="eastAsia"/>
          <w:sz w:val="18"/>
          <w:szCs w:val="18"/>
          <w:lang w:eastAsia="zh-CN"/>
        </w:rPr>
        <w:t>）时雾节点</w:t>
      </w:r>
      <w:r>
        <w:rPr>
          <w:rFonts w:hint="eastAsia"/>
          <w:sz w:val="18"/>
          <w:szCs w:val="18"/>
          <w:lang w:val="en-US" w:eastAsia="zh-CN"/>
        </w:rPr>
        <w:t>i</w:t>
      </w:r>
      <w:r>
        <w:rPr>
          <w:rFonts w:hint="eastAsia"/>
          <w:sz w:val="18"/>
          <w:szCs w:val="18"/>
          <w:lang w:eastAsia="zh-CN"/>
        </w:rPr>
        <w:t>对</w:t>
      </w:r>
      <w:r>
        <w:rPr>
          <w:rFonts w:hint="eastAsia"/>
          <w:sz w:val="18"/>
          <w:szCs w:val="18"/>
          <w:lang w:val="en-US" w:eastAsia="zh-CN"/>
        </w:rPr>
        <w:t>tt</w:t>
      </w:r>
      <w:r>
        <w:rPr>
          <w:rFonts w:hint="eastAsia"/>
          <w:sz w:val="18"/>
          <w:szCs w:val="18"/>
          <w:lang w:eastAsia="zh-CN"/>
        </w:rPr>
        <w:t>类任务（</w:t>
      </w:r>
      <m:oMath>
        <m:r>
          <m:rPr>
            <m:sty m:val="p"/>
          </m:rPr>
          <w:rPr>
            <w:rFonts w:hint="default" w:ascii="Cambria Math" w:hAnsi="Cambria Math" w:cs="Times New Roman"/>
            <w:kern w:val="16"/>
            <w:sz w:val="18"/>
            <w:szCs w:val="18"/>
            <w:lang w:val="en-US" w:eastAsia="zh-CN" w:bidi="ar-SA"/>
          </w:rPr>
          <m:t>tt</m:t>
        </m:r>
        <m:r>
          <m:rPr>
            <m:sty m:val="p"/>
          </m:rPr>
          <w:rPr>
            <w:rFonts w:ascii="Cambria Math" w:hAnsi="Cambria Math" w:cs="Times New Roman"/>
            <w:kern w:val="16"/>
            <w:sz w:val="18"/>
            <w:szCs w:val="18"/>
            <w:lang w:val="en-US" w:bidi="ar-SA"/>
          </w:rPr>
          <m:t>∈</m:t>
        </m:r>
        <m:r>
          <m:rPr>
            <m:sty m:val="p"/>
          </m:rPr>
          <w:rPr>
            <w:rFonts w:hint="default" w:ascii="Cambria Math" w:hAnsi="Cambria Math" w:cs="Times New Roman"/>
            <w:kern w:val="16"/>
            <w:sz w:val="18"/>
            <w:szCs w:val="18"/>
            <w:lang w:val="en-US" w:eastAsia="zh-CN" w:bidi="ar-SA"/>
          </w:rPr>
          <m:t>{A,B}</m:t>
        </m:r>
      </m:oMath>
      <w:r>
        <w:rPr>
          <w:rFonts w:hint="eastAsia"/>
          <w:sz w:val="18"/>
          <w:szCs w:val="18"/>
          <w:lang w:eastAsia="zh-CN"/>
        </w:rPr>
        <w:t>）的偏好值，其值的相对大小反映了雾节点对不同类任务的偏好</w:t>
      </w:r>
      <w:r>
        <w:rPr>
          <w:rFonts w:hint="eastAsia"/>
          <w:sz w:val="18"/>
          <w:szCs w:val="18"/>
          <w:lang w:val="en-US" w:eastAsia="zh-CN"/>
        </w:rPr>
        <w:t>程度</w:t>
      </w:r>
      <w:r>
        <w:rPr>
          <w:rFonts w:hint="eastAsia"/>
          <w:sz w:val="18"/>
          <w:szCs w:val="18"/>
          <w:lang w:eastAsia="zh-CN"/>
        </w:rPr>
        <w:t>，且随着偏好系数的变化而动态变化，修改公式（</w:t>
      </w:r>
      <w:r>
        <w:rPr>
          <w:rFonts w:hint="eastAsia"/>
          <w:sz w:val="18"/>
          <w:szCs w:val="18"/>
          <w:lang w:val="en-US" w:eastAsia="zh-CN"/>
        </w:rPr>
        <w:t>14</w:t>
      </w:r>
      <w:r>
        <w:rPr>
          <w:rFonts w:hint="eastAsia"/>
          <w:sz w:val="18"/>
          <w:szCs w:val="18"/>
          <w:lang w:eastAsia="zh-CN"/>
        </w:rPr>
        <w:t>）为：</w:t>
      </w:r>
    </w:p>
    <w:p>
      <w:pPr>
        <w:spacing w:line="240" w:lineRule="auto"/>
        <w:ind w:firstLine="360" w:firstLineChars="200"/>
        <w:jc w:val="left"/>
        <w:rPr>
          <w:rFonts w:hint="default" w:eastAsiaTheme="minorEastAsia"/>
          <w:sz w:val="18"/>
          <w:szCs w:val="18"/>
          <w:lang w:val="en-US" w:eastAsia="zh-CN"/>
        </w:rPr>
      </w:pPr>
      <m:oMathPara>
        <m:oMath>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i,tt</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P</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v</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v</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)+(1−</m:t>
          </m:r>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Q</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t</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t</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           (</m:t>
          </m:r>
          <m:r>
            <m:rPr/>
            <w:rPr>
              <w:rFonts w:hint="eastAsia" w:ascii="Cambria Math" w:hAnsi="Cambria Math" w:cstheme="minorBidi"/>
              <w:sz w:val="18"/>
              <w:szCs w:val="18"/>
              <w:lang w:val="en-US" w:eastAsia="zh-CN"/>
            </w:rPr>
            <m:t>15</m:t>
          </m:r>
          <m:r>
            <m:rPr/>
            <w:rPr>
              <w:rFonts w:hint="default" w:ascii="Cambria Math" w:hAnsi="Cambria Math" w:cstheme="minorBidi"/>
              <w:sz w:val="18"/>
              <w:szCs w:val="18"/>
              <w:lang w:val="en-US" w:eastAsia="zh-CN"/>
            </w:rPr>
            <m:t>)</m:t>
          </m:r>
        </m:oMath>
      </m:oMathPara>
    </w:p>
    <w:p>
      <w:pPr>
        <w:spacing w:line="240" w:lineRule="auto"/>
        <w:ind w:firstLine="360" w:firstLineChars="200"/>
        <w:jc w:val="left"/>
        <w:rPr>
          <w:sz w:val="18"/>
          <w:szCs w:val="18"/>
          <w:lang w:eastAsia="zh-CN"/>
        </w:rPr>
      </w:pPr>
      <w:r>
        <w:rPr>
          <w:rFonts w:hint="eastAsia"/>
          <w:sz w:val="18"/>
          <w:szCs w:val="18"/>
          <w:lang w:eastAsia="zh-CN"/>
        </w:rPr>
        <w:t>其中，任务报酬吸引力值</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P</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v</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v</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oMath>
      <w:r>
        <w:rPr>
          <w:rFonts w:hint="eastAsia"/>
          <w:sz w:val="18"/>
          <w:szCs w:val="18"/>
          <w:lang w:eastAsia="zh-CN"/>
        </w:rPr>
        <w:t>和任务时间成本吸引力值</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Q</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t</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t</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oMath>
      <w:r>
        <w:rPr>
          <w:rFonts w:hint="eastAsia"/>
          <w:sz w:val="18"/>
          <w:szCs w:val="18"/>
          <w:lang w:eastAsia="zh-CN"/>
        </w:rPr>
        <w:t>分别由公式（</w:t>
      </w:r>
      <w:r>
        <w:rPr>
          <w:rFonts w:hint="eastAsia"/>
          <w:sz w:val="18"/>
          <w:szCs w:val="18"/>
          <w:lang w:val="en-US" w:eastAsia="zh-CN"/>
        </w:rPr>
        <w:t>4</w:t>
      </w:r>
      <w:r>
        <w:rPr>
          <w:rFonts w:hint="eastAsia"/>
          <w:sz w:val="18"/>
          <w:szCs w:val="18"/>
          <w:lang w:eastAsia="zh-CN"/>
        </w:rPr>
        <w:t>），（</w:t>
      </w:r>
      <w:r>
        <w:rPr>
          <w:rFonts w:hint="eastAsia"/>
          <w:sz w:val="18"/>
          <w:szCs w:val="18"/>
          <w:lang w:val="en-US" w:eastAsia="zh-CN"/>
        </w:rPr>
        <w:t>5</w:t>
      </w:r>
      <w:r>
        <w:rPr>
          <w:rFonts w:hint="eastAsia"/>
          <w:sz w:val="18"/>
          <w:szCs w:val="18"/>
          <w:lang w:eastAsia="zh-CN"/>
        </w:rPr>
        <w:t>）取得，为简化表达式，后文分别记做</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P</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oMath>
      <w:r>
        <w:rPr>
          <w:rFonts w:hint="eastAsia"/>
          <w:sz w:val="18"/>
          <w:szCs w:val="18"/>
          <w:lang w:eastAsia="zh-CN"/>
        </w:rPr>
        <w:t>，</w:t>
      </w:r>
      <m:oMath>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Q</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tt</m:t>
            </m:r>
            <m:ctrlPr>
              <w:rPr>
                <w:rFonts w:ascii="Cambria Math" w:hAnsi="Cambria Math" w:cstheme="minorBidi"/>
                <w:i/>
                <w:sz w:val="18"/>
                <w:szCs w:val="18"/>
              </w:rPr>
            </m:ctrlPr>
          </m:sub>
        </m:sSub>
      </m:oMath>
      <w:r>
        <w:rPr>
          <w:rFonts w:hint="eastAsia"/>
          <w:sz w:val="18"/>
          <w:szCs w:val="18"/>
          <w:lang w:eastAsia="zh-CN"/>
        </w:rPr>
        <w:t>。</w:t>
      </w:r>
      <m:oMath>
        <m:r>
          <m:rPr>
            <m:sty m:val="p"/>
          </m:rPr>
          <w:rPr>
            <w:rFonts w:hint="default" w:ascii="Cambria Math" w:hAnsi="Cambria Math" w:cs="Times New Roman"/>
            <w:kern w:val="16"/>
            <w:sz w:val="18"/>
            <w:szCs w:val="18"/>
            <w:lang w:val="en-US" w:eastAsia="zh-CN" w:bidi="ar-SA"/>
          </w:rPr>
          <m:t>t=0</m:t>
        </m:r>
      </m:oMath>
      <w:r>
        <w:rPr>
          <w:rFonts w:hint="eastAsia"/>
          <w:sz w:val="18"/>
          <w:szCs w:val="18"/>
          <w:lang w:eastAsia="zh-CN"/>
        </w:rPr>
        <w:t>表示首轮DIM发布机制发布任务信息的情况，此时的参照点</w:t>
      </w:r>
      <m:oMath>
        <m:r>
          <m:rPr>
            <m:sty m:val="p"/>
          </m:rPr>
          <w:rPr>
            <w:rFonts w:hint="default" w:ascii="Cambria Math"/>
            <w:sz w:val="18"/>
            <w:szCs w:val="18"/>
            <w:lang w:val="en-US" w:eastAsia="zh-CN"/>
          </w:rPr>
          <m:t>r(</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v</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r>
          <m:rPr/>
          <w:rPr>
            <w:rFonts w:hint="default" w:ascii="Cambria Math" w:hAnsi="Cambria Math" w:cstheme="minorBidi"/>
            <w:sz w:val="18"/>
            <w:szCs w:val="18"/>
            <w:lang w:val="en-US" w:eastAsia="zh-CN"/>
          </w:rPr>
          <m:t>,</m:t>
        </m:r>
        <m:sSub>
          <m:sSubPr>
            <m:ctrlPr>
              <w:rPr>
                <w:rFonts w:ascii="Cambria Math" w:hAnsi="Cambria Math" w:cstheme="minorBidi"/>
                <w:i/>
                <w:sz w:val="18"/>
                <w:szCs w:val="18"/>
              </w:rPr>
            </m:ctrlPr>
          </m:sSubPr>
          <m:e>
            <m:r>
              <m:rPr/>
              <w:rPr>
                <w:rFonts w:hint="default" w:ascii="Cambria Math" w:hAnsi="Cambria Math" w:cstheme="minorBidi"/>
                <w:sz w:val="18"/>
                <w:szCs w:val="18"/>
                <w:lang w:val="en-US" w:eastAsia="zh-CN"/>
              </w:rPr>
              <m:t>t</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ave</m:t>
            </m:r>
            <m:ctrlPr>
              <w:rPr>
                <w:rFonts w:ascii="Cambria Math" w:hAnsi="Cambria Math" w:cstheme="minorBidi"/>
                <w:i/>
                <w:sz w:val="18"/>
                <w:szCs w:val="18"/>
              </w:rPr>
            </m:ctrlPr>
          </m:sub>
        </m:sSub>
      </m:oMath>
      <w:r>
        <w:rPr>
          <w:rFonts w:hint="eastAsia" w:hAnsi="Cambria Math" w:cstheme="minorBidi"/>
          <w:i w:val="0"/>
          <w:sz w:val="18"/>
          <w:szCs w:val="18"/>
          <w:lang w:val="en-US" w:eastAsia="zh-CN"/>
        </w:rPr>
        <w:t>)</w:t>
      </w:r>
      <w:r>
        <w:rPr>
          <w:rFonts w:hint="eastAsia"/>
          <w:sz w:val="18"/>
          <w:szCs w:val="18"/>
          <w:lang w:eastAsia="zh-CN"/>
        </w:rPr>
        <w:t>由</w:t>
      </w:r>
      <w:r>
        <w:rPr>
          <w:rFonts w:hint="eastAsia"/>
          <w:sz w:val="18"/>
          <w:szCs w:val="18"/>
          <w:lang w:val="en-US" w:eastAsia="zh-CN"/>
        </w:rPr>
        <w:t>3.2节</w:t>
      </w:r>
      <w:r>
        <w:rPr>
          <w:rFonts w:hint="eastAsia"/>
          <w:sz w:val="18"/>
          <w:szCs w:val="18"/>
          <w:lang w:eastAsia="zh-CN"/>
        </w:rPr>
        <w:t>确定的报酬和时间成本诱饵因子</w:t>
      </w:r>
      <m:oMath>
        <m:sSub>
          <m:sSubPr>
            <m:ctrlPr>
              <w:rPr>
                <w:rFonts w:ascii="Cambria Math" w:hAnsi="Cambria Math" w:cstheme="minorBidi"/>
                <w:i/>
                <w:kern w:val="0"/>
                <w:sz w:val="21"/>
                <w:szCs w:val="22"/>
              </w:rPr>
            </m:ctrlPr>
          </m:sSubPr>
          <m:e>
            <m:r>
              <m:rPr/>
              <w:rPr>
                <w:rFonts w:ascii="Cambria Math" w:hAnsi="Cambria Math" w:cstheme="minorBidi"/>
                <w:kern w:val="0"/>
                <w:sz w:val="21"/>
                <w:szCs w:val="22"/>
              </w:rPr>
              <m:t>χ</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sSub>
          <m:sSubPr>
            <m:ctrlPr>
              <w:rPr>
                <w:rFonts w:ascii="Cambria Math" w:hAnsi="Cambria Math" w:cstheme="minorBidi"/>
                <w:i/>
                <w:kern w:val="0"/>
                <w:sz w:val="21"/>
                <w:szCs w:val="22"/>
              </w:rPr>
            </m:ctrlPr>
          </m:sSubPr>
          <m:e>
            <m:r>
              <m:rPr/>
              <w:rPr>
                <w:rFonts w:hint="default" w:ascii="Cambria Math" w:hAnsi="Cambria Math" w:cstheme="minorBidi"/>
                <w:kern w:val="0"/>
                <w:sz w:val="21"/>
                <w:szCs w:val="22"/>
                <w:lang w:val="en-US" w:eastAsia="zh-CN"/>
              </w:rPr>
              <m:t>,</m:t>
            </m:r>
            <m:r>
              <m:rPr/>
              <w:rPr>
                <w:rFonts w:ascii="Cambria Math" w:hAnsi="Cambria Math" w:cstheme="minorBidi"/>
                <w:kern w:val="0"/>
                <w:sz w:val="21"/>
                <w:szCs w:val="22"/>
              </w:rPr>
              <m:t>γ</m:t>
            </m:r>
            <m:ctrlPr>
              <w:rPr>
                <w:rFonts w:ascii="Cambria Math" w:hAnsi="Cambria Math" w:cstheme="minorBidi"/>
                <w:i/>
                <w:kern w:val="0"/>
                <w:sz w:val="21"/>
                <w:szCs w:val="22"/>
              </w:rPr>
            </m:ctrlPr>
          </m:e>
          <m:sub>
            <m:r>
              <m:rPr/>
              <w:rPr>
                <w:rFonts w:hint="eastAsia" w:ascii="Cambria Math" w:hAnsi="Cambria Math" w:cstheme="minorBidi"/>
                <w:kern w:val="0"/>
                <w:sz w:val="21"/>
                <w:szCs w:val="22"/>
                <w:lang w:eastAsia="zh-CN"/>
              </w:rPr>
              <m:t>0</m:t>
            </m:r>
            <m:ctrlPr>
              <w:rPr>
                <w:rFonts w:ascii="Cambria Math" w:hAnsi="Cambria Math" w:cstheme="minorBidi"/>
                <w:i/>
                <w:kern w:val="0"/>
                <w:sz w:val="21"/>
                <w:szCs w:val="22"/>
              </w:rPr>
            </m:ctrlPr>
          </m:sub>
        </m:sSub>
      </m:oMath>
      <w:r>
        <w:rPr>
          <w:rFonts w:hint="eastAsia"/>
          <w:sz w:val="18"/>
          <w:szCs w:val="18"/>
          <w:lang w:eastAsia="zh-CN"/>
        </w:rPr>
        <w:t>取得。DIM发布机制之前的情况由</w:t>
      </w:r>
      <m:oMath>
        <m:r>
          <m:rPr>
            <m:sty m:val="p"/>
          </m:rPr>
          <w:rPr>
            <w:rFonts w:hint="default" w:ascii="Cambria Math"/>
            <w:sz w:val="18"/>
            <w:szCs w:val="18"/>
            <w:lang w:val="en-US" w:eastAsia="zh-CN"/>
          </w:rPr>
          <m:t>t−1(</m:t>
        </m:r>
        <m:r>
          <m:rPr>
            <m:sty m:val="p"/>
          </m:rPr>
          <w:rPr>
            <w:rFonts w:hint="default" w:ascii="Cambria Math" w:hAnsi="Cambria Math" w:cs="Times New Roman"/>
            <w:kern w:val="16"/>
            <w:sz w:val="18"/>
            <w:szCs w:val="18"/>
            <w:lang w:val="en-US" w:eastAsia="zh-CN" w:bidi="ar-SA"/>
          </w:rPr>
          <m:t>t=0)</m:t>
        </m:r>
      </m:oMath>
      <w:r>
        <w:rPr>
          <w:rFonts w:hint="eastAsia"/>
          <w:sz w:val="18"/>
          <w:szCs w:val="18"/>
          <w:lang w:eastAsia="zh-CN"/>
        </w:rPr>
        <w:t>表示。</w:t>
      </w:r>
    </w:p>
    <w:p>
      <w:pPr>
        <w:spacing w:line="240" w:lineRule="auto"/>
        <w:ind w:firstLine="360" w:firstLineChars="200"/>
        <w:jc w:val="left"/>
        <w:rPr>
          <w:rFonts w:hint="eastAsia"/>
          <w:sz w:val="18"/>
          <w:szCs w:val="18"/>
          <w:lang w:eastAsia="zh-CN"/>
        </w:rPr>
      </w:pPr>
      <w:r>
        <w:rPr>
          <w:rFonts w:hint="eastAsia"/>
          <w:sz w:val="18"/>
          <w:szCs w:val="18"/>
          <w:lang w:eastAsia="zh-CN"/>
        </w:rPr>
        <w:t>根据2.3节介绍的</w:t>
      </w:r>
      <w:r>
        <w:rPr>
          <w:rFonts w:hint="eastAsia"/>
          <w:sz w:val="18"/>
          <w:szCs w:val="18"/>
          <w:lang w:val="en-US" w:eastAsia="zh-CN"/>
        </w:rPr>
        <w:t>偏好理论</w:t>
      </w:r>
      <w:r>
        <w:rPr>
          <w:rFonts w:hint="eastAsia"/>
          <w:sz w:val="18"/>
          <w:szCs w:val="18"/>
          <w:lang w:eastAsia="zh-CN"/>
        </w:rPr>
        <w:t>，</w:t>
      </w:r>
      <w:ins w:id="131" w:author="俞成琴" w:date="2022-04-19T08:55:24Z">
        <w:commentRangeStart w:id="19"/>
        <w:r>
          <w:rPr>
            <w:rFonts w:hint="eastAsia"/>
            <w:sz w:val="18"/>
            <w:szCs w:val="18"/>
            <w:lang w:val="en-US" w:eastAsia="zh-CN"/>
          </w:rPr>
          <w:t>建立</w:t>
        </w:r>
      </w:ins>
      <w:ins w:id="132" w:author="俞成琴" w:date="2022-04-19T09:02:44Z">
        <w:r>
          <w:rPr>
            <w:rFonts w:hint="eastAsia"/>
            <w:sz w:val="18"/>
            <w:szCs w:val="18"/>
            <w:lang w:val="en-US" w:eastAsia="zh-CN"/>
          </w:rPr>
          <w:t>雾节点的</w:t>
        </w:r>
      </w:ins>
      <w:ins w:id="133" w:author="俞成琴" w:date="2022-04-19T09:02:47Z">
        <w:r>
          <w:rPr>
            <w:rFonts w:hint="eastAsia"/>
            <w:sz w:val="18"/>
            <w:szCs w:val="18"/>
            <w:lang w:val="en-US" w:eastAsia="zh-CN"/>
          </w:rPr>
          <w:t>偏好</w:t>
        </w:r>
      </w:ins>
      <w:ins w:id="134" w:author="俞成琴" w:date="2022-04-19T09:02:49Z">
        <w:r>
          <w:rPr>
            <w:rFonts w:hint="eastAsia"/>
            <w:sz w:val="18"/>
            <w:szCs w:val="18"/>
            <w:lang w:val="en-US" w:eastAsia="zh-CN"/>
          </w:rPr>
          <w:t>模型</w:t>
        </w:r>
      </w:ins>
      <w:ins w:id="135" w:author="俞成琴" w:date="2022-04-19T09:02:58Z">
        <w:r>
          <w:rPr>
            <w:rFonts w:hint="eastAsia"/>
            <w:sz w:val="18"/>
            <w:szCs w:val="18"/>
            <w:lang w:val="en-US" w:eastAsia="zh-CN"/>
          </w:rPr>
          <w:t>，</w:t>
        </w:r>
        <w:commentRangeEnd w:id="19"/>
      </w:ins>
      <w:r>
        <w:commentReference w:id="19"/>
      </w:r>
      <w:r>
        <w:rPr>
          <w:rFonts w:hint="eastAsia"/>
          <w:sz w:val="18"/>
          <w:szCs w:val="18"/>
          <w:lang w:eastAsia="zh-CN"/>
        </w:rPr>
        <w:t>雾节点</w:t>
      </w:r>
      <w:ins w:id="136" w:author="俞成琴" w:date="2022-04-19T09:07:13Z">
        <w:r>
          <w:rPr>
            <w:rFonts w:hint="eastAsia"/>
            <w:sz w:val="18"/>
            <w:szCs w:val="18"/>
            <w:lang w:val="en-US" w:eastAsia="zh-CN"/>
          </w:rPr>
          <w:t>会</w:t>
        </w:r>
      </w:ins>
      <w:r>
        <w:rPr>
          <w:rFonts w:hint="eastAsia"/>
          <w:sz w:val="18"/>
          <w:szCs w:val="18"/>
          <w:lang w:eastAsia="zh-CN"/>
        </w:rPr>
        <w:t>依据每一轮任务集动态调整自己的偏好系数，若目标任务偏好程度大于竞争任务，则雾节点会提高自己的偏好系数，即表现为更加偏好于</w:t>
      </w:r>
      <w:r>
        <w:rPr>
          <w:rFonts w:hint="default"/>
          <w:sz w:val="18"/>
          <w:szCs w:val="18"/>
          <w:lang w:val="en-US" w:eastAsia="zh-CN"/>
        </w:rPr>
        <w:t>报酬</w:t>
      </w:r>
      <w:r>
        <w:rPr>
          <w:rFonts w:hint="eastAsia"/>
          <w:sz w:val="18"/>
          <w:szCs w:val="18"/>
          <w:lang w:eastAsia="zh-CN"/>
        </w:rPr>
        <w:t>型任务；</w:t>
      </w:r>
      <w:r>
        <w:rPr>
          <w:rFonts w:hint="eastAsia"/>
          <w:sz w:val="18"/>
          <w:szCs w:val="18"/>
          <w:lang w:val="en-US" w:eastAsia="zh-CN"/>
        </w:rPr>
        <w:t>反之</w:t>
      </w:r>
      <w:r>
        <w:rPr>
          <w:rFonts w:hint="eastAsia"/>
          <w:sz w:val="18"/>
          <w:szCs w:val="18"/>
          <w:lang w:eastAsia="zh-CN"/>
        </w:rPr>
        <w:t>则降低自己的偏好系数，即表现为更加偏好于</w:t>
      </w:r>
      <w:r>
        <w:rPr>
          <w:rFonts w:hint="eastAsia"/>
          <w:sz w:val="18"/>
          <w:szCs w:val="18"/>
          <w:lang w:val="en-US" w:eastAsia="zh-CN"/>
        </w:rPr>
        <w:t>成本</w:t>
      </w:r>
      <w:r>
        <w:rPr>
          <w:rFonts w:hint="eastAsia"/>
          <w:sz w:val="18"/>
          <w:szCs w:val="18"/>
          <w:lang w:eastAsia="zh-CN"/>
        </w:rPr>
        <w:t>型任务；若目标任务偏好程度等于竞争任务，或当雾节点偏好系数已达到0或1时，则不会</w:t>
      </w:r>
      <w:ins w:id="137" w:author="俞成琴" w:date="2022-04-19T09:07:57Z">
        <w:r>
          <w:rPr>
            <w:rFonts w:hint="eastAsia"/>
            <w:sz w:val="18"/>
            <w:szCs w:val="18"/>
            <w:lang w:val="en-US" w:eastAsia="zh-CN"/>
          </w:rPr>
          <w:t>改变</w:t>
        </w:r>
      </w:ins>
      <w:r>
        <w:rPr>
          <w:rFonts w:hint="eastAsia"/>
          <w:sz w:val="18"/>
          <w:szCs w:val="18"/>
          <w:lang w:eastAsia="zh-CN"/>
        </w:rPr>
        <w:t>偏好系数。具体</w:t>
      </w:r>
      <w:r>
        <w:rPr>
          <w:rFonts w:hint="eastAsia"/>
          <w:sz w:val="18"/>
          <w:szCs w:val="18"/>
          <w:lang w:val="en-US" w:eastAsia="zh-CN"/>
        </w:rPr>
        <w:t>更新</w:t>
      </w:r>
      <w:r>
        <w:rPr>
          <w:rFonts w:hint="eastAsia"/>
          <w:sz w:val="18"/>
          <w:szCs w:val="18"/>
          <w:lang w:eastAsia="zh-CN"/>
        </w:rPr>
        <w:t>规则如公式（</w:t>
      </w:r>
      <w:r>
        <w:rPr>
          <w:rFonts w:hint="eastAsia"/>
          <w:sz w:val="18"/>
          <w:szCs w:val="18"/>
          <w:lang w:val="en-US" w:eastAsia="zh-CN"/>
        </w:rPr>
        <w:t>16</w:t>
      </w:r>
      <w:r>
        <w:rPr>
          <w:rFonts w:hint="eastAsia"/>
          <w:sz w:val="18"/>
          <w:szCs w:val="18"/>
          <w:lang w:eastAsia="zh-CN"/>
        </w:rPr>
        <w:t>）所示：</w:t>
      </w:r>
    </w:p>
    <w:p>
      <w:pPr>
        <w:spacing w:line="240" w:lineRule="auto"/>
        <w:ind w:firstLine="360" w:firstLineChars="200"/>
        <w:jc w:val="left"/>
        <w:rPr>
          <w:rFonts w:hint="default" w:eastAsiaTheme="minorEastAsia"/>
          <w:sz w:val="18"/>
          <w:szCs w:val="18"/>
          <w:lang w:val="en-US" w:eastAsia="zh-CN"/>
        </w:rPr>
      </w:pPr>
      <m:oMathPara>
        <m:oMath>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t+1</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m:t>
          </m:r>
          <m:d>
            <m:dPr>
              <m:begChr m:val="{"/>
              <m:endChr m:val=""/>
              <m:ctrlPr>
                <w:rPr>
                  <w:rFonts w:hint="default" w:ascii="Cambria Math" w:hAnsi="Cambria Math" w:cstheme="minorBidi"/>
                  <w:i/>
                  <w:sz w:val="18"/>
                  <w:szCs w:val="18"/>
                  <w:lang w:val="en-US" w:eastAsia="zh-CN"/>
                </w:rPr>
              </m:ctrlPr>
            </m:dPr>
            <m:e>
              <m:eqArr>
                <m:eqArrPr>
                  <m:ctrlPr>
                    <w:rPr>
                      <w:rFonts w:hint="default" w:ascii="Cambria Math" w:hAnsi="Cambria Math" w:cstheme="minorBidi"/>
                      <w:i/>
                      <w:sz w:val="18"/>
                      <w:szCs w:val="18"/>
                      <w:lang w:val="en-US" w:eastAsia="zh-CN"/>
                    </w:rPr>
                  </m:ctrlPr>
                </m:eqArrPr>
                <m:e>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m:t>
                  </m:r>
                  <m:r>
                    <m:rPr/>
                    <w:rPr>
                      <w:rFonts w:ascii="Cambria Math" w:hAnsi="Cambria Math" w:cstheme="minorBidi"/>
                      <w:sz w:val="18"/>
                      <w:szCs w:val="18"/>
                      <w:lang w:val="en-US"/>
                    </w:rPr>
                    <m:t>∆</m:t>
                  </m:r>
                  <m:r>
                    <m:rPr/>
                    <w:rPr>
                      <w:rFonts w:hint="default" w:ascii="Cambria Math" w:hAnsi="Cambria Math" w:cstheme="minorBidi"/>
                      <w:sz w:val="18"/>
                      <w:szCs w:val="18"/>
                      <w:lang w:val="en-US" w:eastAsia="zh-CN"/>
                    </w:rPr>
                    <m:t xml:space="preserve">y                                   </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&gt;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ctrlPr>
                    <w:rPr>
                      <w:rFonts w:hint="default" w:ascii="Cambria Math" w:hAnsi="Cambria Math" w:cstheme="minorBidi"/>
                      <w:i/>
                      <w:sz w:val="18"/>
                      <w:szCs w:val="18"/>
                      <w:lang w:val="en-US" w:eastAsia="zh-CN"/>
                    </w:rPr>
                  </m:ctrlPr>
                </m:e>
                <m:e>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m:t>
                  </m:r>
                  <m:r>
                    <m:rPr/>
                    <w:rPr>
                      <w:rFonts w:ascii="Cambria Math" w:hAnsi="Cambria Math" w:cstheme="minorBidi"/>
                      <w:sz w:val="18"/>
                      <w:szCs w:val="18"/>
                      <w:lang w:val="en-US"/>
                    </w:rPr>
                    <m:t>∆</m:t>
                  </m:r>
                  <m:r>
                    <m:rPr/>
                    <w:rPr>
                      <w:rFonts w:hint="default" w:ascii="Cambria Math" w:hAnsi="Cambria Math" w:cstheme="minorBidi"/>
                      <w:sz w:val="18"/>
                      <w:szCs w:val="18"/>
                      <w:lang w:val="en-US" w:eastAsia="zh-CN"/>
                    </w:rPr>
                    <m:t xml:space="preserve">y                                   </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&lt;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ctrlPr>
                    <w:rPr>
                      <w:rFonts w:hint="default" w:ascii="Cambria Math" w:hAnsi="Cambria Math" w:cstheme="minorBidi"/>
                      <w:i/>
                      <w:sz w:val="18"/>
                      <w:szCs w:val="18"/>
                      <w:lang w:val="en-US" w:eastAsia="zh-CN"/>
                    </w:rPr>
                  </m:ctrlPr>
                </m:e>
                <m:e>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 xml:space="preserve">               </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=0||</m:t>
                  </m:r>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m:t>
                      </m:r>
                      <m:ctrlPr>
                        <w:rPr>
                          <w:rFonts w:ascii="Cambria Math" w:hAnsi="Cambria Math" w:cstheme="minorBidi"/>
                          <w:i/>
                          <w:sz w:val="18"/>
                          <w:szCs w:val="18"/>
                        </w:rPr>
                      </m:ctrlPr>
                    </m:sup>
                  </m:sSubSup>
                  <m:r>
                    <m:rPr/>
                    <w:rPr>
                      <w:rFonts w:hint="default" w:ascii="Cambria Math" w:hAnsi="Cambria Math" w:cstheme="minorBidi"/>
                      <w:sz w:val="18"/>
                      <w:szCs w:val="18"/>
                      <w:lang w:val="en-US" w:eastAsia="zh-CN"/>
                    </w:rPr>
                    <m:t>=1</m:t>
                  </m:r>
                  <m:ctrlPr>
                    <w:rPr>
                      <w:rFonts w:hint="default" w:ascii="Cambria Math" w:hAnsi="Cambria Math" w:cstheme="minorBidi"/>
                      <w:i/>
                      <w:sz w:val="18"/>
                      <w:szCs w:val="18"/>
                      <w:lang w:val="en-US" w:eastAsia="zh-CN"/>
                    </w:rPr>
                  </m:ctrlPr>
                </m:e>
              </m:eqArr>
              <m:ctrlPr>
                <w:rPr>
                  <w:rFonts w:hint="default" w:ascii="Cambria Math" w:hAnsi="Cambria Math" w:cstheme="minorBidi"/>
                  <w:i/>
                  <w:sz w:val="18"/>
                  <w:szCs w:val="18"/>
                  <w:lang w:val="en-US" w:eastAsia="zh-CN"/>
                </w:rPr>
              </m:ctrlPr>
            </m:e>
          </m:d>
          <m:r>
            <m:rPr/>
            <w:rPr>
              <w:rFonts w:hint="default" w:ascii="Cambria Math" w:hAnsi="Cambria Math" w:cstheme="minorBidi"/>
              <w:sz w:val="18"/>
              <w:szCs w:val="18"/>
              <w:lang w:val="en-US" w:eastAsia="zh-CN"/>
            </w:rPr>
            <m:t xml:space="preserve">       (</m:t>
          </m:r>
          <m:r>
            <m:rPr/>
            <w:rPr>
              <w:rFonts w:hint="eastAsia" w:ascii="Cambria Math" w:hAnsi="Cambria Math" w:cstheme="minorBidi"/>
              <w:sz w:val="18"/>
              <w:szCs w:val="18"/>
              <w:lang w:val="en-US" w:eastAsia="zh-CN"/>
            </w:rPr>
            <m:t>16</m:t>
          </m:r>
          <m:r>
            <m:rPr/>
            <w:rPr>
              <w:rFonts w:hint="default" w:ascii="Cambria Math" w:hAnsi="Cambria Math" w:cstheme="minorBidi"/>
              <w:sz w:val="18"/>
              <w:szCs w:val="18"/>
              <w:lang w:val="en-US" w:eastAsia="zh-CN"/>
            </w:rPr>
            <m:t>)</m:t>
          </m:r>
        </m:oMath>
      </m:oMathPara>
    </w:p>
    <w:p>
      <w:pPr>
        <w:spacing w:line="240" w:lineRule="auto"/>
        <w:ind w:firstLine="360" w:firstLineChars="200"/>
        <w:jc w:val="left"/>
        <w:rPr>
          <w:rFonts w:hint="eastAsia"/>
          <w:sz w:val="18"/>
          <w:szCs w:val="18"/>
          <w:lang w:eastAsia="zh-CN"/>
        </w:rPr>
      </w:pPr>
      <w:r>
        <w:rPr>
          <w:rFonts w:hint="eastAsia"/>
          <w:sz w:val="18"/>
          <w:szCs w:val="18"/>
          <w:lang w:eastAsia="zh-CN"/>
        </w:rPr>
        <w:t>其中，</w:t>
      </w:r>
      <m:oMath>
        <m:sSubSup>
          <m:sSubSupPr>
            <m:ctrlPr>
              <w:rPr>
                <w:rFonts w:ascii="Cambria Math" w:hAnsi="Cambria Math" w:cstheme="minorBidi"/>
                <w:i/>
                <w:sz w:val="18"/>
                <w:szCs w:val="18"/>
              </w:rPr>
            </m:ctrlPr>
          </m:sSubSupPr>
          <m:e>
            <m:r>
              <m:rPr/>
              <w:rPr>
                <w:rFonts w:ascii="Cambria Math" w:hAnsi="Cambria Math" w:cstheme="minorBidi"/>
                <w:sz w:val="18"/>
                <w:szCs w:val="18"/>
              </w:rPr>
              <m:t>δ</m:t>
            </m:r>
            <m:ctrlPr>
              <w:rPr>
                <w:rFonts w:ascii="Cambria Math" w:hAnsi="Cambria Math" w:cstheme="minorBidi"/>
                <w:i/>
                <w:sz w:val="18"/>
                <w:szCs w:val="18"/>
              </w:rPr>
            </m:ctrlPr>
          </m:e>
          <m:sub>
            <m:r>
              <m:rPr/>
              <w:rPr>
                <w:rFonts w:hint="default" w:ascii="Cambria Math" w:hAnsi="Cambria Math" w:cstheme="minorBidi"/>
                <w:sz w:val="18"/>
                <w:szCs w:val="18"/>
                <w:lang w:val="en-US" w:eastAsia="zh-CN"/>
              </w:rPr>
              <m:t>i</m:t>
            </m:r>
            <m:ctrlPr>
              <w:rPr>
                <w:rFonts w:ascii="Cambria Math" w:hAnsi="Cambria Math" w:cstheme="minorBidi"/>
                <w:i/>
                <w:sz w:val="18"/>
                <w:szCs w:val="18"/>
              </w:rPr>
            </m:ctrlPr>
          </m:sub>
          <m:sup>
            <m:r>
              <m:rPr/>
              <w:rPr>
                <w:rFonts w:hint="default" w:ascii="Cambria Math" w:hAnsi="Cambria Math" w:cstheme="minorBidi"/>
                <w:sz w:val="18"/>
                <w:szCs w:val="18"/>
                <w:lang w:val="en-US" w:eastAsia="zh-CN"/>
              </w:rPr>
              <m:t>t+1</m:t>
            </m:r>
            <m:ctrlPr>
              <w:rPr>
                <w:rFonts w:ascii="Cambria Math" w:hAnsi="Cambria Math" w:cstheme="minorBidi"/>
                <w:i/>
                <w:sz w:val="18"/>
                <w:szCs w:val="18"/>
              </w:rPr>
            </m:ctrlPr>
          </m:sup>
        </m:sSubSup>
      </m:oMath>
      <w:r>
        <w:rPr>
          <w:rFonts w:hint="eastAsia"/>
          <w:sz w:val="18"/>
          <w:szCs w:val="18"/>
          <w:lang w:eastAsia="zh-CN"/>
        </w:rPr>
        <w:t>表示第</w:t>
      </w:r>
      <w:r>
        <w:rPr>
          <w:rFonts w:hint="eastAsia"/>
          <w:sz w:val="18"/>
          <w:szCs w:val="18"/>
          <w:lang w:val="en-US" w:eastAsia="zh-CN"/>
        </w:rPr>
        <w:t>i</w:t>
      </w:r>
      <w:r>
        <w:rPr>
          <w:rFonts w:hint="eastAsia"/>
          <w:sz w:val="18"/>
          <w:szCs w:val="18"/>
          <w:lang w:eastAsia="zh-CN"/>
        </w:rPr>
        <w:t>个雾节点在</w:t>
      </w:r>
      <m:oMath>
        <m:r>
          <m:rPr>
            <m:sty m:val="p"/>
          </m:rPr>
          <w:rPr>
            <w:rFonts w:hint="default" w:ascii="Cambria Math"/>
            <w:sz w:val="18"/>
            <w:szCs w:val="18"/>
            <w:lang w:val="en-US" w:eastAsia="zh-CN"/>
          </w:rPr>
          <m:t>t+1(</m:t>
        </m:r>
        <m:r>
          <m:rPr>
            <m:sty m:val="p"/>
          </m:rPr>
          <w:rPr>
            <w:rFonts w:hint="default" w:ascii="Cambria Math" w:hAnsi="Cambria Math" w:cs="Times New Roman"/>
            <w:kern w:val="16"/>
            <w:sz w:val="18"/>
            <w:szCs w:val="18"/>
            <w:lang w:val="en-US" w:eastAsia="zh-CN" w:bidi="ar-SA"/>
          </w:rPr>
          <m:t>t</m:t>
        </m:r>
        <m:r>
          <m:rPr>
            <m:sty m:val="p"/>
          </m:rPr>
          <w:rPr>
            <w:rFonts w:ascii="Cambria Math" w:hAnsi="Cambria Math" w:cs="Times New Roman"/>
            <w:kern w:val="16"/>
            <w:sz w:val="18"/>
            <w:szCs w:val="18"/>
            <w:lang w:val="en-US" w:bidi="ar-SA"/>
          </w:rPr>
          <m:t>≥</m:t>
        </m:r>
        <m:r>
          <m:rPr>
            <m:sty m:val="p"/>
          </m:rPr>
          <w:rPr>
            <w:rFonts w:hint="default" w:ascii="Cambria Math" w:hAnsi="Cambria Math" w:cs="Times New Roman"/>
            <w:kern w:val="16"/>
            <w:sz w:val="18"/>
            <w:szCs w:val="18"/>
            <w:lang w:val="en-US" w:eastAsia="zh-CN" w:bidi="ar-SA"/>
          </w:rPr>
          <m:t>0)</m:t>
        </m:r>
      </m:oMath>
      <w:r>
        <w:rPr>
          <w:rFonts w:hint="eastAsia"/>
          <w:sz w:val="18"/>
          <w:szCs w:val="18"/>
          <w:lang w:eastAsia="zh-CN"/>
        </w:rPr>
        <w:t>轮的偏好系数值，</w:t>
      </w:r>
      <m:oMath>
        <m:r>
          <m:rPr/>
          <w:rPr>
            <w:rFonts w:ascii="Cambria Math" w:hAnsi="Cambria Math" w:cstheme="minorBidi"/>
            <w:sz w:val="18"/>
            <w:szCs w:val="18"/>
            <w:lang w:val="en-US"/>
          </w:rPr>
          <m:t>∆</m:t>
        </m:r>
        <m:r>
          <m:rPr/>
          <w:rPr>
            <w:rFonts w:hint="default" w:ascii="Cambria Math" w:hAnsi="Cambria Math" w:cstheme="minorBidi"/>
            <w:sz w:val="18"/>
            <w:szCs w:val="18"/>
            <w:lang w:val="en-US" w:eastAsia="zh-CN"/>
          </w:rPr>
          <m:t>y</m:t>
        </m:r>
      </m:oMath>
      <w:r>
        <w:rPr>
          <w:rFonts w:hint="eastAsia"/>
          <w:sz w:val="18"/>
          <w:szCs w:val="18"/>
          <w:lang w:eastAsia="zh-CN"/>
        </w:rPr>
        <w:t>为偏好系数的增减量。根据2.3小节对诱饵效应的分析可知，诱饵效应对偏好的影响体现在偏好改变的程度，故</w:t>
      </w:r>
      <m:oMath>
        <m:r>
          <m:rPr/>
          <w:rPr>
            <w:rFonts w:ascii="Cambria Math" w:hAnsi="Cambria Math" w:cstheme="minorBidi"/>
            <w:sz w:val="18"/>
            <w:szCs w:val="18"/>
            <w:lang w:val="en-US"/>
          </w:rPr>
          <m:t>∆</m:t>
        </m:r>
        <m:r>
          <m:rPr/>
          <w:rPr>
            <w:rFonts w:hint="default" w:ascii="Cambria Math" w:hAnsi="Cambria Math" w:cstheme="minorBidi"/>
            <w:sz w:val="18"/>
            <w:szCs w:val="18"/>
            <w:lang w:val="en-US" w:eastAsia="zh-CN"/>
          </w:rPr>
          <m:t>y</m:t>
        </m:r>
      </m:oMath>
      <w:r>
        <w:rPr>
          <w:rFonts w:hint="eastAsia"/>
          <w:sz w:val="18"/>
          <w:szCs w:val="18"/>
          <w:lang w:eastAsia="zh-CN"/>
        </w:rPr>
        <w:t>由雾节点关于报酬和时间成本两属性上的主观偏好比率取得，如公式（</w:t>
      </w:r>
      <w:r>
        <w:rPr>
          <w:rFonts w:hint="eastAsia"/>
          <w:sz w:val="18"/>
          <w:szCs w:val="18"/>
          <w:lang w:val="en-US" w:eastAsia="zh-CN"/>
        </w:rPr>
        <w:t>17</w:t>
      </w:r>
      <w:r>
        <w:rPr>
          <w:rFonts w:hint="eastAsia"/>
          <w:sz w:val="18"/>
          <w:szCs w:val="18"/>
          <w:lang w:eastAsia="zh-CN"/>
        </w:rPr>
        <w:t xml:space="preserve">）所示： </w:t>
      </w:r>
    </w:p>
    <w:p>
      <w:pPr>
        <w:spacing w:line="240" w:lineRule="auto"/>
        <w:ind w:firstLine="360" w:firstLineChars="200"/>
        <w:jc w:val="left"/>
        <w:rPr>
          <w:rFonts w:hint="default" w:eastAsiaTheme="minorEastAsia"/>
          <w:sz w:val="18"/>
          <w:szCs w:val="18"/>
          <w:lang w:val="en-US" w:eastAsia="zh-CN"/>
        </w:rPr>
      </w:pPr>
      <w:commentRangeStart w:id="20"/>
      <m:oMathPara>
        <m:oMath>
          <m:sSub>
            <m:sSubPr>
              <m:ctrlPr>
                <w:rPr>
                  <w:rFonts w:ascii="Cambria Math" w:hAnsi="Cambria Math"/>
                  <w:i/>
                  <w:sz w:val="18"/>
                  <w:szCs w:val="18"/>
                </w:rPr>
              </m:ctrlPr>
            </m:sSubPr>
            <m:e>
              <m:r>
                <m:rPr/>
                <w:rPr>
                  <w:rFonts w:ascii="Cambria Math" w:hAnsi="Cambria Math" w:cstheme="minorBidi"/>
                  <w:sz w:val="18"/>
                  <w:szCs w:val="18"/>
                  <w:lang w:val="en-US"/>
                </w:rPr>
                <m:t>∆</m:t>
              </m:r>
              <m:r>
                <m:rPr/>
                <w:rPr>
                  <w:rFonts w:hint="default" w:ascii="Cambria Math" w:hAnsi="Cambria Math" w:cstheme="minorBidi"/>
                  <w:sz w:val="18"/>
                  <w:szCs w:val="18"/>
                  <w:lang w:val="en-US" w:eastAsia="zh-CN"/>
                </w:rPr>
                <m:t>y</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r>
            <m:rPr/>
            <w:rPr>
              <w:rFonts w:hint="default" w:ascii="Cambria Math" w:hAnsi="Cambria Math"/>
              <w:sz w:val="18"/>
              <w:szCs w:val="18"/>
              <w:lang w:val="en-US" w:eastAsia="zh-CN"/>
            </w:rPr>
            <m:t>=</m:t>
          </m:r>
          <m:f>
            <m:fPr>
              <m:ctrlPr>
                <w:rPr>
                  <w:rFonts w:hint="default" w:ascii="Cambria Math" w:hAnsi="Cambria Math"/>
                  <w:i/>
                  <w:sz w:val="18"/>
                  <w:szCs w:val="18"/>
                  <w:lang w:val="en-US" w:eastAsia="zh-CN"/>
                </w:rPr>
              </m:ctrlPr>
            </m:fPr>
            <m:num>
              <m:sSub>
                <m:sSubPr>
                  <m:ctrlPr>
                    <w:rPr>
                      <w:rFonts w:hint="default" w:ascii="Cambria Math" w:hAnsi="Cambria Math"/>
                      <w:i/>
                      <w:sz w:val="18"/>
                      <w:szCs w:val="18"/>
                      <w:lang w:val="en-US" w:eastAsia="zh-CN"/>
                    </w:rPr>
                  </m:ctrlPr>
                </m:sSubPr>
                <m:e>
                  <m:r>
                    <m:rPr/>
                    <w:rPr>
                      <w:rFonts w:ascii="Cambria Math" w:hAnsi="Cambria Math"/>
                      <w:sz w:val="18"/>
                      <w:szCs w:val="18"/>
                      <w:lang w:val="en-US"/>
                    </w:rPr>
                    <m:t>δ</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i</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P</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P</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ctrlPr>
                <w:rPr>
                  <w:rFonts w:hint="default" w:ascii="Cambria Math" w:hAnsi="Cambria Math"/>
                  <w:i/>
                  <w:sz w:val="18"/>
                  <w:szCs w:val="18"/>
                  <w:lang w:val="en-US" w:eastAsia="zh-CN"/>
                </w:rPr>
              </m:ctrlPr>
            </m:num>
            <m:den>
              <m:r>
                <m:rPr/>
                <w:rPr>
                  <w:rFonts w:hint="default" w:ascii="Cambria Math" w:hAnsi="Cambria Math"/>
                  <w:sz w:val="18"/>
                  <w:szCs w:val="18"/>
                  <w:lang w:val="en-US" w:eastAsia="zh-CN"/>
                </w:rPr>
                <m:t>(1−</m:t>
              </m:r>
              <m:sSub>
                <m:sSubPr>
                  <m:ctrlPr>
                    <w:rPr>
                      <w:rFonts w:hint="default" w:ascii="Cambria Math" w:hAnsi="Cambria Math"/>
                      <w:i/>
                      <w:sz w:val="18"/>
                      <w:szCs w:val="18"/>
                      <w:lang w:val="en-US" w:eastAsia="zh-CN"/>
                    </w:rPr>
                  </m:ctrlPr>
                </m:sSubPr>
                <m:e>
                  <m:r>
                    <m:rPr/>
                    <w:rPr>
                      <w:rFonts w:ascii="Cambria Math" w:hAnsi="Cambria Math"/>
                      <w:sz w:val="18"/>
                      <w:szCs w:val="18"/>
                      <w:lang w:val="en-US"/>
                    </w:rPr>
                    <m:t>δ</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i</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ctrlPr>
                <w:rPr>
                  <w:rFonts w:hint="default" w:ascii="Cambria Math" w:hAnsi="Cambria Math"/>
                  <w:i/>
                  <w:sz w:val="18"/>
                  <w:szCs w:val="18"/>
                  <w:lang w:val="en-US" w:eastAsia="zh-CN"/>
                </w:rPr>
              </m:ctrlPr>
            </m:den>
          </m:f>
          <m:r>
            <m:rPr/>
            <w:rPr>
              <w:rFonts w:hint="default" w:ascii="Cambria Math" w:hAnsi="Cambria Math"/>
              <w:sz w:val="18"/>
              <w:szCs w:val="18"/>
              <w:lang w:val="en-US" w:eastAsia="zh-CN"/>
            </w:rPr>
            <m:t xml:space="preserve">  </m:t>
          </m:r>
          <w:commentRangeEnd w:id="20"/>
          <m:r>
            <m:rPr>
              <m:sty m:val="p"/>
            </m:rPr>
            <w:commentReference w:id="20"/>
          </m:r>
          <m:r>
            <m:rPr/>
            <w:rPr>
              <w:rFonts w:hint="default" w:ascii="Cambria Math" w:hAnsi="Cambria Math"/>
              <w:sz w:val="18"/>
              <w:szCs w:val="18"/>
              <w:lang w:val="en-US" w:eastAsia="zh-CN"/>
            </w:rPr>
            <m:t xml:space="preserve">        (</m:t>
          </m:r>
          <m:r>
            <m:rPr/>
            <w:rPr>
              <w:rFonts w:hint="eastAsia" w:ascii="Cambria Math" w:hAnsi="Cambria Math"/>
              <w:sz w:val="18"/>
              <w:szCs w:val="18"/>
              <w:lang w:val="en-US" w:eastAsia="zh-CN"/>
            </w:rPr>
            <m:t>17</m:t>
          </m:r>
          <m:r>
            <m:rPr/>
            <w:rPr>
              <w:rFonts w:hint="default" w:ascii="Cambria Math" w:hAnsi="Cambria Math"/>
              <w:sz w:val="18"/>
              <w:szCs w:val="18"/>
              <w:lang w:val="en-US" w:eastAsia="zh-CN"/>
            </w:rPr>
            <m:t>)</m:t>
          </m:r>
        </m:oMath>
      </m:oMathPara>
    </w:p>
    <w:p>
      <w:pPr>
        <w:spacing w:line="240" w:lineRule="auto"/>
        <w:ind w:firstLine="360" w:firstLineChars="200"/>
        <w:jc w:val="left"/>
        <w:rPr>
          <w:sz w:val="18"/>
          <w:szCs w:val="18"/>
          <w:lang w:eastAsia="zh-CN"/>
        </w:rPr>
      </w:pPr>
      <w:r>
        <w:rPr>
          <w:rFonts w:hint="eastAsia"/>
          <w:sz w:val="18"/>
          <w:szCs w:val="18"/>
          <w:lang w:eastAsia="zh-CN"/>
        </w:rPr>
        <w:t>其中根据3.3.1小节任务分类的结果可知，</w:t>
      </w:r>
      <m:oMath>
        <m:sSub>
          <m:sSubPr>
            <m:ctrlPr>
              <w:rPr>
                <w:rFonts w:hint="default" w:ascii="Cambria Math" w:hAnsi="Cambria Math"/>
                <w:i/>
                <w:sz w:val="18"/>
                <w:szCs w:val="18"/>
                <w:lang w:val="en-US" w:eastAsia="zh-CN"/>
              </w:rPr>
            </m:ctrlPr>
          </m:sSubPr>
          <m:e>
            <m:r>
              <m:rPr/>
              <w:rPr>
                <w:rFonts w:ascii="Cambria Math" w:hAnsi="Cambria Math"/>
                <w:sz w:val="18"/>
                <w:szCs w:val="18"/>
                <w:lang w:val="en-US"/>
              </w:rPr>
              <m:t>δ</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i</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P</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P</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oMath>
      <w:r>
        <w:rPr>
          <w:rFonts w:hint="eastAsia"/>
          <w:sz w:val="18"/>
          <w:szCs w:val="18"/>
          <w:lang w:eastAsia="zh-CN"/>
        </w:rPr>
        <w:t>表示雾节点希望在报酬属性上由B类改进为A类所带来的偏好变化；</w:t>
      </w:r>
      <m:oMath>
        <m:r>
          <m:rPr/>
          <w:rPr>
            <w:rFonts w:hint="default" w:ascii="Cambria Math" w:hAnsi="Cambria Math"/>
            <w:sz w:val="18"/>
            <w:szCs w:val="18"/>
            <w:lang w:val="en-US" w:eastAsia="zh-CN"/>
          </w:rPr>
          <m:t>(1−</m:t>
        </m:r>
        <m:sSub>
          <m:sSubPr>
            <m:ctrlPr>
              <w:rPr>
                <w:rFonts w:hint="default" w:ascii="Cambria Math" w:hAnsi="Cambria Math"/>
                <w:i/>
                <w:sz w:val="18"/>
                <w:szCs w:val="18"/>
                <w:lang w:val="en-US" w:eastAsia="zh-CN"/>
              </w:rPr>
            </m:ctrlPr>
          </m:sSubPr>
          <m:e>
            <m:r>
              <m:rPr/>
              <w:rPr>
                <w:rFonts w:ascii="Cambria Math" w:hAnsi="Cambria Math"/>
                <w:sz w:val="18"/>
                <w:szCs w:val="18"/>
                <w:lang w:val="en-US"/>
              </w:rPr>
              <m:t>δ</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i</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B</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sSub>
          <m:sSubPr>
            <m:ctrlPr>
              <w:rPr>
                <w:rFonts w:hint="default" w:ascii="Cambria Math" w:hAnsi="Cambria Math"/>
                <w:i/>
                <w:sz w:val="18"/>
                <w:szCs w:val="18"/>
                <w:lang w:val="en-US" w:eastAsia="zh-CN"/>
              </w:rPr>
            </m:ctrlPr>
          </m:sSubPr>
          <m:e>
            <m:r>
              <m:rPr/>
              <w:rPr>
                <w:rFonts w:hint="default" w:ascii="Cambria Math" w:hAnsi="Cambria Math"/>
                <w:sz w:val="18"/>
                <w:szCs w:val="18"/>
                <w:lang w:val="en-US" w:eastAsia="zh-CN"/>
              </w:rPr>
              <m:t>Q</m:t>
            </m:r>
            <m:ctrlPr>
              <w:rPr>
                <w:rFonts w:hint="default" w:ascii="Cambria Math" w:hAnsi="Cambria Math"/>
                <w:i/>
                <w:sz w:val="18"/>
                <w:szCs w:val="18"/>
                <w:lang w:val="en-US" w:eastAsia="zh-CN"/>
              </w:rPr>
            </m:ctrlPr>
          </m:e>
          <m:sub>
            <m:r>
              <m:rPr/>
              <w:rPr>
                <w:rFonts w:hint="default" w:ascii="Cambria Math" w:hAnsi="Cambria Math"/>
                <w:sz w:val="18"/>
                <w:szCs w:val="18"/>
                <w:lang w:val="en-US" w:eastAsia="zh-CN"/>
              </w:rPr>
              <m:t>A</m:t>
            </m:r>
            <m:ctrlPr>
              <w:rPr>
                <w:rFonts w:hint="default" w:ascii="Cambria Math" w:hAnsi="Cambria Math"/>
                <w:i/>
                <w:sz w:val="18"/>
                <w:szCs w:val="18"/>
                <w:lang w:val="en-US" w:eastAsia="zh-CN"/>
              </w:rPr>
            </m:ctrlPr>
          </m:sub>
        </m:sSub>
        <m:r>
          <m:rPr/>
          <w:rPr>
            <w:rFonts w:hint="default" w:ascii="Cambria Math" w:hAnsi="Cambria Math"/>
            <w:sz w:val="18"/>
            <w:szCs w:val="18"/>
            <w:lang w:val="en-US" w:eastAsia="zh-CN"/>
          </w:rPr>
          <m:t>)</m:t>
        </m:r>
      </m:oMath>
      <w:r>
        <w:rPr>
          <w:rFonts w:hint="eastAsia"/>
          <w:sz w:val="18"/>
          <w:szCs w:val="18"/>
          <w:lang w:eastAsia="zh-CN"/>
        </w:rPr>
        <w:t>表示雾节点希望在时间成本属性上由A类改进为B类所带来的偏好变化。</w:t>
      </w:r>
    </w:p>
    <w:p>
      <w:pPr>
        <w:spacing w:line="240" w:lineRule="auto"/>
        <w:ind w:firstLine="0" w:firstLineChars="0"/>
        <w:jc w:val="left"/>
        <w:rPr>
          <w:rFonts w:hint="eastAsia"/>
          <w:b/>
          <w:bCs/>
          <w:sz w:val="18"/>
          <w:szCs w:val="18"/>
          <w:lang w:eastAsia="zh-CN"/>
        </w:rPr>
      </w:pPr>
      <w:bookmarkStart w:id="12" w:name="_Toc41295630"/>
      <w:bookmarkStart w:id="13" w:name="_Toc41592339"/>
      <w:r>
        <w:rPr>
          <w:rFonts w:hint="eastAsia"/>
          <w:b/>
          <w:bCs/>
          <w:sz w:val="18"/>
          <w:szCs w:val="18"/>
          <w:lang w:val="en-US" w:eastAsia="zh-CN"/>
        </w:rPr>
        <w:t>3.3.3</w:t>
      </w:r>
      <w:r>
        <w:rPr>
          <w:rFonts w:hint="eastAsia"/>
          <w:b/>
          <w:bCs/>
          <w:sz w:val="18"/>
          <w:szCs w:val="18"/>
          <w:lang w:eastAsia="zh-CN"/>
        </w:rPr>
        <w:t xml:space="preserve"> 基于偏好逆转的雾节点选择机制</w:t>
      </w:r>
      <w:bookmarkEnd w:id="12"/>
      <w:bookmarkEnd w:id="13"/>
    </w:p>
    <w:p>
      <w:pPr>
        <w:spacing w:line="240" w:lineRule="auto"/>
        <w:ind w:firstLine="360" w:firstLineChars="200"/>
        <w:jc w:val="left"/>
        <w:rPr>
          <w:sz w:val="18"/>
          <w:szCs w:val="18"/>
          <w:lang w:eastAsia="zh-CN"/>
        </w:rPr>
      </w:pPr>
      <w:r>
        <w:rPr>
          <w:rFonts w:hint="eastAsia"/>
          <w:sz w:val="18"/>
          <w:szCs w:val="18"/>
          <w:lang w:eastAsia="zh-CN"/>
        </w:rPr>
        <w:t>这一小节的选择机制包含两个含义，第一是</w:t>
      </w:r>
      <w:r>
        <w:rPr>
          <w:rFonts w:hint="eastAsia"/>
          <w:color w:val="0000FF"/>
          <w:sz w:val="18"/>
          <w:szCs w:val="18"/>
          <w:lang w:eastAsia="zh-CN"/>
        </w:rPr>
        <w:t>雾节点决定是否参与卸载任务</w:t>
      </w:r>
      <w:r>
        <w:rPr>
          <w:rFonts w:hint="eastAsia"/>
          <w:sz w:val="18"/>
          <w:szCs w:val="18"/>
          <w:lang w:eastAsia="zh-CN"/>
        </w:rPr>
        <w:t>，由</w:t>
      </w:r>
      <w:r>
        <w:rPr>
          <w:rFonts w:hint="default"/>
          <w:sz w:val="18"/>
          <w:szCs w:val="18"/>
          <w:lang w:val="en-US" w:eastAsia="zh-CN"/>
        </w:rPr>
        <w:t>其对</w:t>
      </w:r>
      <w:r>
        <w:rPr>
          <w:rFonts w:hint="default"/>
          <w:color w:val="0000FF"/>
          <w:sz w:val="18"/>
          <w:szCs w:val="18"/>
          <w:lang w:val="en-US" w:eastAsia="zh-CN"/>
        </w:rPr>
        <w:t>任务偏好值</w:t>
      </w:r>
      <w:r>
        <w:rPr>
          <w:rFonts w:hint="eastAsia"/>
          <w:color w:val="0000FF"/>
          <w:sz w:val="18"/>
          <w:szCs w:val="18"/>
          <w:lang w:eastAsia="zh-CN"/>
        </w:rPr>
        <w:t>是否满足其满意度阈值</w:t>
      </w:r>
      <w:r>
        <w:rPr>
          <w:rFonts w:hint="eastAsia"/>
          <w:sz w:val="18"/>
          <w:szCs w:val="18"/>
          <w:lang w:eastAsia="zh-CN"/>
        </w:rPr>
        <w:t>决定；第二是雾节点</w:t>
      </w:r>
      <w:r>
        <w:rPr>
          <w:rFonts w:hint="eastAsia"/>
          <w:color w:val="0000FF"/>
          <w:sz w:val="18"/>
          <w:szCs w:val="18"/>
          <w:lang w:eastAsia="zh-CN"/>
        </w:rPr>
        <w:t>对所选任务的出价</w:t>
      </w:r>
      <w:r>
        <w:rPr>
          <w:rFonts w:hint="eastAsia"/>
          <w:sz w:val="18"/>
          <w:szCs w:val="18"/>
          <w:lang w:eastAsia="zh-CN"/>
        </w:rPr>
        <w:t>，</w:t>
      </w:r>
      <w:r>
        <w:rPr>
          <w:rFonts w:hint="eastAsia"/>
          <w:sz w:val="18"/>
          <w:szCs w:val="18"/>
          <w:lang w:val="en-US" w:eastAsia="zh-CN"/>
        </w:rPr>
        <w:t>由</w:t>
      </w:r>
      <w:r>
        <w:rPr>
          <w:rFonts w:hint="eastAsia"/>
          <w:sz w:val="18"/>
          <w:szCs w:val="18"/>
          <w:lang w:eastAsia="zh-CN"/>
        </w:rPr>
        <w:t>其完成任务所需</w:t>
      </w:r>
      <w:r>
        <w:rPr>
          <w:rFonts w:hint="eastAsia"/>
          <w:color w:val="0000FF"/>
          <w:sz w:val="18"/>
          <w:szCs w:val="18"/>
          <w:lang w:eastAsia="zh-CN"/>
        </w:rPr>
        <w:t>成本</w:t>
      </w:r>
      <w:r>
        <w:rPr>
          <w:rFonts w:hint="eastAsia"/>
          <w:sz w:val="18"/>
          <w:szCs w:val="18"/>
          <w:lang w:eastAsia="zh-CN"/>
        </w:rPr>
        <w:t>和</w:t>
      </w:r>
      <w:r>
        <w:rPr>
          <w:rFonts w:hint="eastAsia"/>
          <w:sz w:val="18"/>
          <w:szCs w:val="18"/>
          <w:lang w:val="en-US" w:eastAsia="zh-CN"/>
        </w:rPr>
        <w:t>对任务的</w:t>
      </w:r>
      <w:r>
        <w:rPr>
          <w:rFonts w:hint="default"/>
          <w:color w:val="0000FF"/>
          <w:sz w:val="18"/>
          <w:szCs w:val="18"/>
          <w:lang w:val="en-US" w:eastAsia="zh-CN"/>
        </w:rPr>
        <w:t>偏好</w:t>
      </w:r>
      <w:r>
        <w:rPr>
          <w:rFonts w:hint="eastAsia"/>
          <w:color w:val="0000FF"/>
          <w:sz w:val="18"/>
          <w:szCs w:val="18"/>
          <w:lang w:val="en-US" w:eastAsia="zh-CN"/>
        </w:rPr>
        <w:t>值</w:t>
      </w:r>
      <w:r>
        <w:rPr>
          <w:rFonts w:hint="eastAsia"/>
          <w:sz w:val="18"/>
          <w:szCs w:val="18"/>
          <w:lang w:eastAsia="zh-CN"/>
        </w:rPr>
        <w:t>决定。</w:t>
      </w:r>
    </w:p>
    <w:p>
      <w:pPr>
        <w:spacing w:line="240" w:lineRule="auto"/>
        <w:ind w:firstLine="360" w:firstLineChars="200"/>
        <w:jc w:val="left"/>
        <w:rPr>
          <w:sz w:val="18"/>
          <w:szCs w:val="18"/>
          <w:lang w:eastAsia="zh-CN"/>
        </w:rPr>
      </w:pPr>
      <w:r>
        <w:rPr>
          <w:rFonts w:hint="eastAsia"/>
          <w:sz w:val="18"/>
          <w:szCs w:val="18"/>
          <w:lang w:eastAsia="zh-CN"/>
        </w:rPr>
        <w:t>首先讨论雾节点选择任务的情况，为了使更多的雾节点参与高报酬高时间成本任务（即A类任务）的卸载，应</w:t>
      </w:r>
      <w:r>
        <w:rPr>
          <w:rFonts w:hint="eastAsia"/>
          <w:color w:val="0000FF"/>
          <w:sz w:val="18"/>
          <w:szCs w:val="18"/>
          <w:lang w:eastAsia="zh-CN"/>
        </w:rPr>
        <w:t>尽量提高A类任务对雾节点的偏好排序</w:t>
      </w:r>
      <w:r>
        <w:rPr>
          <w:rFonts w:hint="eastAsia"/>
          <w:sz w:val="18"/>
          <w:szCs w:val="18"/>
          <w:lang w:eastAsia="zh-CN"/>
        </w:rPr>
        <w:t>。对于报酬偏好型节点，由于偏好系数大于0.5适用于本文</w:t>
      </w:r>
      <w:r>
        <w:rPr>
          <w:rFonts w:hint="eastAsia"/>
          <w:sz w:val="18"/>
          <w:szCs w:val="18"/>
          <w:lang w:val="en-US" w:eastAsia="zh-CN"/>
        </w:rPr>
        <w:t>3.2节</w:t>
      </w:r>
      <w:r>
        <w:rPr>
          <w:rFonts w:hint="eastAsia"/>
          <w:sz w:val="18"/>
          <w:szCs w:val="18"/>
          <w:lang w:eastAsia="zh-CN"/>
        </w:rPr>
        <w:t>讨论的情况，根据定理3-3可知，</w:t>
      </w:r>
      <m:oMath>
        <m:sSubSup>
          <m:sSubSupPr/>
          <m:e>
            <m:r>
              <m:rPr/>
              <m:t>W</m:t>
            </m:r>
          </m:e>
          <m:sub>
            <m:r>
              <m:rPr/>
              <m:t>i</m:t>
            </m:r>
            <m:r>
              <m:rPr>
                <m:sty m:val="p"/>
              </m:rPr>
              <m:t>,</m:t>
            </m:r>
            <m:r>
              <m:rPr/>
              <m:t>A</m:t>
            </m:r>
          </m:sub>
          <m:sup>
            <m:r>
              <m:rPr>
                <m:sty m:val="p"/>
              </m:rPr>
              <m:t>t</m:t>
            </m:r>
          </m:sup>
        </m:sSubSup>
        <m:r>
          <m:rPr>
            <m:sty m:val="p"/>
          </m:rPr>
          <m:t>&gt;</m:t>
        </m:r>
        <m:sSubSup>
          <m:sSubSupPr/>
          <m:e>
            <m:r>
              <m:rPr/>
              <m:t>W</m:t>
            </m:r>
          </m:e>
          <m:sub>
            <m:r>
              <m:rPr/>
              <m:t>i</m:t>
            </m:r>
            <m:r>
              <m:rPr>
                <m:sty m:val="p"/>
              </m:rPr>
              <m:t>,</m:t>
            </m:r>
            <m:r>
              <m:rPr/>
              <m:t>B</m:t>
            </m:r>
          </m:sub>
          <m:sup>
            <m:r>
              <m:rPr>
                <m:sty m:val="p"/>
              </m:rPr>
              <m:t>t</m:t>
            </m:r>
          </m:sup>
        </m:sSubSup>
      </m:oMath>
      <w:r>
        <w:rPr>
          <w:rFonts w:hint="eastAsia"/>
          <w:sz w:val="18"/>
          <w:szCs w:val="18"/>
          <w:lang w:eastAsia="zh-CN"/>
        </w:rPr>
        <w:t>显然是成立的，所以其外显偏好也表现选择A类任务；通过引理3-2可知，偏好中性的雾节点在加入诱饵任务后，在DIM的作用下，对A类任务的偏好值会大于B类任务；而对于成本偏好型节点，其外显偏好受其内隐偏好系数值决定，接下来，通过</w:t>
      </w:r>
      <w:r>
        <w:rPr>
          <w:rFonts w:hint="eastAsia"/>
          <w:color w:val="0000FF"/>
          <w:sz w:val="18"/>
          <w:szCs w:val="18"/>
          <w:lang w:eastAsia="zh-CN"/>
        </w:rPr>
        <w:t>定理4-1证明成本偏好型节点发生偏好逆转的偏好系数范围</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定理4-1：</w:t>
      </w:r>
      <w:r>
        <w:rPr>
          <w:rFonts w:hint="eastAsia"/>
          <w:color w:val="0000FF"/>
          <w:sz w:val="18"/>
          <w:szCs w:val="18"/>
          <w:lang w:eastAsia="zh-CN"/>
        </w:rPr>
        <w:t>雾节点在一轮任务选择后偏好系数若要逆转为报酬偏好，</w:t>
      </w:r>
      <m:oMath>
        <m:sSubSup>
          <m:sSubSupPr>
            <m:ctrlPr>
              <w:rPr>
                <w:color w:val="0000FF"/>
              </w:rPr>
            </m:ctrlPr>
          </m:sSubSupPr>
          <m:e>
            <m:r>
              <m:rPr/>
              <w:rPr>
                <w:rFonts w:ascii="Times New Roman" w:hAnsi="Times New Roman"/>
                <w:color w:val="0000FF"/>
              </w:rPr>
              <m:t>δ</m:t>
            </m:r>
            <m:ctrlPr>
              <w:rPr>
                <w:color w:val="0000FF"/>
              </w:rPr>
            </m:ctrlPr>
          </m:e>
          <m:sub>
            <m:r>
              <m:rPr/>
              <w:rPr>
                <w:rFonts w:ascii="Times New Roman" w:hAnsi="Times New Roman"/>
                <w:color w:val="0000FF"/>
              </w:rPr>
              <m:t>i</m:t>
            </m:r>
            <m:ctrlPr>
              <w:rPr>
                <w:color w:val="0000FF"/>
              </w:rPr>
            </m:ctrlPr>
          </m:sub>
          <m:sup>
            <m:r>
              <m:rPr/>
              <w:rPr>
                <w:rFonts w:ascii="Times New Roman" w:hAnsi="Times New Roman"/>
                <w:color w:val="0000FF"/>
              </w:rPr>
              <m:t>t</m:t>
            </m:r>
            <m:ctrlPr>
              <w:rPr>
                <w:color w:val="0000FF"/>
              </w:rPr>
            </m:ctrlPr>
          </m:sup>
        </m:sSubSup>
      </m:oMath>
      <w:r>
        <w:rPr>
          <w:rFonts w:hint="eastAsia"/>
          <w:color w:val="0000FF"/>
          <w:sz w:val="18"/>
          <w:szCs w:val="18"/>
          <w:lang w:eastAsia="zh-CN"/>
        </w:rPr>
        <w:t>的取值范围</w:t>
      </w:r>
      <w:r>
        <w:rPr>
          <w:rFonts w:hint="eastAsia"/>
          <w:sz w:val="18"/>
          <w:szCs w:val="18"/>
          <w:lang w:eastAsia="zh-CN"/>
        </w:rPr>
        <w:t>必须满足</w:t>
      </w:r>
      <m:oMath>
        <m:sSubSup>
          <m:sSubSupPr/>
          <m:e>
            <m:r>
              <m:rPr/>
              <m:t>δ</m:t>
            </m:r>
          </m:e>
          <m:sub>
            <m:r>
              <m:rPr/>
              <m:t>i</m:t>
            </m:r>
          </m:sub>
          <m:sup>
            <m:r>
              <m:rPr/>
              <m:t>t</m:t>
            </m:r>
          </m:sup>
        </m:sSubSup>
        <m:r>
          <m:rPr>
            <m:sty m:val="p"/>
          </m:rPr>
          <m:t>∈</m:t>
        </m:r>
        <m:d>
          <m:dPr>
            <m:endChr m:val=""/>
            <m:ctrlPr>
              <w:rPr>
                <w:rFonts w:ascii="Cambria Math" w:hAnsi="Cambria Math"/>
              </w:rPr>
            </m:ctrlPr>
          </m:dPr>
          <m:e>
            <m:f>
              <m:fPr>
                <m:ctrlPr>
                  <w:rPr>
                    <w:rFonts w:ascii="Cambria Math" w:hAnsi="Cambria Math"/>
                  </w:rPr>
                </m:ctrlPr>
              </m:fPr>
              <m:num>
                <m:r>
                  <m:rPr>
                    <m:sty m:val="p"/>
                  </m:rPr>
                  <m:t>3</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m:t>
            </m:r>
            <m:rad>
              <m:radPr>
                <m:degHide m:val="1"/>
                <m:ctrlPr>
                  <w:rPr>
                    <w:rFonts w:ascii="Cambria Math" w:hAnsi="Cambria Math"/>
                  </w:rPr>
                </m:ctrlPr>
              </m:radPr>
              <m:deg>
                <m:ctrlPr>
                  <w:rPr>
                    <w:rFonts w:ascii="Cambria Math" w:hAnsi="Cambria Math"/>
                  </w:rPr>
                </m:ctrlPr>
              </m:deg>
              <m:e>
                <m:sSup>
                  <m:sSupPr/>
                  <m:e>
                    <m:d>
                      <m:dPr>
                        <m:begChr m:val="["/>
                        <m:endChr m:val="]"/>
                        <m:ctrlPr>
                          <w:rPr>
                            <w:rFonts w:ascii="Cambria Math" w:hAnsi="Cambria Math"/>
                          </w:rPr>
                        </m:ctrlPr>
                      </m:dPr>
                      <m:e>
                        <m:f>
                          <m:fPr>
                            <m:ctrlPr>
                              <w:rPr>
                                <w:rFonts w:ascii="Cambria Math" w:hAnsi="Cambria Math"/>
                              </w:rPr>
                            </m:ctrlPr>
                          </m:fPr>
                          <m:num>
                            <m:r>
                              <m:rPr>
                                <m:sty m:val="p"/>
                              </m:rPr>
                              <m:t>1</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r>
                  <m:rPr>
                    <m:sty m:val="p"/>
                  </m:rPr>
                  <m:t>+</m:t>
                </m:r>
                <m:sSup>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ctrlPr>
                  <w:rPr>
                    <w:rFonts w:ascii="Cambria Math" w:hAnsi="Cambria Math"/>
                  </w:rPr>
                </m:ctrlPr>
              </m:e>
            </m:rad>
            <m:r>
              <m:rPr>
                <m:sty m:val="p"/>
              </m:rPr>
              <w:rPr>
                <w:rFonts w:hint="eastAsia" w:ascii="Cambria Math" w:hAnsi="Cambria Math"/>
                <w:lang w:eastAsia="zh-CN"/>
              </w:rPr>
              <m:t>，</m:t>
            </m:r>
            <m:r>
              <m:rPr>
                <m:sty m:val="p"/>
              </m:rPr>
              <w:rPr>
                <w:rFonts w:hint="eastAsia" w:ascii="Cambria Math" w:hAnsi="Cambria Math"/>
                <w:lang w:val="en-US" w:eastAsia="zh-CN"/>
              </w:rPr>
              <m:t>0.5</m:t>
            </m:r>
            <m:r>
              <m:rPr>
                <m:sty m:val="p"/>
              </m:rPr>
              <w:rPr>
                <w:rFonts w:hint="default" w:ascii="Cambria Math" w:hAnsi="Cambria Math"/>
                <w:lang w:val="en-US" w:eastAsia="zh-CN"/>
              </w:rPr>
              <m:t>)</m:t>
            </m:r>
            <m:ctrlPr>
              <w:rPr>
                <w:rFonts w:ascii="Cambria Math" w:hAnsi="Cambria Math"/>
              </w:rPr>
            </m:ctrlPr>
          </m:e>
        </m:d>
      </m:oMath>
      <w:r>
        <w:rPr>
          <w:rFonts w:hint="eastAsia"/>
          <w:sz w:val="18"/>
          <w:szCs w:val="18"/>
          <w:lang w:eastAsia="zh-CN"/>
        </w:rPr>
        <w:t>。</w:t>
      </w:r>
    </w:p>
    <w:p>
      <w:pPr>
        <w:spacing w:after="240" w:line="240" w:lineRule="auto"/>
        <w:ind w:firstLine="0" w:firstLineChars="0"/>
        <w:jc w:val="left"/>
        <w:rPr>
          <w:sz w:val="18"/>
          <w:szCs w:val="18"/>
          <w:lang w:eastAsia="zh-CN"/>
        </w:rPr>
      </w:pPr>
      <w:r>
        <w:rPr>
          <w:rFonts w:hint="eastAsia"/>
          <w:sz w:val="18"/>
          <w:szCs w:val="18"/>
          <w:lang w:eastAsia="zh-CN"/>
        </w:rPr>
        <w:t>证明：假设雾节点在前后两轮选择任务时外显偏好发生变化，即在</w:t>
      </w:r>
      <m:oMath>
        <m:r>
          <m:rPr/>
          <m:t>t</m:t>
        </m:r>
        <m:r>
          <m:rPr>
            <m:sty m:val="p"/>
          </m:rPr>
          <m:t>−1</m:t>
        </m:r>
      </m:oMath>
      <w:r>
        <w:rPr>
          <w:rFonts w:hint="eastAsia"/>
          <w:sz w:val="18"/>
          <w:szCs w:val="18"/>
          <w:lang w:eastAsia="zh-CN"/>
        </w:rPr>
        <w:t>轮雾节点的偏好顺序为</w:t>
      </w:r>
      <m:oMath>
        <m:sSubSup>
          <m:sSubSupPr/>
          <m:e>
            <m:r>
              <m:rPr/>
              <m:t>W</m:t>
            </m:r>
          </m:e>
          <m:sub>
            <m:r>
              <m:rPr/>
              <m:t>i</m:t>
            </m:r>
            <m:r>
              <m:rPr>
                <m:sty m:val="p"/>
              </m:rPr>
              <m:t>,</m:t>
            </m:r>
            <m:r>
              <m:rPr/>
              <m:t>A</m:t>
            </m:r>
          </m:sub>
          <m:sup>
            <m:r>
              <m:rPr/>
              <m:t>t</m:t>
            </m:r>
            <m:r>
              <m:rPr>
                <m:sty m:val="p"/>
              </m:rPr>
              <m:t>−1</m:t>
            </m:r>
          </m:sup>
        </m:sSubSup>
        <m:r>
          <m:rPr>
            <m:sty m:val="p"/>
          </m:rPr>
          <m:t>&lt;</m:t>
        </m:r>
        <m:sSub>
          <m:sSubPr/>
          <m:e>
            <m:r>
              <m:rPr/>
              <m:t>W</m:t>
            </m:r>
          </m:e>
          <m:sub>
            <m:r>
              <m:rPr/>
              <m:t>i</m:t>
            </m:r>
            <m:r>
              <m:rPr>
                <m:sty m:val="p"/>
              </m:rPr>
              <m:t>,</m:t>
            </m:r>
            <m:r>
              <m:rPr/>
              <m:t>B</m:t>
            </m:r>
          </m:sub>
        </m:sSub>
        <m:sSup>
          <m:sSupPr/>
          <m:e>
            <m:r>
              <m:rPr/>
              <m:t xml:space="preserve"> </m:t>
            </m:r>
          </m:e>
          <m:sup>
            <m:r>
              <m:rPr/>
              <m:t>t</m:t>
            </m:r>
            <m:r>
              <m:rPr>
                <m:sty m:val="p"/>
              </m:rPr>
              <m:t>−1</m:t>
            </m:r>
          </m:sup>
        </m:sSup>
      </m:oMath>
      <w:r>
        <w:rPr>
          <w:rFonts w:hint="eastAsia"/>
          <w:sz w:val="18"/>
          <w:szCs w:val="18"/>
          <w:lang w:eastAsia="zh-CN"/>
        </w:rPr>
        <w:t>，在第</w:t>
      </w:r>
      <m:oMath>
        <m:r>
          <m:rPr/>
          <m:t>t</m:t>
        </m:r>
      </m:oMath>
      <w:r>
        <w:rPr>
          <w:rFonts w:hint="eastAsia"/>
          <w:sz w:val="18"/>
          <w:szCs w:val="18"/>
          <w:lang w:eastAsia="zh-CN"/>
        </w:rPr>
        <w:t>轮对雾节点的偏好顺序为</w:t>
      </w:r>
      <m:oMath>
        <m:sSubSup>
          <m:sSubSupPr/>
          <m:e>
            <m:r>
              <m:rPr/>
              <m:t>W</m:t>
            </m:r>
          </m:e>
          <m:sub>
            <m:r>
              <m:rPr/>
              <m:t>i</m:t>
            </m:r>
            <m:r>
              <m:rPr>
                <m:sty m:val="p"/>
              </m:rPr>
              <m:t>,</m:t>
            </m:r>
            <m:r>
              <m:rPr/>
              <m:t>A</m:t>
            </m:r>
          </m:sub>
          <m:sup>
            <m:r>
              <m:rPr>
                <m:sty m:val="p"/>
              </m:rPr>
              <m:t>t</m:t>
            </m:r>
          </m:sup>
        </m:sSubSup>
        <m:r>
          <m:rPr>
            <m:sty m:val="p"/>
          </m:rPr>
          <m:t>&gt;</m:t>
        </m:r>
        <m:sSubSup>
          <m:sSubSupPr/>
          <m:e>
            <m:r>
              <m:rPr/>
              <m:t>W</m:t>
            </m:r>
          </m:e>
          <m:sub>
            <m:r>
              <m:rPr/>
              <m:t>i</m:t>
            </m:r>
            <m:r>
              <m:rPr>
                <m:sty m:val="p"/>
              </m:rPr>
              <m:t>,</m:t>
            </m:r>
            <m:r>
              <m:rPr/>
              <m:t>B</m:t>
            </m:r>
          </m:sub>
          <m:sup>
            <m:r>
              <m:rPr>
                <m:sty m:val="p"/>
              </m:rPr>
              <m:t>t</m:t>
            </m:r>
          </m:sup>
        </m:sSubSup>
      </m:oMath>
      <w:r>
        <w:rPr>
          <w:rFonts w:hint="eastAsia"/>
          <w:sz w:val="18"/>
          <w:szCs w:val="18"/>
          <w:lang w:eastAsia="zh-CN"/>
        </w:rPr>
        <w:t>，根据公式（</w:t>
      </w:r>
      <w:r>
        <w:rPr>
          <w:rFonts w:hint="eastAsia"/>
          <w:sz w:val="18"/>
          <w:szCs w:val="18"/>
          <w:lang w:val="en-US" w:eastAsia="zh-CN"/>
        </w:rPr>
        <w:t>16</w:t>
      </w:r>
      <w:r>
        <w:rPr>
          <w:rFonts w:hint="eastAsia"/>
          <w:sz w:val="18"/>
          <w:szCs w:val="18"/>
          <w:lang w:eastAsia="zh-CN"/>
        </w:rPr>
        <w:t>）可知其内隐偏好系数在</w:t>
      </w:r>
      <m:oMath>
        <m:r>
          <m:rPr/>
          <m:t>t</m:t>
        </m:r>
        <m:r>
          <m:rPr>
            <m:sty m:val="p"/>
          </m:rPr>
          <w:rPr>
            <w:rFonts w:hint="eastAsia" w:ascii="Cambria Math" w:hAnsi="Cambria Math"/>
            <w:lang w:val="en-US" w:eastAsia="zh-CN"/>
          </w:rPr>
          <m:t>+</m:t>
        </m:r>
        <m:r>
          <m:rPr>
            <m:sty m:val="p"/>
          </m:rPr>
          <m:t>1</m:t>
        </m:r>
      </m:oMath>
      <w:r>
        <w:rPr>
          <w:rFonts w:hint="eastAsia"/>
          <w:sz w:val="18"/>
          <w:szCs w:val="18"/>
          <w:lang w:eastAsia="zh-CN"/>
        </w:rPr>
        <w:t>轮改变为</w:t>
      </w:r>
      <m:oMath>
        <m:sSubSup>
          <m:sSubSupPr/>
          <m:e>
            <m:r>
              <m:rPr/>
              <m:t>δ</m:t>
            </m:r>
          </m:e>
          <m:sub>
            <m:r>
              <m:rPr/>
              <m:t>i</m:t>
            </m:r>
          </m:sub>
          <m:sup>
            <m:r>
              <m:rPr/>
              <m:t>t</m:t>
            </m:r>
            <m:r>
              <m:rPr>
                <m:sty m:val="p"/>
              </m:rPr>
              <m:t>+1</m:t>
            </m:r>
          </m:sup>
        </m:sSubSup>
        <m:r>
          <m:rPr>
            <m:sty m:val="p"/>
          </m:rPr>
          <m:t>=</m:t>
        </m:r>
        <m:sSubSup>
          <m:sSubSupPr/>
          <m:e>
            <m:r>
              <m:rPr/>
              <m:t>δ</m:t>
            </m:r>
          </m:e>
          <m:sub>
            <m:r>
              <m:rPr/>
              <m:t>i</m:t>
            </m:r>
          </m:sub>
          <m:sup>
            <m:r>
              <m:rPr/>
              <m:t>t</m:t>
            </m:r>
          </m:sup>
        </m:sSubSup>
        <m:r>
          <m:rPr>
            <m:sty m:val="p"/>
          </m:rPr>
          <m:t>+Δ</m:t>
        </m:r>
        <m:r>
          <m:rPr/>
          <m:t>y</m:t>
        </m:r>
        <m:r>
          <m:rPr/>
          <w:rPr>
            <w:rFonts w:hint="eastAsia" w:ascii="Cambria Math" w:hAnsi="Cambria Math"/>
            <w:lang w:eastAsia="zh-CN"/>
          </w:rPr>
          <m:t>，</m:t>
        </m:r>
        <m:sSubSup>
          <m:sSubSupPr/>
          <m:e>
            <m:r>
              <m:rPr/>
              <m:t>δ</m:t>
            </m:r>
          </m:e>
          <m:sub>
            <m:r>
              <m:rPr/>
              <m:t>j</m:t>
            </m:r>
          </m:sub>
          <m:sup>
            <m:r>
              <m:rPr/>
              <m:t>t</m:t>
            </m:r>
            <m:r>
              <m:rPr>
                <m:sty m:val="p"/>
              </m:rPr>
              <m:t>+1</m:t>
            </m:r>
          </m:sup>
        </m:sSubSup>
        <m:r>
          <m:rPr>
            <m:sty m:val="p"/>
          </m:rPr>
          <m:t>&gt;0.5</m:t>
        </m:r>
      </m:oMath>
      <w:r>
        <w:rPr>
          <w:rFonts w:hint="eastAsia"/>
          <w:sz w:val="18"/>
          <w:szCs w:val="18"/>
          <w:lang w:eastAsia="zh-CN"/>
        </w:rPr>
        <w:t>，说明出现偏好逆转。将该不等式根据公式（</w:t>
      </w:r>
      <w:r>
        <w:rPr>
          <w:rFonts w:hint="eastAsia"/>
          <w:sz w:val="18"/>
          <w:szCs w:val="18"/>
          <w:lang w:val="en-US" w:eastAsia="zh-CN"/>
        </w:rPr>
        <w:t>17</w:t>
      </w:r>
      <w:r>
        <w:rPr>
          <w:rFonts w:hint="eastAsia"/>
          <w:sz w:val="18"/>
          <w:szCs w:val="18"/>
          <w:lang w:eastAsia="zh-CN"/>
        </w:rPr>
        <w:t>）展开偏好系数如下：</w:t>
      </w:r>
    </w:p>
    <w:p>
      <w:pPr>
        <w:spacing w:after="240" w:line="240" w:lineRule="auto"/>
        <w:ind w:firstLine="0" w:firstLineChars="0"/>
        <w:jc w:val="right"/>
        <w:rPr>
          <w:sz w:val="18"/>
          <w:szCs w:val="18"/>
          <w:lang w:eastAsia="zh-CN"/>
        </w:rPr>
      </w:pPr>
      <m:oMathPara>
        <m:oMathParaPr>
          <m:jc m:val="right"/>
        </m:oMathParaPr>
        <m:oMath>
          <m:sSubSup>
            <m:sSubSupPr/>
            <m:e>
              <m:r>
                <m:rPr/>
                <m:t>δ</m:t>
              </m:r>
            </m:e>
            <m:sub>
              <m:r>
                <m:rPr/>
                <m:t>i</m:t>
              </m:r>
            </m:sub>
            <m:sup>
              <m:r>
                <m:rPr/>
                <m:t>t</m:t>
              </m:r>
            </m:sup>
          </m:sSubSup>
          <m:r>
            <m:rPr>
              <m:sty m:val="p"/>
            </m:rPr>
            <m:t>+</m:t>
          </m:r>
          <m:f>
            <m:fPr>
              <m:ctrlPr>
                <w:rPr>
                  <w:rFonts w:ascii="Cambria Math" w:hAnsi="Cambria Math"/>
                </w:rPr>
              </m:ctrlPr>
            </m:fPr>
            <m:num>
              <m:sSubSup>
                <m:sSubSupPr/>
                <m:e>
                  <m:r>
                    <m:rPr/>
                    <m:t>δ</m:t>
                  </m:r>
                </m:e>
                <m:sub>
                  <m:r>
                    <m:rPr/>
                    <m:t>i</m:t>
                  </m:r>
                </m:sub>
                <m:sup>
                  <m:r>
                    <m:rPr/>
                    <m:t>t</m:t>
                  </m:r>
                </m:sup>
              </m:sSubSup>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d>
                <m:dPr>
                  <m:ctrlPr>
                    <w:rPr>
                      <w:rFonts w:ascii="Cambria Math" w:hAnsi="Cambria Math"/>
                    </w:rPr>
                  </m:ctrlPr>
                </m:dPr>
                <m:e>
                  <m:r>
                    <m:rPr>
                      <m:sty m:val="p"/>
                    </m:rPr>
                    <m:t>1−</m:t>
                  </m:r>
                  <m:sSubSup>
                    <m:sSubSupPr/>
                    <m:e>
                      <m:r>
                        <m:rPr/>
                        <m:t>δ</m:t>
                      </m:r>
                    </m:e>
                    <m:sub>
                      <m:r>
                        <m:rPr/>
                        <m:t>i</m:t>
                      </m:r>
                    </m:sub>
                    <m:sup>
                      <m:r>
                        <m:rPr/>
                        <m:t>t</m:t>
                      </m:r>
                    </m:sup>
                  </m:sSubSup>
                  <m:ctrlPr>
                    <w:rPr>
                      <w:rFonts w:ascii="Cambria Math" w:hAnsi="Cambria Math"/>
                    </w:rPr>
                  </m:ctrlPr>
                </m:e>
              </m:d>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&gt;0.5</m:t>
          </m:r>
          <m:r>
            <m:rPr>
              <m:sty m:val="p"/>
            </m:rPr>
            <w:rPr>
              <w:rFonts w:hint="default" w:ascii="Cambria Math" w:hAnsi="Cambria Math"/>
              <w:lang w:val="en-US" w:eastAsia="zh-CN"/>
            </w:rPr>
            <m:t xml:space="preserve">                     </m:t>
          </m:r>
          <m:r>
            <m:rPr>
              <m:sty m:val="p"/>
            </m:rPr>
            <w:rPr>
              <w:rFonts w:hint="eastAsia" w:ascii="Cambria Math" w:hAnsi="Cambria Math"/>
              <w:lang w:val="en-US" w:eastAsia="zh-CN"/>
            </w:rPr>
            <m:t>（18）</m:t>
          </m:r>
        </m:oMath>
      </m:oMathPara>
    </w:p>
    <w:p>
      <w:pPr>
        <w:spacing w:line="240" w:lineRule="auto"/>
        <w:ind w:firstLine="360" w:firstLineChars="200"/>
        <w:jc w:val="left"/>
        <w:rPr>
          <w:rFonts w:hint="eastAsia"/>
          <w:sz w:val="18"/>
          <w:szCs w:val="18"/>
          <w:lang w:eastAsia="zh-CN"/>
        </w:rPr>
      </w:pPr>
      <w:r>
        <w:rPr>
          <w:rFonts w:hint="eastAsia"/>
          <w:sz w:val="18"/>
          <w:szCs w:val="18"/>
          <w:lang w:eastAsia="zh-CN"/>
        </w:rPr>
        <w:t>根据诱饵任务设计方式，</w:t>
      </w:r>
      <m:oMath>
        <m:r>
          <m:rPr/>
          <m:t>γ</m:t>
        </m:r>
        <m:r>
          <m:rPr>
            <m:sty m:val="p"/>
          </m:rPr>
          <m:t>≥1</m:t>
        </m:r>
      </m:oMath>
      <w:r>
        <w:rPr>
          <w:rFonts w:hint="eastAsia"/>
          <w:sz w:val="18"/>
          <w:szCs w:val="18"/>
          <w:lang w:eastAsia="zh-CN"/>
        </w:rPr>
        <w:t>，则</w:t>
      </w:r>
      <m:oMath>
        <m:sSubSup>
          <m:sSubSupPr/>
          <m:e>
            <m:r>
              <m:rPr/>
              <m:t>t</m:t>
            </m:r>
          </m:e>
          <m:sub>
            <m:r>
              <m:rPr>
                <m:nor/>
                <m:sty m:val="p"/>
              </m:rPr>
              <w:rPr>
                <w:b w:val="0"/>
                <w:i w:val="0"/>
              </w:rPr>
              <m:t>ave </m:t>
            </m:r>
          </m:sub>
          <m:sup>
            <m:r>
              <m:rPr>
                <m:sty m:val="p"/>
              </m:rPr>
              <m:t>′</m:t>
            </m:r>
          </m:sup>
        </m:sSubSup>
        <m:r>
          <m:rPr>
            <m:sty m:val="p"/>
          </m:rPr>
          <m:t>&gt;</m:t>
        </m:r>
        <m:sSub>
          <m:sSubPr/>
          <m:e>
            <m:r>
              <m:rPr/>
              <m:t>t</m:t>
            </m:r>
          </m:e>
          <m:sub>
            <m:r>
              <m:rPr>
                <m:nor/>
                <m:sty m:val="p"/>
              </m:rPr>
              <w:rPr>
                <w:b w:val="0"/>
                <w:i w:val="0"/>
              </w:rPr>
              <m:t>ave </m:t>
            </m:r>
          </m:sub>
        </m:sSub>
      </m:oMath>
      <w:r>
        <w:rPr>
          <w:rFonts w:hint="eastAsia"/>
          <w:sz w:val="18"/>
          <w:szCs w:val="18"/>
          <w:lang w:eastAsia="zh-CN"/>
        </w:rPr>
        <w:t>，则</w:t>
      </w:r>
      <m:oMath>
        <m:sSub>
          <m:sSubPr/>
          <m:e>
            <m:r>
              <m:rPr/>
              <m:t>Q</m:t>
            </m:r>
          </m:e>
          <m:sub>
            <m:r>
              <m:rPr/>
              <m:t>B</m:t>
            </m:r>
          </m:sub>
        </m:sSub>
        <m:r>
          <m:rPr>
            <m:sty m:val="p"/>
          </m:rPr>
          <m:t>−</m:t>
        </m:r>
        <m:sSub>
          <m:sSubPr/>
          <m:e>
            <m:r>
              <m:rPr/>
              <m:t>Q</m:t>
            </m:r>
          </m:e>
          <m:sub>
            <m:r>
              <m:rPr/>
              <m:t>A</m:t>
            </m:r>
          </m:sub>
        </m:sSub>
        <m:r>
          <m:rPr>
            <m:sty m:val="p"/>
          </m:rPr>
          <m:t>&gt;0</m:t>
        </m:r>
      </m:oMath>
      <w:r>
        <w:rPr>
          <w:rFonts w:hint="eastAsia"/>
          <w:sz w:val="18"/>
          <w:szCs w:val="18"/>
          <w:lang w:eastAsia="zh-CN"/>
        </w:rPr>
        <w:t>，同理</w:t>
      </w:r>
      <m:oMath>
        <m:sSub>
          <m:sSubPr/>
          <m:e>
            <m:r>
              <m:rPr/>
              <w:rPr>
                <w:rFonts w:hint="default" w:ascii="Cambria Math" w:hAnsi="Cambria Math"/>
                <w:lang w:val="en-US" w:eastAsia="zh-CN"/>
              </w:rPr>
              <m:t>P</m:t>
            </m:r>
          </m:e>
          <m:sub>
            <m:r>
              <m:rPr/>
              <w:rPr>
                <w:rFonts w:hint="default" w:ascii="Cambria Math" w:hAnsi="Cambria Math"/>
                <w:lang w:val="en-US" w:eastAsia="zh-CN"/>
              </w:rPr>
              <m:t>A</m:t>
            </m:r>
          </m:sub>
        </m:sSub>
        <m:r>
          <m:rPr>
            <m:sty m:val="p"/>
          </m:rPr>
          <m:t>−</m:t>
        </m:r>
        <m:sSub>
          <m:sSubPr/>
          <m:e>
            <m:r>
              <m:rPr/>
              <w:rPr>
                <w:rFonts w:hint="default" w:ascii="Cambria Math" w:hAnsi="Cambria Math"/>
                <w:lang w:val="en-US" w:eastAsia="zh-CN"/>
              </w:rPr>
              <m:t>P</m:t>
            </m:r>
          </m:e>
          <m:sub>
            <m:r>
              <m:rPr>
                <m:sty m:val="p"/>
              </m:rPr>
              <w:rPr>
                <w:rFonts w:hint="default" w:ascii="Cambria Math" w:hAnsi="Cambria Math"/>
                <w:lang w:val="en-US" w:eastAsia="zh-CN"/>
              </w:rPr>
              <m:t>B</m:t>
            </m:r>
          </m:sub>
        </m:sSub>
        <m:r>
          <m:rPr>
            <m:sty m:val="p"/>
          </m:rPr>
          <m:t>&gt;0</m:t>
        </m:r>
      </m:oMath>
      <w:r>
        <w:rPr>
          <w:rFonts w:hint="eastAsia"/>
          <w:sz w:val="18"/>
          <w:szCs w:val="18"/>
          <w:lang w:eastAsia="zh-CN"/>
        </w:rPr>
        <w:t>，化简该不等式可得：</w:t>
      </w:r>
      <w:r>
        <w:rPr>
          <w:rFonts w:hint="eastAsia"/>
          <w:sz w:val="18"/>
          <w:szCs w:val="18"/>
          <w:lang w:eastAsia="zh-CN"/>
        </w:rPr>
        <w:tab/>
      </w:r>
    </w:p>
    <w:p>
      <w:pPr>
        <w:spacing w:after="240"/>
        <w:rPr>
          <w:rFonts w:hint="default" w:eastAsiaTheme="minorEastAsia"/>
          <w:sz w:val="15"/>
          <w:szCs w:val="15"/>
          <w:lang w:val="en-US" w:eastAsia="zh-CN"/>
        </w:rPr>
      </w:pPr>
      <m:oMathPara>
        <m:oMathParaPr>
          <m:jc m:val="right"/>
        </m:oMathParaPr>
        <m:oMath>
          <m:d>
            <m:dPr>
              <m:ctrlPr>
                <w:rPr>
                  <w:rFonts w:ascii="Cambria Math" w:hAnsi="Cambria Math"/>
                  <w:sz w:val="15"/>
                  <w:szCs w:val="15"/>
                </w:rPr>
              </m:ctrlPr>
            </m:dPr>
            <m:e>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B</m:t>
                  </m:r>
                  <m:ctrlPr>
                    <w:rPr>
                      <w:sz w:val="15"/>
                      <w:szCs w:val="15"/>
                    </w:rPr>
                  </m:ctrlPr>
                </m:sub>
              </m:sSub>
              <m:r>
                <m:rPr>
                  <m:sty m:val="p"/>
                </m:rPr>
                <w:rPr>
                  <w:rFonts w:ascii="Cambria Math" w:hAnsi="Cambria Math"/>
                  <w:sz w:val="15"/>
                  <w:szCs w:val="15"/>
                </w:rPr>
                <m:t>−</m:t>
              </m:r>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A</m:t>
                  </m:r>
                  <m:ctrlPr>
                    <w:rPr>
                      <w:sz w:val="15"/>
                      <w:szCs w:val="15"/>
                    </w:rPr>
                  </m:ctrlPr>
                </m:sub>
              </m:sSub>
              <m:ctrlPr>
                <w:rPr>
                  <w:rFonts w:ascii="Cambria Math" w:hAnsi="Cambria Math"/>
                  <w:sz w:val="15"/>
                  <w:szCs w:val="15"/>
                </w:rPr>
              </m:ctrlPr>
            </m:e>
          </m:d>
          <m:sSubSup>
            <m:sSubSupPr>
              <m:ctrlPr>
                <w:rPr>
                  <w:sz w:val="15"/>
                  <w:szCs w:val="15"/>
                </w:rPr>
              </m:ctrlPr>
            </m:sSubSupPr>
            <m:e>
              <m:r>
                <m:rPr/>
                <w:rPr>
                  <w:rFonts w:ascii="Cambria Math" w:hAnsi="Cambria Math"/>
                  <w:sz w:val="15"/>
                  <w:szCs w:val="15"/>
                </w:rPr>
                <m:t>δ</m:t>
              </m:r>
              <m:ctrlPr>
                <w:rPr>
                  <w:sz w:val="15"/>
                  <w:szCs w:val="15"/>
                </w:rPr>
              </m:ctrlPr>
            </m:e>
            <m:sub>
              <m:r>
                <m:rPr/>
                <w:rPr>
                  <w:rFonts w:ascii="Cambria Math" w:hAnsi="Cambria Math"/>
                  <w:sz w:val="15"/>
                  <w:szCs w:val="15"/>
                </w:rPr>
                <m:t>i</m:t>
              </m:r>
              <m:ctrlPr>
                <w:rPr>
                  <w:sz w:val="15"/>
                  <w:szCs w:val="15"/>
                </w:rPr>
              </m:ctrlPr>
            </m:sub>
            <m:sup>
              <m:r>
                <m:rPr/>
                <w:rPr>
                  <w:rFonts w:ascii="Cambria Math" w:hAnsi="Cambria Math"/>
                  <w:sz w:val="15"/>
                  <w:szCs w:val="15"/>
                </w:rPr>
                <m:t>t</m:t>
              </m:r>
              <m:ctrlPr>
                <w:rPr>
                  <w:sz w:val="15"/>
                  <w:szCs w:val="15"/>
                </w:rPr>
              </m:ctrlPr>
            </m:sup>
          </m:sSubSup>
          <m:r>
            <m:rPr>
              <m:sty m:val="p"/>
            </m:rPr>
            <w:rPr>
              <w:rFonts w:ascii="Cambria Math" w:hAnsi="Cambria Math"/>
              <w:sz w:val="15"/>
              <w:szCs w:val="15"/>
            </w:rPr>
            <m:t>−</m:t>
          </m:r>
          <m:d>
            <m:dPr>
              <m:begChr m:val="["/>
              <m:endChr m:val="]"/>
              <m:ctrlPr>
                <w:rPr>
                  <w:rFonts w:ascii="Cambria Math" w:hAnsi="Cambria Math"/>
                  <w:sz w:val="15"/>
                  <w:szCs w:val="15"/>
                </w:rPr>
              </m:ctrlPr>
            </m:dPr>
            <m:e>
              <m:r>
                <m:rPr>
                  <m:sty m:val="p"/>
                </m:rPr>
                <w:rPr>
                  <w:rFonts w:ascii="Cambria Math" w:hAnsi="Cambria Math"/>
                  <w:sz w:val="15"/>
                  <w:szCs w:val="15"/>
                </w:rPr>
                <m:t>1.5</m:t>
              </m:r>
              <m:d>
                <m:dPr>
                  <m:ctrlPr>
                    <w:rPr>
                      <w:rFonts w:ascii="Cambria Math" w:hAnsi="Cambria Math"/>
                      <w:sz w:val="15"/>
                      <w:szCs w:val="15"/>
                    </w:rPr>
                  </m:ctrlPr>
                </m:dPr>
                <m:e>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B</m:t>
                      </m:r>
                      <m:ctrlPr>
                        <w:rPr>
                          <w:sz w:val="15"/>
                          <w:szCs w:val="15"/>
                        </w:rPr>
                      </m:ctrlPr>
                    </m:sub>
                  </m:sSub>
                  <m:r>
                    <m:rPr>
                      <m:sty m:val="p"/>
                    </m:rPr>
                    <w:rPr>
                      <w:rFonts w:ascii="Cambria Math" w:hAnsi="Cambria Math"/>
                      <w:sz w:val="15"/>
                      <w:szCs w:val="15"/>
                    </w:rPr>
                    <m:t>−</m:t>
                  </m:r>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A</m:t>
                      </m:r>
                      <m:ctrlPr>
                        <w:rPr>
                          <w:sz w:val="15"/>
                          <w:szCs w:val="15"/>
                        </w:rPr>
                      </m:ctrlPr>
                    </m:sub>
                  </m:sSub>
                  <m:ctrlPr>
                    <w:rPr>
                      <w:rFonts w:ascii="Cambria Math" w:hAnsi="Cambria Math"/>
                      <w:sz w:val="15"/>
                      <w:szCs w:val="15"/>
                    </w:rPr>
                  </m:ctrlPr>
                </m:e>
              </m:d>
              <m:r>
                <m:rPr>
                  <m:sty m:val="p"/>
                </m:rPr>
                <w:rPr>
                  <w:rFonts w:ascii="Cambria Math" w:hAnsi="Cambria Math"/>
                  <w:sz w:val="15"/>
                  <w:szCs w:val="15"/>
                </w:rPr>
                <m:t>+</m:t>
              </m:r>
              <m:d>
                <m:dPr>
                  <m:ctrlPr>
                    <w:rPr>
                      <w:rFonts w:ascii="Cambria Math" w:hAnsi="Cambria Math"/>
                      <w:sz w:val="15"/>
                      <w:szCs w:val="15"/>
                    </w:rPr>
                  </m:ctrlPr>
                </m:dPr>
                <m:e>
                  <m:sSub>
                    <m:sSubPr>
                      <m:ctrlPr>
                        <w:rPr>
                          <w:sz w:val="15"/>
                          <w:szCs w:val="15"/>
                        </w:rPr>
                      </m:ctrlPr>
                    </m:sSubPr>
                    <m:e>
                      <m:r>
                        <m:rPr/>
                        <w:rPr>
                          <w:rFonts w:ascii="Cambria Math" w:hAnsi="Cambria Math"/>
                          <w:sz w:val="15"/>
                          <w:szCs w:val="15"/>
                        </w:rPr>
                        <m:t>P</m:t>
                      </m:r>
                      <m:ctrlPr>
                        <w:rPr>
                          <w:sz w:val="15"/>
                          <w:szCs w:val="15"/>
                        </w:rPr>
                      </m:ctrlPr>
                    </m:e>
                    <m:sub>
                      <m:r>
                        <m:rPr/>
                        <w:rPr>
                          <w:rFonts w:ascii="Cambria Math" w:hAnsi="Cambria Math"/>
                          <w:sz w:val="15"/>
                          <w:szCs w:val="15"/>
                        </w:rPr>
                        <m:t>A</m:t>
                      </m:r>
                      <m:ctrlPr>
                        <w:rPr>
                          <w:sz w:val="15"/>
                          <w:szCs w:val="15"/>
                        </w:rPr>
                      </m:ctrlPr>
                    </m:sub>
                  </m:sSub>
                  <m:r>
                    <m:rPr>
                      <m:sty m:val="p"/>
                    </m:rPr>
                    <w:rPr>
                      <w:rFonts w:ascii="Cambria Math" w:hAnsi="Cambria Math"/>
                      <w:sz w:val="15"/>
                      <w:szCs w:val="15"/>
                    </w:rPr>
                    <m:t>−</m:t>
                  </m:r>
                  <m:sSub>
                    <m:sSubPr>
                      <m:ctrlPr>
                        <w:rPr>
                          <w:sz w:val="15"/>
                          <w:szCs w:val="15"/>
                        </w:rPr>
                      </m:ctrlPr>
                    </m:sSubPr>
                    <m:e>
                      <m:r>
                        <m:rPr/>
                        <w:rPr>
                          <w:rFonts w:ascii="Cambria Math" w:hAnsi="Cambria Math"/>
                          <w:sz w:val="15"/>
                          <w:szCs w:val="15"/>
                        </w:rPr>
                        <m:t>P</m:t>
                      </m:r>
                      <m:ctrlPr>
                        <w:rPr>
                          <w:sz w:val="15"/>
                          <w:szCs w:val="15"/>
                        </w:rPr>
                      </m:ctrlPr>
                    </m:e>
                    <m:sub>
                      <m:r>
                        <m:rPr/>
                        <w:rPr>
                          <w:rFonts w:ascii="Cambria Math" w:hAnsi="Cambria Math"/>
                          <w:sz w:val="15"/>
                          <w:szCs w:val="15"/>
                        </w:rPr>
                        <m:t>B</m:t>
                      </m:r>
                      <m:ctrlPr>
                        <w:rPr>
                          <w:sz w:val="15"/>
                          <w:szCs w:val="15"/>
                        </w:rPr>
                      </m:ctrlPr>
                    </m:sub>
                  </m:sSub>
                  <m:ctrlPr>
                    <w:rPr>
                      <w:rFonts w:ascii="Cambria Math" w:hAnsi="Cambria Math"/>
                      <w:sz w:val="15"/>
                      <w:szCs w:val="15"/>
                    </w:rPr>
                  </m:ctrlPr>
                </m:e>
              </m:d>
              <m:ctrlPr>
                <w:rPr>
                  <w:rFonts w:ascii="Cambria Math" w:hAnsi="Cambria Math"/>
                  <w:sz w:val="15"/>
                  <w:szCs w:val="15"/>
                </w:rPr>
              </m:ctrlPr>
            </m:e>
          </m:d>
          <m:sSubSup>
            <m:sSubSupPr>
              <m:ctrlPr>
                <w:rPr>
                  <w:sz w:val="15"/>
                  <w:szCs w:val="15"/>
                </w:rPr>
              </m:ctrlPr>
            </m:sSubSupPr>
            <m:e>
              <m:r>
                <m:rPr/>
                <w:rPr>
                  <w:rFonts w:ascii="Cambria Math" w:hAnsi="Cambria Math"/>
                  <w:sz w:val="15"/>
                  <w:szCs w:val="15"/>
                </w:rPr>
                <m:t>δ</m:t>
              </m:r>
              <m:ctrlPr>
                <w:rPr>
                  <w:sz w:val="15"/>
                  <w:szCs w:val="15"/>
                </w:rPr>
              </m:ctrlPr>
            </m:e>
            <m:sub>
              <m:r>
                <m:rPr/>
                <w:rPr>
                  <w:rFonts w:ascii="Cambria Math" w:hAnsi="Cambria Math"/>
                  <w:sz w:val="15"/>
                  <w:szCs w:val="15"/>
                </w:rPr>
                <m:t>i</m:t>
              </m:r>
              <m:ctrlPr>
                <w:rPr>
                  <w:sz w:val="15"/>
                  <w:szCs w:val="15"/>
                </w:rPr>
              </m:ctrlPr>
            </m:sub>
            <m:sup>
              <m:r>
                <m:rPr/>
                <w:rPr>
                  <w:rFonts w:ascii="Cambria Math" w:hAnsi="Cambria Math"/>
                  <w:sz w:val="15"/>
                  <w:szCs w:val="15"/>
                </w:rPr>
                <m:t>t</m:t>
              </m:r>
              <m:ctrlPr>
                <w:rPr>
                  <w:sz w:val="15"/>
                  <w:szCs w:val="15"/>
                </w:rPr>
              </m:ctrlPr>
            </m:sup>
          </m:sSubSup>
          <m:r>
            <m:rPr>
              <m:sty m:val="p"/>
            </m:rPr>
            <w:rPr>
              <w:rFonts w:ascii="Cambria Math" w:hAnsi="Cambria Math"/>
              <w:sz w:val="15"/>
              <w:szCs w:val="15"/>
            </w:rPr>
            <m:t>+0.5</m:t>
          </m:r>
          <m:d>
            <m:dPr>
              <m:ctrlPr>
                <w:rPr>
                  <w:rFonts w:ascii="Cambria Math" w:hAnsi="Cambria Math"/>
                  <w:sz w:val="15"/>
                  <w:szCs w:val="15"/>
                </w:rPr>
              </m:ctrlPr>
            </m:dPr>
            <m:e>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B</m:t>
                  </m:r>
                  <m:ctrlPr>
                    <w:rPr>
                      <w:sz w:val="15"/>
                      <w:szCs w:val="15"/>
                    </w:rPr>
                  </m:ctrlPr>
                </m:sub>
              </m:sSub>
              <m:r>
                <m:rPr>
                  <m:sty m:val="p"/>
                </m:rPr>
                <w:rPr>
                  <w:rFonts w:ascii="Cambria Math" w:hAnsi="Cambria Math"/>
                  <w:sz w:val="15"/>
                  <w:szCs w:val="15"/>
                </w:rPr>
                <m:t>−</m:t>
              </m:r>
              <m:sSub>
                <m:sSubPr>
                  <m:ctrlPr>
                    <w:rPr>
                      <w:sz w:val="15"/>
                      <w:szCs w:val="15"/>
                    </w:rPr>
                  </m:ctrlPr>
                </m:sSubPr>
                <m:e>
                  <m:r>
                    <m:rPr/>
                    <w:rPr>
                      <w:rFonts w:ascii="Cambria Math" w:hAnsi="Cambria Math"/>
                      <w:sz w:val="15"/>
                      <w:szCs w:val="15"/>
                    </w:rPr>
                    <m:t>Q</m:t>
                  </m:r>
                  <m:ctrlPr>
                    <w:rPr>
                      <w:sz w:val="15"/>
                      <w:szCs w:val="15"/>
                    </w:rPr>
                  </m:ctrlPr>
                </m:e>
                <m:sub>
                  <m:r>
                    <m:rPr/>
                    <w:rPr>
                      <w:rFonts w:ascii="Cambria Math" w:hAnsi="Cambria Math"/>
                      <w:sz w:val="15"/>
                      <w:szCs w:val="15"/>
                    </w:rPr>
                    <m:t>A</m:t>
                  </m:r>
                  <m:ctrlPr>
                    <w:rPr>
                      <w:sz w:val="15"/>
                      <w:szCs w:val="15"/>
                    </w:rPr>
                  </m:ctrlPr>
                </m:sub>
              </m:sSub>
              <m:ctrlPr>
                <w:rPr>
                  <w:rFonts w:ascii="Cambria Math" w:hAnsi="Cambria Math"/>
                  <w:sz w:val="15"/>
                  <w:szCs w:val="15"/>
                </w:rPr>
              </m:ctrlPr>
            </m:e>
          </m:d>
          <m:r>
            <m:rPr>
              <m:sty m:val="p"/>
            </m:rPr>
            <w:rPr>
              <w:rFonts w:ascii="Cambria Math" w:hAnsi="Cambria Math"/>
              <w:sz w:val="15"/>
              <w:szCs w:val="15"/>
            </w:rPr>
            <m:t>&lt;0</m:t>
          </m:r>
          <m:r>
            <m:rPr>
              <m:sty m:val="p"/>
            </m:rPr>
            <w:rPr>
              <w:rFonts w:hint="default" w:ascii="Cambria Math" w:hAnsi="Cambria Math"/>
              <w:sz w:val="15"/>
              <w:szCs w:val="15"/>
              <w:lang w:val="en-US" w:eastAsia="zh-CN"/>
            </w:rPr>
            <m:t xml:space="preserve">          (19)</m:t>
          </m:r>
        </m:oMath>
      </m:oMathPara>
    </w:p>
    <w:p>
      <w:pPr>
        <w:spacing w:line="240" w:lineRule="auto"/>
        <w:ind w:firstLine="0" w:firstLineChars="0"/>
        <w:jc w:val="left"/>
        <w:rPr>
          <w:sz w:val="18"/>
          <w:szCs w:val="18"/>
          <w:lang w:eastAsia="zh-CN"/>
        </w:rPr>
      </w:pPr>
      <w:r>
        <w:rPr>
          <w:rFonts w:hint="eastAsia"/>
          <w:sz w:val="18"/>
          <w:szCs w:val="18"/>
          <w:lang w:eastAsia="zh-CN"/>
        </w:rPr>
        <w:t>很明显不等式左边是一个关于</w:t>
      </w:r>
      <m:oMath>
        <m:sSubSup>
          <m:sSubSupPr>
            <m:ctrlPr>
              <w:rPr>
                <w:sz w:val="16"/>
                <w:szCs w:val="16"/>
              </w:rPr>
            </m:ctrlPr>
          </m:sSubSupPr>
          <m:e>
            <m:r>
              <m:rPr/>
              <w:rPr>
                <w:sz w:val="16"/>
                <w:szCs w:val="16"/>
              </w:rPr>
              <m:t>δ</m:t>
            </m:r>
            <m:ctrlPr>
              <w:rPr>
                <w:sz w:val="16"/>
                <w:szCs w:val="16"/>
              </w:rPr>
            </m:ctrlPr>
          </m:e>
          <m:sub>
            <m:r>
              <m:rPr/>
              <w:rPr>
                <w:sz w:val="16"/>
                <w:szCs w:val="16"/>
              </w:rPr>
              <m:t>i</m:t>
            </m:r>
            <m:ctrlPr>
              <w:rPr>
                <w:sz w:val="16"/>
                <w:szCs w:val="16"/>
              </w:rPr>
            </m:ctrlPr>
          </m:sub>
          <m:sup>
            <m:r>
              <m:rPr/>
              <w:rPr>
                <w:sz w:val="16"/>
                <w:szCs w:val="16"/>
              </w:rPr>
              <m:t>t</m:t>
            </m:r>
            <m:ctrlPr>
              <w:rPr>
                <w:sz w:val="16"/>
                <w:szCs w:val="16"/>
              </w:rPr>
            </m:ctrlPr>
          </m:sup>
        </m:sSubSup>
      </m:oMath>
      <w:r>
        <w:rPr>
          <w:rFonts w:hint="eastAsia"/>
          <w:sz w:val="18"/>
          <w:szCs w:val="18"/>
          <w:lang w:eastAsia="zh-CN"/>
        </w:rPr>
        <w:t>的二次函数，令</w:t>
      </w:r>
      <m:oMath>
        <m:r>
          <m:rPr/>
          <m:t>a</m:t>
        </m:r>
        <m:r>
          <m:rPr>
            <m:sty m:val="p"/>
          </m:rPr>
          <m:t>=</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r>
          <m:rPr>
            <m:sty m:val="p"/>
          </m:rPr>
          <m:t>,</m:t>
        </m:r>
        <m:box>
          <m:boxPr/>
          <m:e>
            <m:r>
              <m:rPr>
                <m:sty m:val="p"/>
              </m:rPr>
              <m:t xml:space="preserve"> </m:t>
            </m:r>
          </m:e>
        </m:box>
        <m:r>
          <m:rPr/>
          <m:t>b</m:t>
        </m:r>
        <m:r>
          <m:rPr>
            <m:sty m:val="p"/>
          </m:rPr>
          <m:t>=−</m:t>
        </m:r>
        <m:d>
          <m:dPr>
            <m:begChr m:val="["/>
            <m:endChr m:val="]"/>
            <m:ctrlPr>
              <w:rPr>
                <w:rFonts w:ascii="Cambria Math" w:hAnsi="Cambria Math"/>
              </w:rPr>
            </m:ctrlPr>
          </m:dPr>
          <m:e>
            <m:r>
              <m:rPr>
                <m:sty m:val="p"/>
              </m:rPr>
              <m:t>1.5</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r>
              <m:rPr>
                <m:sty m:val="p"/>
              </m:rPr>
              <m:t>+</m:t>
            </m:r>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e>
        </m:d>
        <m:r>
          <m:rPr>
            <m:sty m:val="p"/>
          </m:rPr>
          <w:rPr>
            <w:rFonts w:hint="default" w:ascii="Cambria Math" w:hAnsi="Cambria Math"/>
            <w:lang w:val="en-US" w:eastAsia="zh-CN"/>
          </w:rPr>
          <m:t>,</m:t>
        </m:r>
        <m:r>
          <m:rPr/>
          <m:t>c</m:t>
        </m:r>
        <m:r>
          <m:rPr>
            <m:sty m:val="p"/>
          </m:rPr>
          <m:t>=0.5</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oMath>
      <w:r>
        <w:rPr>
          <w:rFonts w:hint="eastAsia"/>
          <w:sz w:val="18"/>
          <w:szCs w:val="18"/>
          <w:lang w:eastAsia="zh-CN"/>
        </w:rPr>
        <w:t>。</w:t>
      </w:r>
    </w:p>
    <w:p>
      <w:pPr>
        <w:spacing w:line="240" w:lineRule="auto"/>
        <w:ind w:firstLine="360" w:firstLineChars="200"/>
        <w:jc w:val="left"/>
        <w:rPr>
          <w:rFonts w:hint="eastAsia"/>
          <w:sz w:val="18"/>
          <w:szCs w:val="18"/>
          <w:lang w:eastAsia="zh-CN"/>
        </w:rPr>
      </w:pPr>
      <w:r>
        <w:rPr>
          <w:rFonts w:hint="eastAsia"/>
          <w:sz w:val="18"/>
          <w:szCs w:val="18"/>
          <w:lang w:eastAsia="zh-CN"/>
        </w:rPr>
        <w:t>根据二次函数的性质求解，首先已知</w:t>
      </w:r>
      <m:oMath>
        <m:r>
          <m:rPr/>
          <m:t>a</m:t>
        </m:r>
        <m:r>
          <m:rPr>
            <m:sty m:val="p"/>
          </m:rPr>
          <m:t>=</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oMath>
      <w:r>
        <w:rPr>
          <w:rFonts w:hint="eastAsia" w:hAnsi="Cambria Math"/>
          <w:i w:val="0"/>
          <w:lang w:val="en-US" w:eastAsia="zh-CN"/>
        </w:rPr>
        <w:t>&gt;0</w:t>
      </w:r>
      <w:r>
        <w:rPr>
          <w:rFonts w:hint="eastAsia"/>
          <w:sz w:val="18"/>
          <w:szCs w:val="18"/>
          <w:lang w:eastAsia="zh-CN"/>
        </w:rPr>
        <w:t>说明函数开口向上，所以原不等式的解为</w:t>
      </w:r>
      <m:oMath>
        <m:f>
          <m:fPr>
            <m:ctrlPr>
              <w:rPr>
                <w:rFonts w:ascii="Cambria Math" w:hAnsi="Cambria Math"/>
              </w:rPr>
            </m:ctrlPr>
          </m:fPr>
          <m:num>
            <m:r>
              <m:rPr>
                <m:sty m:val="p"/>
              </m:rPr>
              <m:t>−</m:t>
            </m:r>
            <m:r>
              <m:rPr/>
              <m:t>b</m:t>
            </m:r>
            <m:r>
              <m:rPr>
                <m:sty m:val="p"/>
              </m:rPr>
              <m:t>−</m:t>
            </m:r>
            <m:rad>
              <m:radPr>
                <m:degHide m:val="1"/>
                <m:ctrlPr>
                  <w:rPr>
                    <w:rFonts w:ascii="Cambria Math" w:hAnsi="Cambria Math"/>
                  </w:rPr>
                </m:ctrlPr>
              </m:radPr>
              <m:deg>
                <m:ctrlPr>
                  <w:rPr>
                    <w:rFonts w:ascii="Cambria Math" w:hAnsi="Cambria Math"/>
                  </w:rPr>
                </m:ctrlPr>
              </m:deg>
              <m:e>
                <m:sSup>
                  <m:sSupPr/>
                  <m:e>
                    <m:r>
                      <m:rPr/>
                      <m:t>b</m:t>
                    </m:r>
                  </m:e>
                  <m:sup>
                    <m:r>
                      <m:rPr>
                        <m:sty m:val="p"/>
                      </m:rPr>
                      <m:t>2</m:t>
                    </m:r>
                  </m:sup>
                </m:sSup>
                <m:r>
                  <m:rPr>
                    <m:sty m:val="p"/>
                  </m:rPr>
                  <m:t>−4</m:t>
                </m:r>
                <m:r>
                  <m:rPr/>
                  <m:t>ac</m:t>
                </m:r>
                <m:ctrlPr>
                  <w:rPr>
                    <w:rFonts w:ascii="Cambria Math" w:hAnsi="Cambria Math"/>
                  </w:rPr>
                </m:ctrlPr>
              </m:e>
            </m:rad>
            <m:ctrlPr>
              <w:rPr>
                <w:rFonts w:ascii="Cambria Math" w:hAnsi="Cambria Math"/>
              </w:rPr>
            </m:ctrlPr>
          </m:num>
          <m:den>
            <m:r>
              <m:rPr>
                <m:sty m:val="p"/>
              </m:rPr>
              <m:t>2</m:t>
            </m:r>
            <m:r>
              <m:rPr/>
              <m:t>a</m:t>
            </m:r>
            <m:ctrlPr>
              <w:rPr>
                <w:rFonts w:ascii="Cambria Math" w:hAnsi="Cambria Math"/>
              </w:rPr>
            </m:ctrlPr>
          </m:den>
        </m:f>
        <m:r>
          <m:rPr>
            <m:sty m:val="p"/>
          </m:rPr>
          <m:t>&lt;</m:t>
        </m:r>
        <m:sSub>
          <m:sSubPr/>
          <m:e>
            <m:r>
              <m:rPr/>
              <m:t>δ</m:t>
            </m:r>
          </m:e>
          <m:sub>
            <m:r>
              <m:rPr/>
              <m:t>i</m:t>
            </m:r>
          </m:sub>
        </m:sSub>
        <m:r>
          <m:rPr>
            <m:sty m:val="p"/>
          </m:rPr>
          <m:t>&lt;</m:t>
        </m:r>
        <m:f>
          <m:fPr>
            <m:ctrlPr>
              <w:rPr>
                <w:rFonts w:ascii="Cambria Math" w:hAnsi="Cambria Math"/>
              </w:rPr>
            </m:ctrlPr>
          </m:fPr>
          <m:num>
            <m:r>
              <m:rPr>
                <m:sty m:val="p"/>
              </m:rPr>
              <m:t>−</m:t>
            </m:r>
            <m:r>
              <m:rPr/>
              <m:t>b</m:t>
            </m:r>
            <m:r>
              <m:rPr>
                <m:sty m:val="p"/>
              </m:rPr>
              <m:t>+</m:t>
            </m:r>
            <m:rad>
              <m:radPr>
                <m:degHide m:val="1"/>
                <m:ctrlPr>
                  <w:rPr>
                    <w:rFonts w:ascii="Cambria Math" w:hAnsi="Cambria Math"/>
                  </w:rPr>
                </m:ctrlPr>
              </m:radPr>
              <m:deg>
                <m:ctrlPr>
                  <w:rPr>
                    <w:rFonts w:ascii="Cambria Math" w:hAnsi="Cambria Math"/>
                  </w:rPr>
                </m:ctrlPr>
              </m:deg>
              <m:e>
                <m:sSup>
                  <m:sSupPr/>
                  <m:e>
                    <m:r>
                      <m:rPr/>
                      <m:t>b</m:t>
                    </m:r>
                  </m:e>
                  <m:sup>
                    <m:r>
                      <m:rPr>
                        <m:sty m:val="p"/>
                      </m:rPr>
                      <m:t>2</m:t>
                    </m:r>
                  </m:sup>
                </m:sSup>
                <m:r>
                  <m:rPr>
                    <m:sty m:val="p"/>
                  </m:rPr>
                  <m:t>−4</m:t>
                </m:r>
                <m:r>
                  <m:rPr/>
                  <m:t>ac</m:t>
                </m:r>
                <m:ctrlPr>
                  <w:rPr>
                    <w:rFonts w:ascii="Cambria Math" w:hAnsi="Cambria Math"/>
                  </w:rPr>
                </m:ctrlPr>
              </m:e>
            </m:rad>
            <m:ctrlPr>
              <w:rPr>
                <w:rFonts w:ascii="Cambria Math" w:hAnsi="Cambria Math"/>
              </w:rPr>
            </m:ctrlPr>
          </m:num>
          <m:den>
            <m:r>
              <m:rPr>
                <m:sty m:val="p"/>
              </m:rPr>
              <m:t>2</m:t>
            </m:r>
            <m:r>
              <m:rPr/>
              <m:t>a</m:t>
            </m:r>
            <m:ctrlPr>
              <w:rPr>
                <w:rFonts w:ascii="Cambria Math" w:hAnsi="Cambria Math"/>
              </w:rPr>
            </m:ctrlPr>
          </m:den>
        </m:f>
      </m:oMath>
      <w:r>
        <w:rPr>
          <w:rFonts w:hint="eastAsia"/>
          <w:sz w:val="18"/>
          <w:szCs w:val="18"/>
          <w:lang w:eastAsia="zh-CN"/>
        </w:rPr>
        <w:t>，代入</w:t>
      </w:r>
      <m:oMath>
        <m:r>
          <m:rPr/>
          <m:t>a</m:t>
        </m:r>
        <m:r>
          <m:rPr>
            <m:sty m:val="p"/>
          </m:rPr>
          <m:t>,</m:t>
        </m:r>
        <m:r>
          <m:rPr/>
          <m:t>b</m:t>
        </m:r>
        <m:r>
          <m:rPr>
            <m:sty m:val="p"/>
          </m:rPr>
          <m:t>,</m:t>
        </m:r>
        <m:r>
          <m:rPr/>
          <m:t>c</m:t>
        </m:r>
      </m:oMath>
      <w:r>
        <w:rPr>
          <w:rFonts w:hint="eastAsia"/>
          <w:sz w:val="18"/>
          <w:szCs w:val="18"/>
          <w:lang w:eastAsia="zh-CN"/>
        </w:rPr>
        <w:t>表达式，由于</w:t>
      </w:r>
    </w:p>
    <w:p>
      <w:pPr>
        <w:spacing w:line="240" w:lineRule="auto"/>
        <w:ind w:firstLine="0" w:firstLineChars="0"/>
        <w:jc w:val="left"/>
        <w:rPr>
          <w:rFonts w:hint="eastAsia"/>
          <w:sz w:val="18"/>
          <w:szCs w:val="18"/>
          <w:lang w:eastAsia="zh-CN"/>
        </w:rPr>
      </w:pPr>
      <m:oMathPara>
        <m:oMathParaPr>
          <m:jc m:val="left"/>
        </m:oMathParaPr>
        <m:oMath>
          <m:f>
            <m:fPr>
              <m:ctrlPr>
                <w:rPr>
                  <w:rFonts w:ascii="Cambria Math" w:hAnsi="Cambria Math"/>
                  <w:sz w:val="18"/>
                  <w:szCs w:val="18"/>
                </w:rPr>
              </m:ctrlPr>
            </m:fPr>
            <m:num>
              <m:d>
                <m:dPr>
                  <m:begChr m:val="["/>
                  <m:endChr m:val="]"/>
                  <m:ctrlPr>
                    <w:rPr>
                      <w:rFonts w:ascii="Cambria Math" w:hAnsi="Cambria Math"/>
                      <w:sz w:val="18"/>
                      <w:szCs w:val="18"/>
                    </w:rPr>
                  </m:ctrlPr>
                </m:dPr>
                <m:e>
                  <m:r>
                    <m:rPr>
                      <m:sty m:val="p"/>
                    </m:rPr>
                    <w:rPr>
                      <w:rFonts w:ascii="Cambria Math" w:hAnsi="Cambria Math"/>
                      <w:sz w:val="18"/>
                      <w:szCs w:val="18"/>
                    </w:rPr>
                    <m:t>1.5</m:t>
                  </m:r>
                  <m:d>
                    <m:dPr>
                      <m:ctrlPr>
                        <w:rPr>
                          <w:rFonts w:ascii="Cambria Math" w:hAnsi="Cambria Math"/>
                          <w:sz w:val="18"/>
                          <w:szCs w:val="18"/>
                        </w:rPr>
                      </m:ctrlPr>
                    </m:dPr>
                    <m:e>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B</m:t>
                          </m:r>
                          <m:ctrlPr>
                            <w:rPr>
                              <w:sz w:val="18"/>
                              <w:szCs w:val="18"/>
                            </w:rPr>
                          </m:ctrlPr>
                        </m:sub>
                      </m:sSub>
                      <m:r>
                        <m:rPr>
                          <m:sty m:val="p"/>
                        </m:rPr>
                        <w:rPr>
                          <w:rFonts w:ascii="Cambria Math" w:hAnsi="Cambria Math"/>
                          <w:sz w:val="18"/>
                          <w:szCs w:val="18"/>
                        </w:rPr>
                        <m:t>−</m:t>
                      </m:r>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A</m:t>
                          </m:r>
                          <m:ctrlPr>
                            <w:rPr>
                              <w:sz w:val="18"/>
                              <w:szCs w:val="18"/>
                            </w:rPr>
                          </m:ctrlPr>
                        </m:sub>
                      </m:sSub>
                      <m:ctrlPr>
                        <w:rPr>
                          <w:rFonts w:ascii="Cambria Math" w:hAnsi="Cambria Math"/>
                          <w:sz w:val="18"/>
                          <w:szCs w:val="18"/>
                        </w:rPr>
                      </m:ctrlPr>
                    </m:e>
                  </m:d>
                  <m:r>
                    <m:rPr>
                      <m:sty m:val="p"/>
                    </m:rPr>
                    <w:rPr>
                      <w:rFonts w:ascii="Cambria Math" w:hAnsi="Cambria Math"/>
                      <w:sz w:val="18"/>
                      <w:szCs w:val="18"/>
                    </w:rPr>
                    <m:t>+</m:t>
                  </m:r>
                  <m:d>
                    <m:dPr>
                      <m:ctrlPr>
                        <w:rPr>
                          <w:rFonts w:ascii="Cambria Math" w:hAnsi="Cambria Math"/>
                          <w:sz w:val="18"/>
                          <w:szCs w:val="18"/>
                        </w:rPr>
                      </m:ctrlPr>
                    </m:dPr>
                    <m:e>
                      <m:sSub>
                        <m:sSubPr>
                          <m:ctrlPr>
                            <w:rPr>
                              <w:sz w:val="18"/>
                              <w:szCs w:val="18"/>
                            </w:rPr>
                          </m:ctrlPr>
                        </m:sSubPr>
                        <m:e>
                          <m:r>
                            <m:rPr/>
                            <w:rPr>
                              <w:rFonts w:ascii="Cambria Math" w:hAnsi="Cambria Math"/>
                              <w:sz w:val="18"/>
                              <w:szCs w:val="18"/>
                            </w:rPr>
                            <m:t>P</m:t>
                          </m:r>
                          <m:ctrlPr>
                            <w:rPr>
                              <w:sz w:val="18"/>
                              <w:szCs w:val="18"/>
                            </w:rPr>
                          </m:ctrlPr>
                        </m:e>
                        <m:sub>
                          <m:r>
                            <m:rPr/>
                            <w:rPr>
                              <w:rFonts w:ascii="Cambria Math" w:hAnsi="Cambria Math"/>
                              <w:sz w:val="18"/>
                              <w:szCs w:val="18"/>
                            </w:rPr>
                            <m:t>A</m:t>
                          </m:r>
                          <m:ctrlPr>
                            <w:rPr>
                              <w:sz w:val="18"/>
                              <w:szCs w:val="18"/>
                            </w:rPr>
                          </m:ctrlPr>
                        </m:sub>
                      </m:sSub>
                      <m:r>
                        <m:rPr>
                          <m:sty m:val="p"/>
                        </m:rPr>
                        <w:rPr>
                          <w:rFonts w:ascii="Cambria Math" w:hAnsi="Cambria Math"/>
                          <w:sz w:val="18"/>
                          <w:szCs w:val="18"/>
                        </w:rPr>
                        <m:t>−</m:t>
                      </m:r>
                      <m:sSub>
                        <m:sSubPr>
                          <m:ctrlPr>
                            <w:rPr>
                              <w:sz w:val="18"/>
                              <w:szCs w:val="18"/>
                            </w:rPr>
                          </m:ctrlPr>
                        </m:sSubPr>
                        <m:e>
                          <m:r>
                            <m:rPr/>
                            <w:rPr>
                              <w:rFonts w:ascii="Cambria Math" w:hAnsi="Cambria Math"/>
                              <w:sz w:val="18"/>
                              <w:szCs w:val="18"/>
                            </w:rPr>
                            <m:t>P</m:t>
                          </m:r>
                          <m:ctrlPr>
                            <w:rPr>
                              <w:sz w:val="18"/>
                              <w:szCs w:val="18"/>
                            </w:rPr>
                          </m:ctrlPr>
                        </m:e>
                        <m:sub>
                          <m:r>
                            <m:rPr/>
                            <w:rPr>
                              <w:rFonts w:ascii="Cambria Math" w:hAnsi="Cambria Math"/>
                              <w:sz w:val="18"/>
                              <w:szCs w:val="18"/>
                            </w:rPr>
                            <m:t>B</m:t>
                          </m:r>
                          <m:ctrlPr>
                            <w:rPr>
                              <w:sz w:val="18"/>
                              <w:szCs w:val="18"/>
                            </w:rPr>
                          </m:ctrlPr>
                        </m:sub>
                      </m:sSub>
                      <m:ctrlPr>
                        <w:rPr>
                          <w:rFonts w:ascii="Cambria Math" w:hAnsi="Cambria Math"/>
                          <w:sz w:val="18"/>
                          <w:szCs w:val="18"/>
                        </w:rPr>
                      </m:ctrlPr>
                    </m:e>
                  </m:d>
                  <m:ctrlPr>
                    <w:rPr>
                      <w:rFonts w:ascii="Cambria Math" w:hAnsi="Cambria Math"/>
                      <w:sz w:val="18"/>
                      <w:szCs w:val="18"/>
                    </w:rPr>
                  </m:ctrlPr>
                </m:e>
              </m:d>
              <m:r>
                <m:rPr>
                  <m:sty m:val="p"/>
                </m:rPr>
                <w:rPr>
                  <w:rFonts w:ascii="Cambria Math" w:hAnsi="Cambria Math"/>
                  <w:sz w:val="18"/>
                  <w:szCs w:val="18"/>
                </w:rPr>
                <m:t>+</m:t>
              </m:r>
              <m:rad>
                <m:radPr>
                  <m:degHide m:val="1"/>
                  <m:ctrlPr>
                    <w:rPr>
                      <w:rFonts w:ascii="Cambria Math" w:hAnsi="Cambria Math"/>
                      <w:sz w:val="18"/>
                      <w:szCs w:val="18"/>
                    </w:rPr>
                  </m:ctrlPr>
                </m:radPr>
                <m:deg>
                  <m:ctrlPr>
                    <w:rPr>
                      <w:rFonts w:ascii="Cambria Math" w:hAnsi="Cambria Math"/>
                      <w:sz w:val="18"/>
                      <w:szCs w:val="18"/>
                    </w:rPr>
                  </m:ctrlPr>
                </m:deg>
                <m:e>
                  <m:sSup>
                    <m:sSupPr>
                      <m:ctrlPr>
                        <w:rPr>
                          <w:sz w:val="18"/>
                          <w:szCs w:val="18"/>
                        </w:rPr>
                      </m:ctrlPr>
                    </m:sSupPr>
                    <m:e>
                      <m:r>
                        <m:rPr/>
                        <w:rPr>
                          <w:rFonts w:ascii="Cambria Math" w:hAnsi="Cambria Math"/>
                          <w:sz w:val="18"/>
                          <w:szCs w:val="18"/>
                        </w:rPr>
                        <m:t>b</m:t>
                      </m:r>
                      <m:ctrlPr>
                        <w:rPr>
                          <w:sz w:val="18"/>
                          <w:szCs w:val="18"/>
                        </w:rPr>
                      </m:ctrlPr>
                    </m:e>
                    <m:sup>
                      <m:r>
                        <m:rPr>
                          <m:sty m:val="p"/>
                        </m:rPr>
                        <w:rPr>
                          <w:rFonts w:ascii="Cambria Math" w:hAnsi="Cambria Math"/>
                          <w:sz w:val="18"/>
                          <w:szCs w:val="18"/>
                        </w:rPr>
                        <m:t>2</m:t>
                      </m:r>
                      <m:ctrlPr>
                        <w:rPr>
                          <w:sz w:val="18"/>
                          <w:szCs w:val="18"/>
                        </w:rPr>
                      </m:ctrlPr>
                    </m:sup>
                  </m:sSup>
                  <m:r>
                    <m:rPr>
                      <m:sty m:val="p"/>
                    </m:rPr>
                    <w:rPr>
                      <w:rFonts w:ascii="Cambria Math" w:hAnsi="Cambria Math"/>
                      <w:sz w:val="18"/>
                      <w:szCs w:val="18"/>
                    </w:rPr>
                    <m:t>−4</m:t>
                  </m:r>
                  <m:r>
                    <m:rPr/>
                    <w:rPr>
                      <w:rFonts w:ascii="Cambria Math" w:hAnsi="Cambria Math"/>
                      <w:sz w:val="18"/>
                      <w:szCs w:val="18"/>
                    </w:rPr>
                    <m:t>ac</m:t>
                  </m:r>
                  <m:ctrlPr>
                    <w:rPr>
                      <w:rFonts w:ascii="Cambria Math" w:hAnsi="Cambria Math"/>
                      <w:sz w:val="18"/>
                      <w:szCs w:val="18"/>
                    </w:rPr>
                  </m:ctrlPr>
                </m:e>
              </m:rad>
              <m:ctrlPr>
                <w:rPr>
                  <w:rFonts w:ascii="Cambria Math" w:hAnsi="Cambria Math"/>
                  <w:sz w:val="18"/>
                  <w:szCs w:val="18"/>
                </w:rPr>
              </m:ctrlPr>
            </m:num>
            <m:den>
              <m:r>
                <m:rPr>
                  <m:sty m:val="p"/>
                </m:rPr>
                <w:rPr>
                  <w:rFonts w:ascii="Cambria Math" w:hAnsi="Cambria Math"/>
                  <w:sz w:val="18"/>
                  <w:szCs w:val="18"/>
                </w:rPr>
                <m:t>2</m:t>
              </m:r>
              <m:d>
                <m:dPr>
                  <m:ctrlPr>
                    <w:rPr>
                      <w:rFonts w:ascii="Cambria Math" w:hAnsi="Cambria Math"/>
                      <w:sz w:val="18"/>
                      <w:szCs w:val="18"/>
                    </w:rPr>
                  </m:ctrlPr>
                </m:dPr>
                <m:e>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B</m:t>
                      </m:r>
                      <m:ctrlPr>
                        <w:rPr>
                          <w:sz w:val="18"/>
                          <w:szCs w:val="18"/>
                        </w:rPr>
                      </m:ctrlPr>
                    </m:sub>
                  </m:sSub>
                  <m:r>
                    <m:rPr>
                      <m:sty m:val="p"/>
                    </m:rPr>
                    <w:rPr>
                      <w:rFonts w:ascii="Cambria Math" w:hAnsi="Cambria Math"/>
                      <w:sz w:val="18"/>
                      <w:szCs w:val="18"/>
                    </w:rPr>
                    <m:t>−</m:t>
                  </m:r>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A</m:t>
                      </m:r>
                      <m:ctrlPr>
                        <w:rPr>
                          <w:sz w:val="18"/>
                          <w:szCs w:val="18"/>
                        </w:rPr>
                      </m:ctrlPr>
                    </m:sub>
                  </m:sSub>
                  <m:ctrlPr>
                    <w:rPr>
                      <w:rFonts w:ascii="Cambria Math" w:hAnsi="Cambria Math"/>
                      <w:sz w:val="18"/>
                      <w:szCs w:val="18"/>
                    </w:rPr>
                  </m:ctrlPr>
                </m:e>
              </m:d>
              <m:ctrlPr>
                <w:rPr>
                  <w:rFonts w:ascii="Cambria Math" w:hAnsi="Cambria Math"/>
                  <w:sz w:val="18"/>
                  <w:szCs w:val="18"/>
                </w:rPr>
              </m:ctrlPr>
            </m:den>
          </m:f>
          <m:r>
            <m:rPr>
              <m:sty m:val="p"/>
            </m:rPr>
            <w:rPr>
              <w:rFonts w:ascii="Cambria Math" w:hAnsi="Cambria Math"/>
              <w:sz w:val="18"/>
              <w:szCs w:val="18"/>
            </w:rPr>
            <m:t>&gt;</m:t>
          </m:r>
          <m:f>
            <m:fPr>
              <m:ctrlPr>
                <w:rPr>
                  <w:rFonts w:ascii="Cambria Math" w:hAnsi="Cambria Math"/>
                  <w:sz w:val="18"/>
                  <w:szCs w:val="18"/>
                </w:rPr>
              </m:ctrlPr>
            </m:fPr>
            <m:num>
              <m:d>
                <m:dPr>
                  <m:begChr m:val="["/>
                  <m:endChr m:val=""/>
                  <m:ctrlPr>
                    <w:rPr>
                      <w:rFonts w:ascii="Cambria Math" w:hAnsi="Cambria Math"/>
                      <w:sz w:val="18"/>
                      <w:szCs w:val="18"/>
                    </w:rPr>
                  </m:ctrlPr>
                </m:dPr>
                <m:e>
                  <m:r>
                    <m:rPr>
                      <m:sty m:val="p"/>
                    </m:rPr>
                    <w:rPr>
                      <w:rFonts w:ascii="Cambria Math" w:hAnsi="Cambria Math"/>
                      <w:sz w:val="18"/>
                      <w:szCs w:val="18"/>
                    </w:rPr>
                    <m:t>1.5</m:t>
                  </m:r>
                  <m:d>
                    <m:dPr>
                      <m:ctrlPr>
                        <w:rPr>
                          <w:rFonts w:ascii="Cambria Math" w:hAnsi="Cambria Math"/>
                          <w:sz w:val="18"/>
                          <w:szCs w:val="18"/>
                        </w:rPr>
                      </m:ctrlPr>
                    </m:dPr>
                    <m:e>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B</m:t>
                          </m:r>
                          <m:ctrlPr>
                            <w:rPr>
                              <w:sz w:val="18"/>
                              <w:szCs w:val="18"/>
                            </w:rPr>
                          </m:ctrlPr>
                        </m:sub>
                      </m:sSub>
                      <m:r>
                        <m:rPr>
                          <m:sty m:val="p"/>
                        </m:rPr>
                        <w:rPr>
                          <w:rFonts w:ascii="Cambria Math" w:hAnsi="Cambria Math"/>
                          <w:sz w:val="18"/>
                          <w:szCs w:val="18"/>
                        </w:rPr>
                        <m:t>−</m:t>
                      </m:r>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A</m:t>
                          </m:r>
                          <m:ctrlPr>
                            <w:rPr>
                              <w:sz w:val="18"/>
                              <w:szCs w:val="18"/>
                            </w:rPr>
                          </m:ctrlPr>
                        </m:sub>
                      </m:sSub>
                      <m:ctrlPr>
                        <w:rPr>
                          <w:rFonts w:ascii="Cambria Math" w:hAnsi="Cambria Math"/>
                          <w:sz w:val="18"/>
                          <w:szCs w:val="18"/>
                        </w:rPr>
                      </m:ctrlPr>
                    </m:e>
                  </m:d>
                  <m:ctrlPr>
                    <w:rPr>
                      <w:rFonts w:ascii="Cambria Math" w:hAnsi="Cambria Math"/>
                      <w:sz w:val="18"/>
                      <w:szCs w:val="18"/>
                    </w:rPr>
                  </m:ctrlPr>
                </m:e>
              </m:d>
              <m:ctrlPr>
                <w:rPr>
                  <w:rFonts w:ascii="Cambria Math" w:hAnsi="Cambria Math"/>
                  <w:sz w:val="18"/>
                  <w:szCs w:val="18"/>
                </w:rPr>
              </m:ctrlPr>
            </m:num>
            <m:den>
              <m:r>
                <m:rPr>
                  <m:sty m:val="p"/>
                </m:rPr>
                <w:rPr>
                  <w:rFonts w:ascii="Cambria Math" w:hAnsi="Cambria Math"/>
                  <w:sz w:val="18"/>
                  <w:szCs w:val="18"/>
                </w:rPr>
                <m:t>2</m:t>
              </m:r>
              <m:d>
                <m:dPr>
                  <m:ctrlPr>
                    <w:rPr>
                      <w:rFonts w:ascii="Cambria Math" w:hAnsi="Cambria Math"/>
                      <w:sz w:val="18"/>
                      <w:szCs w:val="18"/>
                    </w:rPr>
                  </m:ctrlPr>
                </m:dPr>
                <m:e>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B</m:t>
                      </m:r>
                      <m:ctrlPr>
                        <w:rPr>
                          <w:sz w:val="18"/>
                          <w:szCs w:val="18"/>
                        </w:rPr>
                      </m:ctrlPr>
                    </m:sub>
                  </m:sSub>
                  <m:r>
                    <m:rPr>
                      <m:sty m:val="p"/>
                    </m:rPr>
                    <w:rPr>
                      <w:rFonts w:ascii="Cambria Math" w:hAnsi="Cambria Math"/>
                      <w:sz w:val="18"/>
                      <w:szCs w:val="18"/>
                    </w:rPr>
                    <m:t>−</m:t>
                  </m:r>
                  <m:sSub>
                    <m:sSubPr>
                      <m:ctrlPr>
                        <w:rPr>
                          <w:sz w:val="18"/>
                          <w:szCs w:val="18"/>
                        </w:rPr>
                      </m:ctrlPr>
                    </m:sSubPr>
                    <m:e>
                      <m:r>
                        <m:rPr/>
                        <w:rPr>
                          <w:rFonts w:ascii="Cambria Math" w:hAnsi="Cambria Math"/>
                          <w:sz w:val="18"/>
                          <w:szCs w:val="18"/>
                        </w:rPr>
                        <m:t>Q</m:t>
                      </m:r>
                      <m:ctrlPr>
                        <w:rPr>
                          <w:sz w:val="18"/>
                          <w:szCs w:val="18"/>
                        </w:rPr>
                      </m:ctrlPr>
                    </m:e>
                    <m:sub>
                      <m:r>
                        <m:rPr/>
                        <w:rPr>
                          <w:rFonts w:ascii="Cambria Math" w:hAnsi="Cambria Math"/>
                          <w:sz w:val="18"/>
                          <w:szCs w:val="18"/>
                        </w:rPr>
                        <m:t>A</m:t>
                      </m:r>
                      <m:ctrlPr>
                        <w:rPr>
                          <w:sz w:val="18"/>
                          <w:szCs w:val="18"/>
                        </w:rPr>
                      </m:ctrlPr>
                    </m:sub>
                  </m:sSub>
                  <m:ctrlPr>
                    <w:rPr>
                      <w:rFonts w:ascii="Cambria Math" w:hAnsi="Cambria Math"/>
                      <w:sz w:val="18"/>
                      <w:szCs w:val="18"/>
                    </w:rPr>
                  </m:ctrlPr>
                </m:e>
              </m:d>
              <m:ctrlPr>
                <w:rPr>
                  <w:rFonts w:ascii="Cambria Math" w:hAnsi="Cambria Math"/>
                  <w:sz w:val="18"/>
                  <w:szCs w:val="18"/>
                </w:rPr>
              </m:ctrlPr>
            </m:den>
          </m:f>
          <m:r>
            <m:rPr>
              <m:sty m:val="p"/>
            </m:rPr>
            <w:rPr>
              <w:rFonts w:ascii="Cambria Math" w:hAnsi="Cambria Math"/>
              <w:sz w:val="18"/>
              <w:szCs w:val="18"/>
            </w:rPr>
            <m:t>&gt;0.5</m:t>
          </m:r>
        </m:oMath>
      </m:oMathPara>
    </w:p>
    <w:p>
      <w:pPr>
        <w:spacing w:line="240" w:lineRule="auto"/>
        <w:ind w:firstLine="0" w:firstLineChars="0"/>
        <w:jc w:val="left"/>
        <w:rPr>
          <w:rFonts w:hint="eastAsia"/>
          <w:sz w:val="18"/>
          <w:szCs w:val="18"/>
          <w:lang w:val="en-US" w:eastAsia="zh-CN"/>
        </w:rPr>
      </w:pPr>
      <w:r>
        <w:rPr>
          <w:rFonts w:hint="eastAsia"/>
          <w:sz w:val="18"/>
          <w:szCs w:val="18"/>
          <w:lang w:eastAsia="zh-CN"/>
        </w:rPr>
        <w:t>不符合，舍去，化简令一项解，</w:t>
      </w:r>
      <w:r>
        <w:rPr>
          <w:rFonts w:hint="eastAsia"/>
          <w:sz w:val="18"/>
          <w:szCs w:val="18"/>
          <w:lang w:val="en-US" w:eastAsia="zh-CN"/>
        </w:rPr>
        <w:t>可得：</w:t>
      </w:r>
    </w:p>
    <w:p>
      <w:pPr>
        <w:spacing w:line="240" w:lineRule="auto"/>
        <w:ind w:firstLine="380" w:firstLineChars="200"/>
        <w:jc w:val="left"/>
        <w:rPr>
          <w:sz w:val="18"/>
          <w:szCs w:val="18"/>
          <w:lang w:eastAsia="zh-CN"/>
        </w:rPr>
      </w:pPr>
      <m:oMath>
        <m:f>
          <m:fPr>
            <m:ctrlPr>
              <w:rPr>
                <w:rFonts w:ascii="Cambria Math" w:hAnsi="Cambria Math"/>
              </w:rPr>
            </m:ctrlPr>
          </m:fPr>
          <m:num>
            <m:r>
              <m:rPr>
                <m:sty m:val="p"/>
              </m:rPr>
              <m:t>3</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m:t>
        </m:r>
        <m:rad>
          <m:radPr>
            <m:degHide m:val="1"/>
            <m:ctrlPr>
              <w:rPr>
                <w:rFonts w:ascii="Cambria Math" w:hAnsi="Cambria Math"/>
              </w:rPr>
            </m:ctrlPr>
          </m:radPr>
          <m:deg>
            <m:ctrlPr>
              <w:rPr>
                <w:rFonts w:ascii="Cambria Math" w:hAnsi="Cambria Math"/>
              </w:rPr>
            </m:ctrlPr>
          </m:deg>
          <m:e>
            <m:sSup>
              <m:sSupPr/>
              <m:e>
                <m:d>
                  <m:dPr>
                    <m:begChr m:val="["/>
                    <m:endChr m:val="]"/>
                    <m:ctrlPr>
                      <w:rPr>
                        <w:rFonts w:ascii="Cambria Math" w:hAnsi="Cambria Math"/>
                      </w:rPr>
                    </m:ctrlPr>
                  </m:dPr>
                  <m:e>
                    <m:f>
                      <m:fPr>
                        <m:ctrlPr>
                          <w:rPr>
                            <w:rFonts w:ascii="Cambria Math" w:hAnsi="Cambria Math"/>
                          </w:rPr>
                        </m:ctrlPr>
                      </m:fPr>
                      <m:num>
                        <m:r>
                          <m:rPr>
                            <m:sty m:val="p"/>
                          </m:rPr>
                          <m:t>1</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r>
              <m:rPr>
                <m:sty m:val="p"/>
              </m:rPr>
              <m:t>+</m:t>
            </m:r>
            <m:sSup>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ctrlPr>
              <w:rPr>
                <w:rFonts w:ascii="Cambria Math" w:hAnsi="Cambria Math"/>
              </w:rPr>
            </m:ctrlPr>
          </m:e>
        </m:rad>
        <m:r>
          <m:rPr>
            <m:sty m:val="p"/>
          </m:rPr>
          <m:t>&lt;</m:t>
        </m:r>
        <m:sSubSup>
          <m:sSubSupPr/>
          <m:e>
            <m:r>
              <m:rPr/>
              <m:t>δ</m:t>
            </m:r>
          </m:e>
          <m:sub>
            <m:r>
              <m:rPr/>
              <m:t>i</m:t>
            </m:r>
          </m:sub>
          <m:sup>
            <m:r>
              <m:rPr/>
              <m:t>t</m:t>
            </m:r>
          </m:sup>
        </m:sSubSup>
        <m:r>
          <m:rPr>
            <m:sty m:val="p"/>
          </m:rPr>
          <m:t>&lt;0.5</m:t>
        </m:r>
      </m:oMath>
      <w:r>
        <w:rPr>
          <w:rFonts w:hint="eastAsia"/>
          <w:sz w:val="18"/>
          <w:szCs w:val="18"/>
          <w:lang w:eastAsia="zh-CN"/>
        </w:rPr>
        <w:t>，证毕。</w:t>
      </w:r>
    </w:p>
    <w:p>
      <w:pPr>
        <w:spacing w:line="240" w:lineRule="auto"/>
        <w:ind w:firstLine="360" w:firstLineChars="200"/>
        <w:jc w:val="left"/>
        <w:rPr>
          <w:sz w:val="18"/>
          <w:szCs w:val="18"/>
          <w:lang w:eastAsia="zh-CN"/>
        </w:rPr>
      </w:pPr>
      <w:r>
        <w:rPr>
          <w:rFonts w:hint="eastAsia"/>
          <w:sz w:val="18"/>
          <w:szCs w:val="18"/>
          <w:lang w:eastAsia="zh-CN"/>
        </w:rPr>
        <w:t>由定理4-1得知在雾节点偏好系数</w:t>
      </w:r>
      <m:oMath>
        <m:sSubSup>
          <m:sSubSupPr/>
          <m:e>
            <m:r>
              <m:rPr/>
              <m:t>δ</m:t>
            </m:r>
          </m:e>
          <m:sub>
            <m:r>
              <m:rPr/>
              <m:t>i</m:t>
            </m:r>
          </m:sub>
          <m:sup>
            <m:r>
              <m:rPr/>
              <m:t>t</m:t>
            </m:r>
          </m:sup>
        </m:sSubSup>
      </m:oMath>
      <w:r>
        <w:rPr>
          <w:rFonts w:hint="eastAsia"/>
          <w:sz w:val="18"/>
          <w:szCs w:val="18"/>
          <w:lang w:eastAsia="zh-CN"/>
        </w:rPr>
        <w:t>满足</w:t>
      </w:r>
      <m:oMath>
        <m:f>
          <m:fPr>
            <m:ctrlPr>
              <w:rPr>
                <w:rFonts w:ascii="Cambria Math" w:hAnsi="Cambria Math"/>
              </w:rPr>
            </m:ctrlPr>
          </m:fPr>
          <m:num>
            <m:r>
              <m:rPr>
                <m:sty m:val="p"/>
              </m:rPr>
              <m:t>3</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m:t>
        </m:r>
        <m:rad>
          <m:radPr>
            <m:degHide m:val="1"/>
            <m:ctrlPr>
              <w:rPr>
                <w:rFonts w:ascii="Cambria Math" w:hAnsi="Cambria Math"/>
              </w:rPr>
            </m:ctrlPr>
          </m:radPr>
          <m:deg>
            <m:ctrlPr>
              <w:rPr>
                <w:rFonts w:ascii="Cambria Math" w:hAnsi="Cambria Math"/>
              </w:rPr>
            </m:ctrlPr>
          </m:deg>
          <m:e>
            <m:sSup>
              <m:sSupPr/>
              <m:e>
                <m:d>
                  <m:dPr>
                    <m:begChr m:val="["/>
                    <m:endChr m:val="]"/>
                    <m:ctrlPr>
                      <w:rPr>
                        <w:rFonts w:ascii="Cambria Math" w:hAnsi="Cambria Math"/>
                      </w:rPr>
                    </m:ctrlPr>
                  </m:dPr>
                  <m:e>
                    <m:f>
                      <m:fPr>
                        <m:ctrlPr>
                          <w:rPr>
                            <w:rFonts w:ascii="Cambria Math" w:hAnsi="Cambria Math"/>
                          </w:rPr>
                        </m:ctrlPr>
                      </m:fPr>
                      <m:num>
                        <m:r>
                          <m:rPr>
                            <m:sty m:val="p"/>
                          </m:rPr>
                          <m:t>1</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r>
              <m:rPr>
                <m:sty m:val="p"/>
              </m:rPr>
              <m:t>+</m:t>
            </m:r>
            <m:sSup>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ctrlPr>
              <w:rPr>
                <w:rFonts w:ascii="Cambria Math" w:hAnsi="Cambria Math"/>
              </w:rPr>
            </m:ctrlPr>
          </m:e>
        </m:rad>
        <m:r>
          <m:rPr>
            <m:sty m:val="p"/>
          </m:rPr>
          <m:t>&lt;</m:t>
        </m:r>
        <m:sSubSup>
          <m:sSubSupPr/>
          <m:e>
            <m:r>
              <m:rPr/>
              <m:t>δ</m:t>
            </m:r>
          </m:e>
          <m:sub>
            <m:r>
              <m:rPr/>
              <m:t>i</m:t>
            </m:r>
          </m:sub>
          <m:sup>
            <m:r>
              <m:rPr/>
              <m:t>t</m:t>
            </m:r>
          </m:sup>
        </m:sSubSup>
        <m:r>
          <m:rPr>
            <m:sty m:val="p"/>
          </m:rPr>
          <m:t>&lt;0.5</m:t>
        </m:r>
      </m:oMath>
      <w:r>
        <w:rPr>
          <w:rFonts w:hint="eastAsia"/>
          <w:sz w:val="18"/>
          <w:szCs w:val="18"/>
          <w:lang w:eastAsia="zh-CN"/>
        </w:rPr>
        <w:t>时，成本偏好型雾节点的偏好系数将系统地逆转为报酬偏好型。</w:t>
      </w:r>
    </w:p>
    <w:p>
      <w:pPr>
        <w:spacing w:line="240" w:lineRule="auto"/>
        <w:ind w:firstLine="360" w:firstLineChars="200"/>
        <w:jc w:val="left"/>
        <w:rPr>
          <w:rFonts w:hint="eastAsia"/>
          <w:sz w:val="18"/>
          <w:szCs w:val="18"/>
          <w:lang w:eastAsia="zh-CN"/>
        </w:rPr>
      </w:pPr>
      <w:r>
        <w:rPr>
          <w:rFonts w:hint="eastAsia"/>
          <w:sz w:val="18"/>
          <w:szCs w:val="18"/>
          <w:lang w:eastAsia="zh-CN"/>
        </w:rPr>
        <w:t>接着，雾节点在选择任务后，根据其执行该任务所需</w:t>
      </w:r>
      <w:r>
        <w:rPr>
          <w:rFonts w:hint="eastAsia"/>
          <w:color w:val="0000FF"/>
          <w:sz w:val="18"/>
          <w:szCs w:val="18"/>
          <w:lang w:eastAsia="zh-CN"/>
        </w:rPr>
        <w:t>成本</w:t>
      </w:r>
      <w:r>
        <w:rPr>
          <w:rFonts w:hint="eastAsia"/>
          <w:sz w:val="18"/>
          <w:szCs w:val="18"/>
          <w:lang w:eastAsia="zh-CN"/>
        </w:rPr>
        <w:t>和对该类任务的</w:t>
      </w:r>
      <w:r>
        <w:rPr>
          <w:rFonts w:hint="eastAsia"/>
          <w:color w:val="0000FF"/>
          <w:sz w:val="18"/>
          <w:szCs w:val="18"/>
          <w:lang w:eastAsia="zh-CN"/>
        </w:rPr>
        <w:t>偏好程度</w:t>
      </w:r>
      <w:r>
        <w:rPr>
          <w:rFonts w:hint="eastAsia"/>
          <w:sz w:val="18"/>
          <w:szCs w:val="18"/>
          <w:lang w:eastAsia="zh-CN"/>
        </w:rPr>
        <w:t>决定对任务的</w:t>
      </w:r>
      <w:r>
        <w:rPr>
          <w:rFonts w:hint="eastAsia"/>
          <w:color w:val="0000FF"/>
          <w:sz w:val="18"/>
          <w:szCs w:val="18"/>
          <w:lang w:eastAsia="zh-CN"/>
        </w:rPr>
        <w:t>出价</w:t>
      </w:r>
      <w:r>
        <w:rPr>
          <w:rFonts w:hint="eastAsia"/>
          <w:sz w:val="18"/>
          <w:szCs w:val="18"/>
          <w:lang w:eastAsia="zh-CN"/>
        </w:rPr>
        <w:t>，对选择的</w:t>
      </w:r>
      <w:r>
        <w:rPr>
          <w:rFonts w:hint="eastAsia"/>
          <w:color w:val="0000FF"/>
          <w:sz w:val="18"/>
          <w:szCs w:val="18"/>
          <w:lang w:eastAsia="zh-CN"/>
        </w:rPr>
        <w:t>不参加任务出价为0</w:t>
      </w:r>
      <w:r>
        <w:rPr>
          <w:rFonts w:hint="eastAsia"/>
          <w:sz w:val="18"/>
          <w:szCs w:val="18"/>
          <w:lang w:eastAsia="zh-CN"/>
        </w:rPr>
        <w:t>。用</w:t>
      </w:r>
      <m:oMath>
        <m:sSub>
          <m:sSubPr/>
          <m:e>
            <m:r>
              <m:rPr/>
              <m:t>C</m:t>
            </m:r>
          </m:e>
          <m:sub>
            <m:r>
              <m:rPr/>
              <m:t>i</m:t>
            </m:r>
            <m:r>
              <m:rPr>
                <m:sty m:val="p"/>
              </m:rPr>
              <m:t>,</m:t>
            </m:r>
            <m:r>
              <m:rPr/>
              <m:t>j</m:t>
            </m:r>
          </m:sub>
        </m:sSub>
        <m:d>
          <m:dPr>
            <m:ctrlPr>
              <w:rPr>
                <w:rFonts w:ascii="Cambria Math" w:hAnsi="Cambria Math"/>
              </w:rPr>
            </m:ctrlPr>
          </m:dPr>
          <m:e>
            <m:sSub>
              <m:sSubPr/>
              <m:e>
                <m:r>
                  <m:rPr/>
                  <m:t>t</m:t>
                </m:r>
              </m:e>
              <m:sub>
                <m:r>
                  <m:rPr/>
                  <m:t>j</m:t>
                </m:r>
              </m:sub>
            </m:sSub>
            <m:r>
              <m:rPr>
                <m:sty m:val="p"/>
              </m:rPr>
              <m:t>,</m:t>
            </m:r>
            <m:sSub>
              <m:sSubPr/>
              <m:e>
                <m:r>
                  <m:rPr/>
                  <m:t>f</m:t>
                </m:r>
              </m:e>
              <m:sub>
                <m:r>
                  <m:rPr/>
                  <m:t>i</m:t>
                </m:r>
              </m:sub>
            </m:sSub>
            <m:ctrlPr>
              <w:rPr>
                <w:rFonts w:ascii="Cambria Math" w:hAnsi="Cambria Math"/>
              </w:rPr>
            </m:ctrlPr>
          </m:e>
        </m:d>
      </m:oMath>
      <w:r>
        <w:rPr>
          <w:rFonts w:hint="eastAsia"/>
          <w:sz w:val="18"/>
          <w:szCs w:val="18"/>
          <w:lang w:eastAsia="zh-CN"/>
        </w:rPr>
        <w:t>表示雾节点</w:t>
      </w:r>
      <w:r>
        <w:rPr>
          <w:rFonts w:hint="eastAsia"/>
          <w:sz w:val="18"/>
          <w:szCs w:val="18"/>
          <w:lang w:val="en-US" w:eastAsia="zh-CN"/>
        </w:rPr>
        <w:t>i</w:t>
      </w:r>
      <w:r>
        <w:rPr>
          <w:rFonts w:hint="eastAsia"/>
          <w:sz w:val="18"/>
          <w:szCs w:val="18"/>
          <w:lang w:eastAsia="zh-CN"/>
        </w:rPr>
        <w:t>选择任务</w:t>
      </w:r>
      <w:r>
        <w:rPr>
          <w:rFonts w:hint="eastAsia"/>
          <w:sz w:val="18"/>
          <w:szCs w:val="18"/>
          <w:lang w:val="en-US" w:eastAsia="zh-CN"/>
        </w:rPr>
        <w:t>j</w:t>
      </w:r>
      <w:r>
        <w:rPr>
          <w:rFonts w:hint="eastAsia"/>
          <w:sz w:val="18"/>
          <w:szCs w:val="18"/>
          <w:lang w:eastAsia="zh-CN"/>
        </w:rPr>
        <w:t>的成本，且</w:t>
      </w:r>
      <m:oMath>
        <m:sSub>
          <m:sSubPr/>
          <m:e>
            <m:r>
              <m:rPr/>
              <m:t>C</m:t>
            </m:r>
          </m:e>
          <m:sub>
            <m:r>
              <m:rPr/>
              <m:t>i</m:t>
            </m:r>
            <m:r>
              <m:rPr>
                <m:sty m:val="p"/>
              </m:rPr>
              <m:t>,</m:t>
            </m:r>
            <m:r>
              <m:rPr/>
              <m:t>j</m:t>
            </m:r>
          </m:sub>
        </m:sSub>
        <m:d>
          <m:dPr>
            <m:ctrlPr>
              <w:rPr>
                <w:rFonts w:ascii="Cambria Math" w:hAnsi="Cambria Math"/>
              </w:rPr>
            </m:ctrlPr>
          </m:dPr>
          <m:e>
            <m:sSub>
              <m:sSubPr/>
              <m:e>
                <m:r>
                  <m:rPr/>
                  <m:t>t</m:t>
                </m:r>
              </m:e>
              <m:sub>
                <m:r>
                  <m:rPr/>
                  <m:t>j</m:t>
                </m:r>
              </m:sub>
            </m:sSub>
            <m:r>
              <m:rPr>
                <m:sty m:val="p"/>
              </m:rPr>
              <m:t>,</m:t>
            </m:r>
            <m:sSub>
              <m:sSubPr/>
              <m:e>
                <m:r>
                  <m:rPr/>
                  <m:t>f</m:t>
                </m:r>
              </m:e>
              <m:sub>
                <m:r>
                  <m:rPr/>
                  <m:t>i</m:t>
                </m:r>
              </m:sub>
            </m:sSub>
            <m:ctrlPr>
              <w:rPr>
                <w:rFonts w:ascii="Cambria Math" w:hAnsi="Cambria Math"/>
              </w:rPr>
            </m:ctrlPr>
          </m:e>
        </m:d>
        <m:r>
          <m:rPr>
            <m:sty m:val="p"/>
          </m:rPr>
          <m:t>=</m:t>
        </m:r>
        <m:f>
          <m:fPr>
            <m:ctrlPr>
              <w:rPr>
                <w:rFonts w:ascii="Cambria Math" w:hAnsi="Cambria Math"/>
              </w:rPr>
            </m:ctrlPr>
          </m:fPr>
          <m:num>
            <m:sSub>
              <m:sSubPr/>
              <m:e>
                <m:r>
                  <m:rPr/>
                  <m:t>t</m:t>
                </m:r>
              </m:e>
              <m:sub>
                <m:r>
                  <m:rPr/>
                  <m:t>j</m:t>
                </m:r>
              </m:sub>
            </m:sSub>
            <m:ctrlPr>
              <w:rPr>
                <w:rFonts w:ascii="Cambria Math" w:hAnsi="Cambria Math"/>
              </w:rPr>
            </m:ctrlPr>
          </m:num>
          <m:den>
            <m:sSub>
              <m:sSubPr/>
              <m:e>
                <m:r>
                  <m:rPr/>
                  <m:t>f</m:t>
                </m:r>
              </m:e>
              <m:sub>
                <m:r>
                  <m:rPr/>
                  <m:t>i</m:t>
                </m:r>
              </m:sub>
            </m:sSub>
            <m:ctrlPr>
              <w:rPr>
                <w:rFonts w:ascii="Cambria Math" w:hAnsi="Cambria Math"/>
              </w:rPr>
            </m:ctrlPr>
          </m:den>
        </m:f>
      </m:oMath>
      <w:r>
        <w:rPr>
          <w:rFonts w:hint="eastAsia"/>
          <w:sz w:val="18"/>
          <w:szCs w:val="18"/>
          <w:lang w:eastAsia="zh-CN"/>
        </w:rPr>
        <w:t>，</w:t>
      </w:r>
      <m:oMath>
        <m:sSub>
          <m:sSubPr>
            <m:ctrlPr>
              <w:rPr>
                <w:color w:val="0000FF"/>
              </w:rPr>
            </m:ctrlPr>
          </m:sSubPr>
          <m:e>
            <m:r>
              <m:rPr/>
              <w:rPr>
                <w:rFonts w:ascii="Times New Roman" w:hAnsi="Times New Roman"/>
                <w:color w:val="0000FF"/>
              </w:rPr>
              <m:t>t</m:t>
            </m:r>
            <m:ctrlPr>
              <w:rPr>
                <w:color w:val="0000FF"/>
              </w:rPr>
            </m:ctrlPr>
          </m:e>
          <m:sub>
            <m:r>
              <m:rPr/>
              <w:rPr>
                <w:rFonts w:ascii="Times New Roman" w:hAnsi="Times New Roman"/>
                <w:color w:val="0000FF"/>
              </w:rPr>
              <m:t>j</m:t>
            </m:r>
            <m:ctrlPr>
              <w:rPr>
                <w:color w:val="0000FF"/>
              </w:rPr>
            </m:ctrlPr>
          </m:sub>
        </m:sSub>
      </m:oMath>
      <w:r>
        <w:rPr>
          <w:rFonts w:hint="eastAsia"/>
          <w:color w:val="0000FF"/>
          <w:sz w:val="18"/>
          <w:szCs w:val="18"/>
          <w:lang w:eastAsia="zh-CN"/>
        </w:rPr>
        <w:t>表示待卸载任务</w:t>
      </w:r>
      <w:r>
        <w:rPr>
          <w:rFonts w:hint="eastAsia"/>
          <w:color w:val="0000FF"/>
          <w:sz w:val="18"/>
          <w:szCs w:val="18"/>
          <w:lang w:val="en-US" w:eastAsia="zh-CN"/>
        </w:rPr>
        <w:t>j</w:t>
      </w:r>
      <w:r>
        <w:rPr>
          <w:rFonts w:hint="eastAsia"/>
          <w:color w:val="0000FF"/>
          <w:sz w:val="18"/>
          <w:szCs w:val="18"/>
          <w:lang w:eastAsia="zh-CN"/>
        </w:rPr>
        <w:t>的所需时间</w:t>
      </w:r>
      <w:r>
        <w:rPr>
          <w:rFonts w:hint="eastAsia"/>
          <w:sz w:val="18"/>
          <w:szCs w:val="18"/>
          <w:lang w:eastAsia="zh-CN"/>
        </w:rPr>
        <w:t>，</w:t>
      </w:r>
      <m:oMath>
        <m:sSub>
          <m:sSubPr>
            <m:ctrlPr>
              <w:rPr>
                <w:color w:val="0000FF"/>
              </w:rPr>
            </m:ctrlPr>
          </m:sSubPr>
          <m:e>
            <m:r>
              <m:rPr/>
              <w:rPr>
                <w:rFonts w:ascii="Times New Roman" w:hAnsi="Times New Roman"/>
                <w:color w:val="0000FF"/>
              </w:rPr>
              <m:t>f</m:t>
            </m:r>
            <m:ctrlPr>
              <w:rPr>
                <w:color w:val="0000FF"/>
              </w:rPr>
            </m:ctrlPr>
          </m:e>
          <m:sub>
            <m:r>
              <m:rPr/>
              <w:rPr>
                <w:rFonts w:ascii="Times New Roman" w:hAnsi="Times New Roman"/>
                <w:color w:val="0000FF"/>
              </w:rPr>
              <m:t>i</m:t>
            </m:r>
            <m:ctrlPr>
              <w:rPr>
                <w:color w:val="0000FF"/>
              </w:rPr>
            </m:ctrlPr>
          </m:sub>
        </m:sSub>
      </m:oMath>
      <w:r>
        <w:rPr>
          <w:rFonts w:hint="eastAsia"/>
          <w:color w:val="0000FF"/>
          <w:sz w:val="18"/>
          <w:szCs w:val="18"/>
          <w:lang w:eastAsia="zh-CN"/>
        </w:rPr>
        <w:t>表示雾节点</w:t>
      </w:r>
      <w:r>
        <w:rPr>
          <w:rFonts w:hint="eastAsia"/>
          <w:color w:val="0000FF"/>
          <w:sz w:val="18"/>
          <w:szCs w:val="18"/>
          <w:lang w:val="en-US" w:eastAsia="zh-CN"/>
        </w:rPr>
        <w:t>i</w:t>
      </w:r>
      <w:r>
        <w:rPr>
          <w:rFonts w:hint="eastAsia"/>
          <w:color w:val="0000FF"/>
          <w:sz w:val="18"/>
          <w:szCs w:val="18"/>
          <w:lang w:eastAsia="zh-CN"/>
        </w:rPr>
        <w:t>的时钟频率</w:t>
      </w:r>
      <w:r>
        <w:rPr>
          <w:rFonts w:hint="eastAsia"/>
          <w:sz w:val="18"/>
          <w:szCs w:val="18"/>
          <w:lang w:eastAsia="zh-CN"/>
        </w:rPr>
        <w:t>。用</w:t>
      </w:r>
      <m:oMath>
        <m:r>
          <m:rPr/>
          <w:rPr>
            <w:rFonts w:ascii="Times New Roman" w:hAnsi="Times New Roman"/>
            <w:color w:val="0000FF"/>
          </w:rPr>
          <m:t>L</m:t>
        </m:r>
      </m:oMath>
      <w:r>
        <w:rPr>
          <w:rFonts w:hint="eastAsia"/>
          <w:color w:val="0000FF"/>
          <w:sz w:val="18"/>
          <w:szCs w:val="18"/>
          <w:lang w:eastAsia="zh-CN"/>
        </w:rPr>
        <w:t>表示</w:t>
      </w:r>
      <w:r>
        <w:rPr>
          <w:rFonts w:hint="eastAsia"/>
          <w:sz w:val="18"/>
          <w:szCs w:val="18"/>
          <w:lang w:eastAsia="zh-CN"/>
        </w:rPr>
        <w:t>雾节点执行任务的偏好满足感，</w:t>
      </w:r>
      <w:r>
        <w:rPr>
          <w:rFonts w:hint="eastAsia"/>
          <w:sz w:val="18"/>
          <w:szCs w:val="18"/>
          <w:lang w:val="en-US" w:eastAsia="zh-CN"/>
        </w:rPr>
        <w:t>即</w:t>
      </w:r>
      <w:r>
        <w:rPr>
          <w:rFonts w:hint="eastAsia"/>
          <w:color w:val="0000FF"/>
          <w:sz w:val="18"/>
          <w:szCs w:val="18"/>
          <w:lang w:val="en-US" w:eastAsia="zh-CN"/>
        </w:rPr>
        <w:t>满意度阈值</w:t>
      </w:r>
      <w:r>
        <w:rPr>
          <w:rFonts w:hint="eastAsia"/>
          <w:sz w:val="18"/>
          <w:szCs w:val="18"/>
          <w:lang w:val="en-US" w:eastAsia="zh-CN"/>
        </w:rPr>
        <w:t>，</w:t>
      </w:r>
      <w:r>
        <w:rPr>
          <w:rFonts w:hint="eastAsia"/>
          <w:sz w:val="18"/>
          <w:szCs w:val="18"/>
          <w:lang w:eastAsia="zh-CN"/>
        </w:rPr>
        <w:t>定义为是</w:t>
      </w:r>
      <w:r>
        <w:rPr>
          <w:rFonts w:hint="eastAsia"/>
          <w:color w:val="0000FF"/>
          <w:sz w:val="18"/>
          <w:szCs w:val="18"/>
          <w:lang w:eastAsia="zh-CN"/>
        </w:rPr>
        <w:t>该类任务的偏好值与其他类任务偏好值的差值的最大值</w:t>
      </w:r>
      <w:r>
        <w:rPr>
          <w:rFonts w:hint="eastAsia"/>
          <w:sz w:val="18"/>
          <w:szCs w:val="18"/>
          <w:lang w:eastAsia="zh-CN"/>
        </w:rPr>
        <w:t>，如公式（</w:t>
      </w:r>
      <w:r>
        <w:rPr>
          <w:rFonts w:hint="eastAsia"/>
          <w:sz w:val="18"/>
          <w:szCs w:val="18"/>
          <w:lang w:val="en-US" w:eastAsia="zh-CN"/>
        </w:rPr>
        <w:t>20</w:t>
      </w:r>
      <w:r>
        <w:rPr>
          <w:rFonts w:hint="eastAsia"/>
          <w:sz w:val="18"/>
          <w:szCs w:val="18"/>
          <w:lang w:eastAsia="zh-CN"/>
        </w:rPr>
        <w:t>）。</w:t>
      </w:r>
    </w:p>
    <w:p>
      <w:pPr>
        <w:spacing w:line="240" w:lineRule="auto"/>
        <w:ind w:firstLine="380" w:firstLineChars="200"/>
        <w:jc w:val="left"/>
        <w:rPr>
          <w:rFonts w:hint="default" w:eastAsiaTheme="minorEastAsia"/>
          <w:sz w:val="18"/>
          <w:szCs w:val="18"/>
          <w:lang w:val="en-US" w:eastAsia="zh-CN"/>
        </w:rPr>
      </w:pPr>
      <w:commentRangeStart w:id="21"/>
      <m:oMathPara>
        <m:oMathParaPr>
          <m:jc m:val="right"/>
        </m:oMathParaPr>
        <m:oMath>
          <m:r>
            <m:rPr/>
            <m:t>L</m:t>
          </m:r>
          <m:r>
            <m:rPr>
              <m:sty m:val="p"/>
            </m:rPr>
            <m:t>=max</m:t>
          </m:r>
          <m:d>
            <m:dPr>
              <m:ctrlPr>
                <w:rPr>
                  <w:rFonts w:ascii="Cambria Math" w:hAnsi="Cambria Math"/>
                </w:rPr>
              </m:ctrlPr>
            </m:dPr>
            <m:e>
              <m:sSub>
                <m:sSubPr/>
                <m:e>
                  <m:r>
                    <m:rPr/>
                    <m:t>W</m:t>
                  </m:r>
                </m:e>
                <m:sub>
                  <m:r>
                    <m:rPr/>
                    <m:t>i</m:t>
                  </m:r>
                  <m:r>
                    <m:rPr>
                      <m:sty m:val="p"/>
                    </m:rPr>
                    <m:t>,</m:t>
                  </m:r>
                  <m:r>
                    <m:rPr/>
                    <m:t>t</m:t>
                  </m:r>
                  <m:sSup>
                    <m:sSupPr/>
                    <m:e>
                      <m:r>
                        <m:rPr/>
                        <m:t>t</m:t>
                      </m:r>
                    </m:e>
                    <m:sup>
                      <m:r>
                        <m:rPr>
                          <m:sty m:val="p"/>
                        </m:rPr>
                        <m:t>∗</m:t>
                      </m:r>
                    </m:sup>
                  </m:sSup>
                </m:sub>
              </m:sSub>
              <m:r>
                <m:rPr>
                  <m:sty m:val="p"/>
                </m:rPr>
                <m:t>−</m:t>
              </m:r>
              <m:sSub>
                <m:sSubPr/>
                <m:e>
                  <m:r>
                    <m:rPr/>
                    <m:t>W</m:t>
                  </m:r>
                </m:e>
                <m:sub>
                  <m:r>
                    <m:rPr/>
                    <m:t>i</m:t>
                  </m:r>
                  <m:r>
                    <m:rPr>
                      <m:sty m:val="p"/>
                    </m:rPr>
                    <m:t>,</m:t>
                  </m:r>
                  <m:r>
                    <m:rPr/>
                    <m:t>T</m:t>
                  </m:r>
                  <m:r>
                    <m:rPr>
                      <m:sty m:val="p"/>
                    </m:rPr>
                    <m:t>−</m:t>
                  </m:r>
                  <m:r>
                    <m:rPr/>
                    <m:t>t</m:t>
                  </m:r>
                  <m:sSup>
                    <m:sSupPr/>
                    <m:e>
                      <m:r>
                        <m:rPr/>
                        <m:t>t</m:t>
                      </m:r>
                    </m:e>
                    <m:sup>
                      <m:r>
                        <m:rPr>
                          <m:sty m:val="p"/>
                        </m:rPr>
                        <m:t>∗</m:t>
                      </m:r>
                    </m:sup>
                  </m:sSup>
                </m:sub>
              </m:sSub>
              <m:ctrlPr>
                <w:rPr>
                  <w:rFonts w:ascii="Cambria Math" w:hAnsi="Cambria Math"/>
                </w:rPr>
              </m:ctrlPr>
            </m:e>
          </m:d>
          <w:commentRangeEnd w:id="21"/>
          <m:r>
            <m:rPr>
              <m:sty m:val="p"/>
            </m:rPr>
            <w:commentReference w:id="21"/>
          </m:r>
          <m:r>
            <m:rPr>
              <m:sty m:val="p"/>
            </m:rPr>
            <w:rPr>
              <w:rFonts w:hint="default" w:ascii="Cambria Math" w:hAnsi="Cambria Math"/>
              <w:lang w:val="en-US" w:eastAsia="zh-CN"/>
            </w:rPr>
            <m:t xml:space="preserve">                       (20)</m:t>
          </m:r>
        </m:oMath>
      </m:oMathPara>
    </w:p>
    <w:p>
      <w:pPr>
        <w:spacing w:after="0" w:line="240" w:lineRule="auto"/>
        <w:ind w:firstLine="0" w:firstLineChars="0"/>
        <w:jc w:val="left"/>
        <w:rPr>
          <w:sz w:val="18"/>
          <w:szCs w:val="18"/>
          <w:lang w:eastAsia="zh-CN"/>
        </w:rPr>
      </w:pPr>
      <w:r>
        <w:rPr>
          <w:rFonts w:hint="eastAsia"/>
          <w:sz w:val="18"/>
          <w:szCs w:val="18"/>
          <w:lang w:eastAsia="zh-CN"/>
        </w:rPr>
        <w:t xml:space="preserve">其中， </w:t>
      </w:r>
      <m:oMath>
        <m:r>
          <m:rPr/>
          <m:t>t</m:t>
        </m:r>
        <m:sSup>
          <m:sSupPr/>
          <m:e>
            <m:r>
              <m:rPr/>
              <m:t>t</m:t>
            </m:r>
          </m:e>
          <m:sup>
            <m:r>
              <m:rPr>
                <m:sty m:val="p"/>
              </m:rPr>
              <m:t>∗</m:t>
            </m:r>
          </m:sup>
        </m:sSup>
      </m:oMath>
      <w:r>
        <w:rPr>
          <w:rFonts w:hint="eastAsia"/>
          <w:sz w:val="18"/>
          <w:szCs w:val="18"/>
          <w:lang w:eastAsia="zh-CN"/>
        </w:rPr>
        <w:t>表示选中的任务类标记，</w:t>
      </w:r>
      <m:oMath>
        <m:r>
          <m:rPr/>
          <m:t>T</m:t>
        </m:r>
        <m:r>
          <m:rPr>
            <m:sty m:val="p"/>
          </m:rPr>
          <m:t>={</m:t>
        </m:r>
        <m:r>
          <m:rPr/>
          <m:t>A</m:t>
        </m:r>
        <m:r>
          <m:rPr>
            <m:sty m:val="p"/>
          </m:rPr>
          <m:t>,</m:t>
        </m:r>
        <m:r>
          <m:rPr/>
          <m:t>B</m:t>
        </m:r>
        <w:ins w:id="138" w:author="俞成琴" w:date="2022-04-19T09:13:47Z">
          <m:r>
            <m:rPr/>
            <w:rPr>
              <w:rFonts w:hint="default" w:ascii="Cambria Math" w:hAnsi="Cambria Math"/>
              <w:lang w:val="en-US" w:eastAsia="zh-CN"/>
            </w:rPr>
            <m:t>,</m:t>
          </m:r>
        </w:ins>
        <w:ins w:id="139" w:author="俞成琴" w:date="2022-04-19T09:13:49Z">
          <m:r>
            <m:rPr/>
            <w:rPr>
              <w:rFonts w:hint="default" w:ascii="Cambria Math" w:hAnsi="Cambria Math"/>
              <w:lang w:val="en-US" w:eastAsia="zh-CN"/>
            </w:rPr>
            <m:t>dec</m:t>
          </m:r>
        </w:ins>
        <w:ins w:id="140" w:author="俞成琴" w:date="2022-04-19T09:13:50Z">
          <m:r>
            <m:rPr/>
            <w:rPr>
              <w:rFonts w:hint="default" w:ascii="Cambria Math" w:hAnsi="Cambria Math"/>
              <w:lang w:val="en-US" w:eastAsia="zh-CN"/>
            </w:rPr>
            <m:t>o</m:t>
          </m:r>
        </w:ins>
        <w:ins w:id="141" w:author="俞成琴" w:date="2022-04-19T09:13:51Z">
          <m:r>
            <m:rPr/>
            <w:rPr>
              <w:rFonts w:hint="default" w:ascii="Cambria Math" w:hAnsi="Cambria Math"/>
              <w:lang w:val="en-US" w:eastAsia="zh-CN"/>
            </w:rPr>
            <m:t>y</m:t>
          </m:r>
        </w:ins>
        <w:ins w:id="142" w:author="俞成琴" w:date="2022-04-19T09:13:53Z">
          <m:r>
            <m:rPr/>
            <w:rPr>
              <w:rFonts w:hint="default" w:ascii="Cambria Math" w:hAnsi="Cambria Math"/>
              <w:lang w:val="en-US" w:eastAsia="zh-CN"/>
            </w:rPr>
            <m:t>}</m:t>
          </m:r>
        </w:ins>
      </m:oMath>
      <w:ins w:id="143" w:author="俞成琴" w:date="2022-04-19T09:14:07Z">
        <w:r>
          <w:rPr>
            <w:rFonts w:hint="eastAsia"/>
            <w:lang w:eastAsia="zh-CN"/>
          </w:rPr>
          <w:t>，</w:t>
        </w:r>
      </w:ins>
      <w:r>
        <w:rPr>
          <w:rFonts w:hint="eastAsia"/>
          <w:sz w:val="18"/>
          <w:szCs w:val="18"/>
          <w:lang w:val="en-US" w:eastAsia="zh-CN"/>
        </w:rPr>
        <w:t>decoy</w:t>
      </w:r>
      <w:r>
        <w:rPr>
          <w:rFonts w:hint="eastAsia"/>
          <w:sz w:val="18"/>
          <w:szCs w:val="18"/>
          <w:lang w:eastAsia="zh-CN"/>
        </w:rPr>
        <w:t>表示诱饵任务，</w:t>
      </w:r>
      <m:oMath>
        <m:r>
          <m:rPr/>
          <m:t>T</m:t>
        </m:r>
        <m:r>
          <m:rPr>
            <m:sty m:val="p"/>
          </m:rPr>
          <m:t>−</m:t>
        </m:r>
        <m:r>
          <m:rPr/>
          <m:t>t</m:t>
        </m:r>
        <m:sSup>
          <m:sSupPr/>
          <m:e>
            <m:r>
              <m:rPr/>
              <m:t>t</m:t>
            </m:r>
          </m:e>
          <m:sup>
            <m:r>
              <m:rPr>
                <m:sty m:val="p"/>
              </m:rPr>
              <m:t>∗</m:t>
            </m:r>
          </m:sup>
        </m:sSup>
      </m:oMath>
      <w:r>
        <w:rPr>
          <w:rFonts w:hint="eastAsia"/>
          <w:sz w:val="18"/>
          <w:szCs w:val="18"/>
          <w:lang w:eastAsia="zh-CN"/>
        </w:rPr>
        <w:t>为其他类任务。</w:t>
      </w:r>
    </w:p>
    <w:p>
      <w:pPr>
        <w:spacing w:line="240" w:lineRule="auto"/>
        <w:ind w:firstLine="360" w:firstLineChars="200"/>
        <w:jc w:val="left"/>
        <w:rPr>
          <w:rFonts w:hint="eastAsia"/>
          <w:sz w:val="18"/>
          <w:szCs w:val="18"/>
          <w:lang w:eastAsia="zh-CN"/>
        </w:rPr>
      </w:pPr>
      <w:r>
        <w:rPr>
          <w:rFonts w:hint="eastAsia"/>
          <w:sz w:val="18"/>
          <w:szCs w:val="18"/>
          <w:lang w:eastAsia="zh-CN"/>
        </w:rPr>
        <w:t>根据以上分析，</w:t>
      </w:r>
      <w:ins w:id="144" w:author="俞成琴" w:date="2022-04-19T09:18:34Z">
        <w:r>
          <w:rPr>
            <w:rFonts w:hint="eastAsia"/>
            <w:sz w:val="18"/>
            <w:szCs w:val="18"/>
            <w:lang w:val="en-US" w:eastAsia="zh-CN"/>
          </w:rPr>
          <w:t>建立</w:t>
        </w:r>
      </w:ins>
      <w:ins w:id="145" w:author="俞成琴" w:date="2022-04-19T09:18:38Z">
        <w:r>
          <w:rPr>
            <w:rFonts w:hint="eastAsia"/>
            <w:sz w:val="18"/>
            <w:szCs w:val="18"/>
            <w:lang w:val="en-US" w:eastAsia="zh-CN"/>
          </w:rPr>
          <w:t>雾节点</w:t>
        </w:r>
      </w:ins>
      <w:ins w:id="146" w:author="俞成琴" w:date="2022-04-19T09:18:40Z">
        <w:r>
          <w:rPr>
            <w:rFonts w:hint="eastAsia"/>
            <w:sz w:val="18"/>
            <w:szCs w:val="18"/>
            <w:lang w:val="en-US" w:eastAsia="zh-CN"/>
          </w:rPr>
          <w:t>i</w:t>
        </w:r>
      </w:ins>
      <w:ins w:id="147" w:author="俞成琴" w:date="2022-04-19T09:19:02Z">
        <w:r>
          <w:rPr>
            <w:rFonts w:hint="eastAsia"/>
            <w:sz w:val="18"/>
            <w:szCs w:val="18"/>
            <w:lang w:val="en-US" w:eastAsia="zh-CN"/>
          </w:rPr>
          <w:t>的</w:t>
        </w:r>
      </w:ins>
      <w:ins w:id="148" w:author="俞成琴" w:date="2022-04-19T09:19:05Z">
        <w:r>
          <w:rPr>
            <w:rFonts w:hint="eastAsia"/>
            <w:sz w:val="18"/>
            <w:szCs w:val="18"/>
            <w:lang w:val="en-US" w:eastAsia="zh-CN"/>
          </w:rPr>
          <w:t>出价</w:t>
        </w:r>
      </w:ins>
      <w:ins w:id="149" w:author="俞成琴" w:date="2022-04-19T09:19:07Z">
        <w:r>
          <w:rPr>
            <w:rFonts w:hint="eastAsia"/>
            <w:sz w:val="18"/>
            <w:szCs w:val="18"/>
            <w:lang w:val="en-US" w:eastAsia="zh-CN"/>
          </w:rPr>
          <w:t>模型</w:t>
        </w:r>
      </w:ins>
      <w:ins w:id="150" w:author="俞成琴" w:date="2022-04-19T09:19:34Z">
        <w:r>
          <w:rPr>
            <w:rFonts w:hint="eastAsia"/>
            <w:sz w:val="18"/>
            <w:szCs w:val="18"/>
            <w:lang w:val="en-US" w:eastAsia="zh-CN"/>
          </w:rPr>
          <w:t>，</w:t>
        </w:r>
      </w:ins>
      <w:ins w:id="151" w:author="俞成琴" w:date="2022-04-19T09:19:54Z">
        <w:r>
          <w:rPr>
            <w:rFonts w:hint="eastAsia"/>
            <w:sz w:val="18"/>
            <w:szCs w:val="18"/>
            <w:lang w:val="en-US" w:eastAsia="zh-CN"/>
          </w:rPr>
          <w:t>雾节点</w:t>
        </w:r>
      </w:ins>
      <w:ins w:id="152" w:author="俞成琴" w:date="2022-04-19T09:19:56Z">
        <w:r>
          <w:rPr>
            <w:rFonts w:hint="eastAsia"/>
            <w:sz w:val="18"/>
            <w:szCs w:val="18"/>
            <w:lang w:val="en-US" w:eastAsia="zh-CN"/>
          </w:rPr>
          <w:t>i</w:t>
        </w:r>
      </w:ins>
      <w:ins w:id="153" w:author="俞成琴" w:date="2022-04-19T09:20:15Z">
        <w:r>
          <w:rPr>
            <w:rFonts w:hint="eastAsia"/>
            <w:sz w:val="18"/>
            <w:szCs w:val="18"/>
            <w:lang w:val="en-US" w:eastAsia="zh-CN"/>
          </w:rPr>
          <w:t>对</w:t>
        </w:r>
      </w:ins>
      <w:ins w:id="154" w:author="俞成琴" w:date="2022-04-19T09:20:49Z">
        <w:r>
          <w:rPr>
            <w:rFonts w:hint="eastAsia"/>
            <w:sz w:val="18"/>
            <w:szCs w:val="18"/>
            <w:lang w:val="en-US" w:eastAsia="zh-CN"/>
          </w:rPr>
          <w:t>卸载</w:t>
        </w:r>
      </w:ins>
      <w:ins w:id="155" w:author="俞成琴" w:date="2022-04-19T09:20:17Z">
        <w:r>
          <w:rPr>
            <w:rFonts w:hint="eastAsia"/>
            <w:sz w:val="18"/>
            <w:szCs w:val="18"/>
            <w:lang w:val="en-US" w:eastAsia="zh-CN"/>
          </w:rPr>
          <w:t>任务</w:t>
        </w:r>
      </w:ins>
      <w:ins w:id="156" w:author="俞成琴" w:date="2022-04-19T09:19:57Z">
        <w:r>
          <w:rPr>
            <w:rFonts w:hint="eastAsia"/>
            <w:sz w:val="18"/>
            <w:szCs w:val="18"/>
            <w:lang w:val="en-US" w:eastAsia="zh-CN"/>
          </w:rPr>
          <w:t>的</w:t>
        </w:r>
      </w:ins>
      <w:ins w:id="157" w:author="俞成琴" w:date="2022-04-19T09:20:04Z">
        <w:r>
          <w:rPr>
            <w:rFonts w:hint="eastAsia"/>
            <w:sz w:val="18"/>
            <w:szCs w:val="18"/>
            <w:lang w:val="en-US" w:eastAsia="zh-CN"/>
          </w:rPr>
          <w:t>出价</w:t>
        </w:r>
      </w:ins>
      <w:ins w:id="158" w:author="俞成琴" w:date="2022-04-19T09:20:54Z">
        <w:r>
          <w:rPr>
            <w:rFonts w:hint="eastAsia"/>
            <w:sz w:val="18"/>
            <w:szCs w:val="18"/>
            <w:lang w:val="en-US" w:eastAsia="zh-CN"/>
          </w:rPr>
          <w:t>与</w:t>
        </w:r>
      </w:ins>
      <w:ins w:id="159" w:author="俞成琴" w:date="2022-04-19T09:20:58Z">
        <w:r>
          <w:rPr>
            <w:rFonts w:hint="eastAsia"/>
            <w:sz w:val="18"/>
            <w:szCs w:val="18"/>
            <w:lang w:val="en-US" w:eastAsia="zh-CN"/>
          </w:rPr>
          <w:t>其</w:t>
        </w:r>
      </w:ins>
      <w:ins w:id="160" w:author="俞成琴" w:date="2022-04-19T09:21:00Z">
        <w:r>
          <w:rPr>
            <w:rFonts w:hint="eastAsia"/>
            <w:sz w:val="18"/>
            <w:szCs w:val="18"/>
            <w:lang w:val="en-US" w:eastAsia="zh-CN"/>
          </w:rPr>
          <w:t>完成</w:t>
        </w:r>
      </w:ins>
      <w:ins w:id="161" w:author="俞成琴" w:date="2022-04-19T09:21:01Z">
        <w:r>
          <w:rPr>
            <w:rFonts w:hint="eastAsia"/>
            <w:sz w:val="18"/>
            <w:szCs w:val="18"/>
            <w:lang w:val="en-US" w:eastAsia="zh-CN"/>
          </w:rPr>
          <w:t>任务</w:t>
        </w:r>
      </w:ins>
      <w:ins w:id="162" w:author="俞成琴" w:date="2022-04-19T09:21:24Z">
        <w:r>
          <w:rPr>
            <w:rFonts w:hint="eastAsia"/>
            <w:sz w:val="18"/>
            <w:szCs w:val="18"/>
            <w:lang w:val="en-US" w:eastAsia="zh-CN"/>
          </w:rPr>
          <w:t>的</w:t>
        </w:r>
      </w:ins>
      <w:ins w:id="163" w:author="俞成琴" w:date="2022-04-19T09:21:26Z">
        <w:r>
          <w:rPr>
            <w:rFonts w:hint="eastAsia"/>
            <w:sz w:val="18"/>
            <w:szCs w:val="18"/>
            <w:lang w:val="en-US" w:eastAsia="zh-CN"/>
          </w:rPr>
          <w:t>成本</w:t>
        </w:r>
      </w:ins>
      <w:ins w:id="164" w:author="俞成琴" w:date="2022-04-19T09:21:30Z">
        <w:r>
          <w:rPr>
            <w:rFonts w:hint="eastAsia"/>
            <w:sz w:val="18"/>
            <w:szCs w:val="18"/>
            <w:lang w:val="en-US" w:eastAsia="zh-CN"/>
          </w:rPr>
          <w:t>和</w:t>
        </w:r>
      </w:ins>
      <w:ins w:id="165" w:author="俞成琴" w:date="2022-04-19T09:21:43Z">
        <w:r>
          <w:rPr>
            <w:rFonts w:hint="eastAsia"/>
            <w:sz w:val="18"/>
            <w:szCs w:val="18"/>
            <w:lang w:val="en-US" w:eastAsia="zh-CN"/>
          </w:rPr>
          <w:t>对</w:t>
        </w:r>
      </w:ins>
      <w:ins w:id="166" w:author="俞成琴" w:date="2022-04-19T09:21:48Z">
        <w:r>
          <w:rPr>
            <w:rFonts w:hint="eastAsia"/>
            <w:sz w:val="18"/>
            <w:szCs w:val="18"/>
            <w:lang w:val="en-US" w:eastAsia="zh-CN"/>
          </w:rPr>
          <w:t>该类</w:t>
        </w:r>
      </w:ins>
      <w:ins w:id="167" w:author="俞成琴" w:date="2022-04-19T09:21:50Z">
        <w:r>
          <w:rPr>
            <w:rFonts w:hint="eastAsia"/>
            <w:sz w:val="18"/>
            <w:szCs w:val="18"/>
            <w:lang w:val="en-US" w:eastAsia="zh-CN"/>
          </w:rPr>
          <w:t>任务</w:t>
        </w:r>
      </w:ins>
      <w:ins w:id="168" w:author="俞成琴" w:date="2022-04-19T09:21:51Z">
        <w:r>
          <w:rPr>
            <w:rFonts w:hint="eastAsia"/>
            <w:sz w:val="18"/>
            <w:szCs w:val="18"/>
            <w:lang w:val="en-US" w:eastAsia="zh-CN"/>
          </w:rPr>
          <w:t>的</w:t>
        </w:r>
      </w:ins>
      <w:ins w:id="169" w:author="俞成琴" w:date="2022-04-19T09:22:00Z">
        <w:r>
          <w:rPr>
            <w:rFonts w:hint="eastAsia"/>
            <w:sz w:val="18"/>
            <w:szCs w:val="18"/>
            <w:lang w:val="en-US" w:eastAsia="zh-CN"/>
          </w:rPr>
          <w:t>偏好</w:t>
        </w:r>
      </w:ins>
      <w:ins w:id="170" w:author="俞成琴" w:date="2022-04-19T09:22:02Z">
        <w:r>
          <w:rPr>
            <w:rFonts w:hint="eastAsia"/>
            <w:sz w:val="18"/>
            <w:szCs w:val="18"/>
            <w:lang w:val="en-US" w:eastAsia="zh-CN"/>
          </w:rPr>
          <w:t>满足</w:t>
        </w:r>
      </w:ins>
      <w:ins w:id="171" w:author="俞成琴" w:date="2022-04-19T09:22:03Z">
        <w:r>
          <w:rPr>
            <w:rFonts w:hint="eastAsia"/>
            <w:sz w:val="18"/>
            <w:szCs w:val="18"/>
            <w:lang w:val="en-US" w:eastAsia="zh-CN"/>
          </w:rPr>
          <w:t>感</w:t>
        </w:r>
      </w:ins>
      <w:ins w:id="172" w:author="俞成琴" w:date="2022-04-19T09:22:06Z">
        <w:r>
          <w:rPr>
            <w:rFonts w:hint="eastAsia"/>
            <w:sz w:val="18"/>
            <w:szCs w:val="18"/>
            <w:lang w:val="en-US" w:eastAsia="zh-CN"/>
          </w:rPr>
          <w:t>有关</w:t>
        </w:r>
      </w:ins>
      <w:ins w:id="173" w:author="俞成琴" w:date="2022-04-19T09:22:08Z">
        <w:r>
          <w:rPr>
            <w:rFonts w:hint="eastAsia"/>
            <w:sz w:val="18"/>
            <w:szCs w:val="18"/>
            <w:lang w:val="en-US" w:eastAsia="zh-CN"/>
          </w:rPr>
          <w:t>，</w:t>
        </w:r>
      </w:ins>
      <w:r>
        <w:rPr>
          <w:rFonts w:hint="eastAsia"/>
          <w:sz w:val="18"/>
          <w:szCs w:val="18"/>
          <w:lang w:eastAsia="zh-CN"/>
        </w:rPr>
        <w:t>如公式（</w:t>
      </w:r>
      <w:r>
        <w:rPr>
          <w:rFonts w:hint="eastAsia"/>
          <w:sz w:val="18"/>
          <w:szCs w:val="18"/>
          <w:lang w:val="en-US" w:eastAsia="zh-CN"/>
        </w:rPr>
        <w:t>21</w:t>
      </w:r>
      <w:r>
        <w:rPr>
          <w:rFonts w:hint="eastAsia"/>
          <w:sz w:val="18"/>
          <w:szCs w:val="18"/>
          <w:lang w:eastAsia="zh-CN"/>
        </w:rPr>
        <w:t>）</w:t>
      </w:r>
      <w:ins w:id="174" w:author="俞成琴" w:date="2022-04-19T09:19:38Z">
        <w:r>
          <w:rPr>
            <w:rFonts w:hint="eastAsia"/>
            <w:sz w:val="18"/>
            <w:szCs w:val="18"/>
            <w:lang w:val="en-US" w:eastAsia="zh-CN"/>
          </w:rPr>
          <w:t>所示</w:t>
        </w:r>
      </w:ins>
      <w:r>
        <w:rPr>
          <w:rFonts w:hint="eastAsia"/>
          <w:sz w:val="18"/>
          <w:szCs w:val="18"/>
          <w:lang w:eastAsia="zh-CN"/>
        </w:rPr>
        <w:t>：</w:t>
      </w:r>
    </w:p>
    <w:p>
      <w:pPr>
        <w:spacing w:line="240" w:lineRule="auto"/>
        <w:ind w:firstLine="0" w:firstLineChars="0"/>
        <w:jc w:val="left"/>
        <w:rPr>
          <w:rFonts w:hint="default" w:eastAsiaTheme="minorEastAsia"/>
          <w:sz w:val="18"/>
          <w:szCs w:val="18"/>
          <w:lang w:val="en-US" w:eastAsia="zh-CN"/>
        </w:rPr>
      </w:pPr>
      <m:oMathPara>
        <m:oMathParaPr>
          <m:jc m:val="right"/>
        </m:oMathParaPr>
        <m:oMath>
          <m:sSub>
            <m:sSubPr/>
            <m:e>
              <m:r>
                <m:rPr/>
                <m:t>b</m:t>
              </m:r>
            </m:e>
            <m:sub>
              <m:r>
                <m:rPr/>
                <m:t>i</m:t>
              </m:r>
              <m:r>
                <m:rPr>
                  <m:sty m:val="p"/>
                </m:rPr>
                <m:t>,</m:t>
              </m:r>
              <m:r>
                <m:rPr/>
                <m:t>j</m:t>
              </m:r>
            </m:sub>
          </m:sSub>
          <m:r>
            <m:rPr>
              <m:sty m:val="p"/>
            </m:rPr>
            <m:t>=</m:t>
          </m:r>
          <m:sSub>
            <m:sSubPr/>
            <m:e>
              <m:r>
                <m:rPr/>
                <m:t>C</m:t>
              </m:r>
            </m:e>
            <m:sub>
              <m:r>
                <m:rPr/>
                <m:t>i</m:t>
              </m:r>
              <m:r>
                <m:rPr>
                  <m:sty m:val="p"/>
                </m:rPr>
                <m:t>,</m:t>
              </m:r>
              <m:r>
                <m:rPr/>
                <m:t>j</m:t>
              </m:r>
            </m:sub>
          </m:sSub>
          <m:d>
            <m:dPr>
              <m:ctrlPr>
                <w:rPr>
                  <w:rFonts w:ascii="Cambria Math" w:hAnsi="Cambria Math"/>
                </w:rPr>
              </m:ctrlPr>
            </m:dPr>
            <m:e>
              <m:sSub>
                <m:sSubPr/>
                <m:e>
                  <m:r>
                    <m:rPr/>
                    <m:t>t</m:t>
                  </m:r>
                </m:e>
                <m:sub>
                  <m:r>
                    <m:rPr/>
                    <m:t>j</m:t>
                  </m:r>
                </m:sub>
              </m:sSub>
              <m:r>
                <m:rPr>
                  <m:sty m:val="p"/>
                </m:rPr>
                <m:t>,</m:t>
              </m:r>
              <m:sSub>
                <m:sSubPr/>
                <m:e>
                  <m:r>
                    <m:rPr/>
                    <m:t>f</m:t>
                  </m:r>
                </m:e>
                <m:sub>
                  <m:r>
                    <m:rPr/>
                    <m:t>i</m:t>
                  </m:r>
                </m:sub>
              </m:sSub>
              <m:ctrlPr>
                <w:rPr>
                  <w:rFonts w:ascii="Cambria Math" w:hAnsi="Cambria Math"/>
                </w:rPr>
              </m:ctrlPr>
            </m:e>
          </m:d>
          <m:r>
            <m:rPr>
              <m:sty m:val="p"/>
            </m:rPr>
            <m:t>−max</m:t>
          </m:r>
          <m:d>
            <m:dPr>
              <m:ctrlPr>
                <w:rPr>
                  <w:rFonts w:ascii="Cambria Math" w:hAnsi="Cambria Math"/>
                </w:rPr>
              </m:ctrlPr>
            </m:dPr>
            <m:e>
              <m:sSub>
                <m:sSubPr/>
                <m:e>
                  <m:r>
                    <m:rPr/>
                    <m:t>W</m:t>
                  </m:r>
                </m:e>
                <m:sub>
                  <m:r>
                    <m:rPr/>
                    <m:t>i</m:t>
                  </m:r>
                  <m:r>
                    <m:rPr>
                      <m:sty m:val="p"/>
                    </m:rPr>
                    <m:t>,</m:t>
                  </m:r>
                  <m:r>
                    <m:rPr/>
                    <m:t>t</m:t>
                  </m:r>
                  <m:sSup>
                    <m:sSupPr/>
                    <m:e>
                      <m:r>
                        <m:rPr/>
                        <m:t>t</m:t>
                      </m:r>
                    </m:e>
                    <m:sup>
                      <m:r>
                        <m:rPr>
                          <m:sty m:val="p"/>
                        </m:rPr>
                        <m:t>∗</m:t>
                      </m:r>
                    </m:sup>
                  </m:sSup>
                </m:sub>
              </m:sSub>
              <m:r>
                <m:rPr>
                  <m:sty m:val="p"/>
                </m:rPr>
                <m:t>−</m:t>
              </m:r>
              <m:sSub>
                <m:sSubPr/>
                <m:e>
                  <m:r>
                    <m:rPr/>
                    <m:t>W</m:t>
                  </m:r>
                </m:e>
                <m:sub>
                  <m:r>
                    <m:rPr/>
                    <m:t>i</m:t>
                  </m:r>
                  <m:r>
                    <m:rPr>
                      <m:sty m:val="p"/>
                    </m:rPr>
                    <m:t>,</m:t>
                  </m:r>
                  <m:r>
                    <m:rPr/>
                    <m:t>T</m:t>
                  </m:r>
                  <m:r>
                    <m:rPr>
                      <m:sty m:val="p"/>
                    </m:rPr>
                    <m:t>−</m:t>
                  </m:r>
                  <m:r>
                    <m:rPr/>
                    <m:t>t</m:t>
                  </m:r>
                  <m:sSup>
                    <m:sSupPr/>
                    <m:e>
                      <m:r>
                        <m:rPr/>
                        <m:t>t</m:t>
                      </m:r>
                    </m:e>
                    <m:sup>
                      <m:r>
                        <m:rPr>
                          <m:sty m:val="p"/>
                        </m:rPr>
                        <m:t>∗</m:t>
                      </m:r>
                    </m:sup>
                  </m:sSup>
                </m:sub>
              </m:sSub>
              <m:ctrlPr>
                <w:rPr>
                  <w:rFonts w:ascii="Cambria Math" w:hAnsi="Cambria Math"/>
                </w:rPr>
              </m:ctrlPr>
            </m:e>
          </m:d>
          <m:r>
            <m:rPr>
              <m:sty m:val="p"/>
            </m:rPr>
            <m:t>,</m:t>
          </m:r>
          <m:r>
            <m:rPr/>
            <m:t>j</m:t>
          </m:r>
          <m:r>
            <m:rPr>
              <m:sty m:val="p"/>
            </m:rPr>
            <m:t>∈</m:t>
          </m:r>
          <m:r>
            <m:rPr/>
            <m:t>t</m:t>
          </m:r>
          <m:sSup>
            <m:sSupPr/>
            <m:e>
              <m:r>
                <m:rPr/>
                <m:t>t</m:t>
              </m:r>
            </m:e>
            <m:sup>
              <m:r>
                <m:rPr>
                  <m:sty m:val="p"/>
                </m:rPr>
                <m:t>∗</m:t>
              </m:r>
            </m:sup>
          </m:sSup>
          <m:r>
            <m:rPr>
              <m:sty m:val="p"/>
            </m:rPr>
            <w:rPr>
              <w:rFonts w:hint="default" w:ascii="Cambria Math" w:hAnsi="Cambria Math"/>
              <w:lang w:val="en-US" w:eastAsia="zh-CN"/>
            </w:rPr>
            <m:t xml:space="preserve">     (21)</m:t>
          </m:r>
        </m:oMath>
      </m:oMathPara>
    </w:p>
    <w:p>
      <w:pPr>
        <w:spacing w:line="240" w:lineRule="auto"/>
        <w:ind w:firstLine="360" w:firstLineChars="200"/>
        <w:jc w:val="left"/>
        <w:rPr>
          <w:ins w:id="175" w:author="俞成琴" w:date="2022-04-19T09:25:50Z"/>
          <w:rFonts w:hint="default" w:eastAsiaTheme="minorEastAsia"/>
          <w:sz w:val="18"/>
          <w:szCs w:val="18"/>
          <w:lang w:val="en-US" w:eastAsia="zh-CN"/>
        </w:rPr>
      </w:pPr>
      <w:ins w:id="176" w:author="俞成琴" w:date="2022-04-19T09:25:51Z">
        <w:commentRangeStart w:id="22"/>
        <w:r>
          <w:rPr>
            <w:rFonts w:hint="eastAsia"/>
            <w:sz w:val="18"/>
            <w:szCs w:val="18"/>
            <w:lang w:val="en-US" w:eastAsia="zh-CN"/>
          </w:rPr>
          <w:t>对于</w:t>
        </w:r>
      </w:ins>
      <w:ins w:id="177" w:author="俞成琴" w:date="2022-04-19T09:25:51Z">
        <w:r>
          <w:rPr>
            <w:rFonts w:hint="eastAsia"/>
            <w:color w:val="0000FF"/>
            <w:sz w:val="18"/>
            <w:szCs w:val="18"/>
            <w:lang w:val="en-US" w:eastAsia="zh-CN"/>
          </w:rPr>
          <w:t>按照此公式进行报价的雾节点</w:t>
        </w:r>
      </w:ins>
      <w:ins w:id="178" w:author="俞成琴" w:date="2022-04-19T09:25:51Z">
        <w:r>
          <w:rPr>
            <w:rFonts w:hint="eastAsia"/>
            <w:sz w:val="18"/>
            <w:szCs w:val="18"/>
            <w:lang w:val="en-US" w:eastAsia="zh-CN"/>
          </w:rPr>
          <w:t>，平台</w:t>
        </w:r>
      </w:ins>
      <w:ins w:id="179" w:author="俞成琴" w:date="2022-04-19T09:26:03Z">
        <w:r>
          <w:rPr>
            <w:rFonts w:hint="eastAsia"/>
            <w:sz w:val="18"/>
            <w:szCs w:val="18"/>
            <w:lang w:val="en-US" w:eastAsia="zh-CN"/>
          </w:rPr>
          <w:t>会</w:t>
        </w:r>
      </w:ins>
      <w:ins w:id="180" w:author="俞成琴" w:date="2022-04-19T09:26:09Z">
        <w:r>
          <w:rPr>
            <w:rFonts w:hint="eastAsia"/>
            <w:sz w:val="18"/>
            <w:szCs w:val="18"/>
            <w:lang w:val="en-US" w:eastAsia="zh-CN"/>
          </w:rPr>
          <w:t>给予</w:t>
        </w:r>
      </w:ins>
      <w:ins w:id="181" w:author="俞成琴" w:date="2022-04-19T09:26:15Z">
        <w:r>
          <w:rPr>
            <w:rFonts w:hint="eastAsia"/>
            <w:sz w:val="18"/>
            <w:szCs w:val="18"/>
            <w:lang w:val="en-US" w:eastAsia="zh-CN"/>
          </w:rPr>
          <w:t>参与者</w:t>
        </w:r>
      </w:ins>
      <w:ins w:id="182" w:author="俞成琴" w:date="2022-04-19T09:26:20Z">
        <w:r>
          <w:rPr>
            <w:rFonts w:hint="eastAsia"/>
            <w:sz w:val="18"/>
            <w:szCs w:val="18"/>
            <w:lang w:val="en-US" w:eastAsia="zh-CN"/>
          </w:rPr>
          <w:t>额外</w:t>
        </w:r>
      </w:ins>
      <w:ins w:id="183" w:author="俞成琴" w:date="2022-04-19T09:26:40Z">
        <w:r>
          <w:rPr>
            <w:rFonts w:hint="eastAsia"/>
            <w:sz w:val="18"/>
            <w:szCs w:val="18"/>
            <w:lang w:val="en-US" w:eastAsia="zh-CN"/>
          </w:rPr>
          <w:t>奖励</w:t>
        </w:r>
      </w:ins>
      <m:oMath>
        <m:sSubSup>
          <m:sSubSupPr>
            <m:ctrlPr>
              <w:ins w:id="184" w:author="俞成琴" w:date="2022-04-19T09:31:07Z">
                <w:rPr>
                  <w:rFonts w:ascii="Cambria Math" w:hAnsi="Cambria Math"/>
                  <w:i/>
                  <w:sz w:val="18"/>
                  <w:szCs w:val="18"/>
                  <w:lang w:val="en-US"/>
                </w:rPr>
              </w:ins>
            </m:ctrlPr>
          </m:sSubSupPr>
          <m:e>
            <w:ins w:id="185" w:author="俞成琴" w:date="2022-04-19T09:31:11Z">
              <m:r>
                <m:rPr/>
                <w:rPr>
                  <w:rFonts w:hint="default" w:ascii="Cambria Math" w:hAnsi="Cambria Math"/>
                  <w:sz w:val="18"/>
                  <w:szCs w:val="18"/>
                  <w:lang w:val="en-US" w:eastAsia="zh-CN"/>
                </w:rPr>
                <m:t>E</m:t>
              </m:r>
            </w:ins>
            <m:ctrlPr>
              <w:ins w:id="186" w:author="俞成琴" w:date="2022-04-19T09:31:07Z">
                <w:rPr>
                  <w:rFonts w:ascii="Cambria Math" w:hAnsi="Cambria Math"/>
                  <w:i/>
                  <w:sz w:val="18"/>
                  <w:szCs w:val="18"/>
                  <w:lang w:val="en-US"/>
                </w:rPr>
              </w:ins>
            </m:ctrlPr>
          </m:e>
          <m:sub>
            <w:ins w:id="187" w:author="俞成琴" w:date="2022-04-19T09:31:17Z">
              <m:r>
                <m:rPr/>
                <w:rPr>
                  <w:rFonts w:hint="default" w:ascii="Cambria Math" w:hAnsi="Cambria Math"/>
                  <w:sz w:val="18"/>
                  <w:szCs w:val="18"/>
                  <w:lang w:val="en-US" w:eastAsia="zh-CN"/>
                </w:rPr>
                <m:t>i</m:t>
              </m:r>
            </w:ins>
            <m:ctrlPr>
              <w:ins w:id="188" w:author="俞成琴" w:date="2022-04-19T09:31:07Z">
                <w:rPr>
                  <w:rFonts w:ascii="Cambria Math" w:hAnsi="Cambria Math"/>
                  <w:i/>
                  <w:sz w:val="18"/>
                  <w:szCs w:val="18"/>
                  <w:lang w:val="en-US"/>
                </w:rPr>
              </w:ins>
            </m:ctrlPr>
          </m:sub>
          <m:sup>
            <w:ins w:id="189" w:author="俞成琴" w:date="2022-04-19T09:31:13Z">
              <m:r>
                <m:rPr/>
                <w:rPr>
                  <w:rFonts w:hint="default" w:ascii="Cambria Math" w:hAnsi="Cambria Math"/>
                  <w:sz w:val="18"/>
                  <w:szCs w:val="18"/>
                  <w:lang w:val="en-US" w:eastAsia="zh-CN"/>
                </w:rPr>
                <m:t>'</m:t>
              </m:r>
            </w:ins>
            <m:ctrlPr>
              <w:ins w:id="190" w:author="俞成琴" w:date="2022-04-19T09:31:07Z">
                <w:rPr>
                  <w:rFonts w:ascii="Cambria Math" w:hAnsi="Cambria Math"/>
                  <w:i/>
                  <w:sz w:val="18"/>
                  <w:szCs w:val="18"/>
                  <w:lang w:val="en-US"/>
                </w:rPr>
              </w:ins>
            </m:ctrlPr>
          </m:sup>
        </m:sSubSup>
      </m:oMath>
      <w:ins w:id="191" w:author="俞成琴" w:date="2022-04-19T09:26:41Z">
        <w:r>
          <w:rPr>
            <w:rFonts w:hint="eastAsia"/>
            <w:sz w:val="18"/>
            <w:szCs w:val="18"/>
            <w:lang w:val="en-US" w:eastAsia="zh-CN"/>
          </w:rPr>
          <w:t>的</w:t>
        </w:r>
      </w:ins>
      <w:ins w:id="192" w:author="俞成琴" w:date="2022-04-19T09:26:43Z">
        <w:r>
          <w:rPr>
            <w:rFonts w:hint="eastAsia"/>
            <w:sz w:val="18"/>
            <w:szCs w:val="18"/>
            <w:lang w:val="en-US" w:eastAsia="zh-CN"/>
          </w:rPr>
          <w:t>机会</w:t>
        </w:r>
      </w:ins>
      <w:ins w:id="193" w:author="俞成琴" w:date="2022-04-19T09:28:06Z">
        <w:r>
          <w:rPr>
            <w:rFonts w:hint="eastAsia"/>
            <w:sz w:val="18"/>
            <w:szCs w:val="18"/>
            <w:lang w:val="en-US" w:eastAsia="zh-CN"/>
          </w:rPr>
          <w:t>（</w:t>
        </w:r>
      </w:ins>
      <w:ins w:id="194" w:author="俞成琴" w:date="2022-04-19T09:28:10Z">
        <w:r>
          <w:rPr>
            <w:rFonts w:hint="eastAsia"/>
            <w:sz w:val="18"/>
            <w:szCs w:val="18"/>
            <w:lang w:val="en-US" w:eastAsia="zh-CN"/>
          </w:rPr>
          <w:t>实际上</w:t>
        </w:r>
      </w:ins>
      <w:ins w:id="195" w:author="俞成琴" w:date="2022-04-19T09:28:12Z">
        <w:r>
          <w:rPr>
            <w:rFonts w:hint="eastAsia"/>
            <w:sz w:val="18"/>
            <w:szCs w:val="18"/>
            <w:lang w:val="en-US" w:eastAsia="zh-CN"/>
          </w:rPr>
          <w:t>只有</w:t>
        </w:r>
      </w:ins>
      <w:ins w:id="196" w:author="俞成琴" w:date="2022-04-19T09:28:13Z">
        <w:r>
          <w:rPr>
            <w:rFonts w:hint="eastAsia"/>
            <w:sz w:val="18"/>
            <w:szCs w:val="18"/>
            <w:lang w:val="en-US" w:eastAsia="zh-CN"/>
          </w:rPr>
          <w:t>5</w:t>
        </w:r>
      </w:ins>
      <w:ins w:id="197" w:author="俞成琴" w:date="2022-04-19T09:28:14Z">
        <w:r>
          <w:rPr>
            <w:rFonts w:hint="eastAsia"/>
            <w:sz w:val="18"/>
            <w:szCs w:val="18"/>
            <w:lang w:val="en-US" w:eastAsia="zh-CN"/>
          </w:rPr>
          <w:t>%</w:t>
        </w:r>
      </w:ins>
      <w:ins w:id="198" w:author="俞成琴" w:date="2022-04-19T09:28:16Z">
        <w:r>
          <w:rPr>
            <w:rFonts w:hint="eastAsia"/>
            <w:sz w:val="18"/>
            <w:szCs w:val="18"/>
            <w:lang w:val="en-US" w:eastAsia="zh-CN"/>
          </w:rPr>
          <w:t>的</w:t>
        </w:r>
      </w:ins>
      <w:ins w:id="199" w:author="俞成琴" w:date="2022-04-19T09:28:19Z">
        <w:r>
          <w:rPr>
            <w:rFonts w:hint="eastAsia"/>
            <w:sz w:val="18"/>
            <w:szCs w:val="18"/>
            <w:lang w:val="en-US" w:eastAsia="zh-CN"/>
          </w:rPr>
          <w:t>参与者</w:t>
        </w:r>
      </w:ins>
      <w:ins w:id="200" w:author="俞成琴" w:date="2022-04-19T09:28:24Z">
        <w:r>
          <w:rPr>
            <w:rFonts w:hint="eastAsia"/>
            <w:sz w:val="18"/>
            <w:szCs w:val="18"/>
            <w:lang w:val="en-US" w:eastAsia="zh-CN"/>
          </w:rPr>
          <w:t>能够</w:t>
        </w:r>
      </w:ins>
      <w:ins w:id="201" w:author="俞成琴" w:date="2022-04-19T09:28:26Z">
        <w:r>
          <w:rPr>
            <w:rFonts w:hint="eastAsia"/>
            <w:sz w:val="18"/>
            <w:szCs w:val="18"/>
            <w:lang w:val="en-US" w:eastAsia="zh-CN"/>
          </w:rPr>
          <w:t>获得</w:t>
        </w:r>
      </w:ins>
      <w:ins w:id="202" w:author="俞成琴" w:date="2022-04-19T09:28:30Z">
        <w:r>
          <w:rPr>
            <w:rFonts w:hint="eastAsia"/>
            <w:sz w:val="18"/>
            <w:szCs w:val="18"/>
            <w:lang w:val="en-US" w:eastAsia="zh-CN"/>
          </w:rPr>
          <w:t>该奖励</w:t>
        </w:r>
      </w:ins>
      <w:ins w:id="203" w:author="俞成琴" w:date="2022-04-19T09:28:06Z">
        <w:r>
          <w:rPr>
            <w:rFonts w:hint="eastAsia"/>
            <w:sz w:val="18"/>
            <w:szCs w:val="18"/>
            <w:lang w:val="en-US" w:eastAsia="zh-CN"/>
          </w:rPr>
          <w:t>）</w:t>
        </w:r>
      </w:ins>
      <w:ins w:id="204" w:author="俞成琴" w:date="2022-04-19T09:28:55Z">
        <w:r>
          <w:rPr>
            <w:rFonts w:hint="eastAsia"/>
            <w:sz w:val="18"/>
            <w:szCs w:val="18"/>
            <w:lang w:val="en-US" w:eastAsia="zh-CN"/>
          </w:rPr>
          <w:t>，</w:t>
        </w:r>
      </w:ins>
      <w:ins w:id="205" w:author="俞成琴" w:date="2022-04-19T09:33:00Z">
        <w:r>
          <w:rPr>
            <w:rFonts w:hint="eastAsia"/>
            <w:sz w:val="18"/>
            <w:szCs w:val="18"/>
            <w:lang w:val="en-US" w:eastAsia="zh-CN"/>
          </w:rPr>
          <w:t>额外</w:t>
        </w:r>
      </w:ins>
      <w:ins w:id="206" w:author="俞成琴" w:date="2022-04-19T09:33:03Z">
        <w:r>
          <w:rPr>
            <w:rFonts w:hint="eastAsia"/>
            <w:sz w:val="18"/>
            <w:szCs w:val="18"/>
            <w:lang w:val="en-US" w:eastAsia="zh-CN"/>
          </w:rPr>
          <w:t>奖励</w:t>
        </w:r>
      </w:ins>
      <m:oMath>
        <m:sSubSup>
          <m:sSubSupPr>
            <m:ctrlPr>
              <w:ins w:id="207" w:author="俞成琴" w:date="2022-04-19T09:33:17Z">
                <w:rPr>
                  <w:rFonts w:ascii="Cambria Math" w:hAnsi="Cambria Math"/>
                  <w:i/>
                  <w:sz w:val="18"/>
                  <w:szCs w:val="18"/>
                  <w:lang w:val="en-US"/>
                </w:rPr>
              </w:ins>
            </m:ctrlPr>
          </m:sSubSupPr>
          <m:e>
            <w:ins w:id="208" w:author="俞成琴" w:date="2022-04-19T09:33:17Z">
              <m:r>
                <m:rPr/>
                <w:rPr>
                  <w:rFonts w:hint="default" w:ascii="Cambria Math" w:hAnsi="Cambria Math"/>
                  <w:sz w:val="18"/>
                  <w:szCs w:val="18"/>
                  <w:lang w:val="en-US" w:eastAsia="zh-CN"/>
                </w:rPr>
                <m:t>E</m:t>
              </m:r>
            </w:ins>
            <m:ctrlPr>
              <w:ins w:id="209" w:author="俞成琴" w:date="2022-04-19T09:33:17Z">
                <w:rPr>
                  <w:rFonts w:ascii="Cambria Math" w:hAnsi="Cambria Math"/>
                  <w:i/>
                  <w:sz w:val="18"/>
                  <w:szCs w:val="18"/>
                  <w:lang w:val="en-US"/>
                </w:rPr>
              </w:ins>
            </m:ctrlPr>
          </m:e>
          <m:sub>
            <w:ins w:id="210" w:author="俞成琴" w:date="2022-04-19T09:33:17Z">
              <m:r>
                <m:rPr/>
                <w:rPr>
                  <w:rFonts w:hint="default" w:ascii="Cambria Math" w:hAnsi="Cambria Math"/>
                  <w:sz w:val="18"/>
                  <w:szCs w:val="18"/>
                  <w:lang w:val="en-US" w:eastAsia="zh-CN"/>
                </w:rPr>
                <m:t>i</m:t>
              </m:r>
            </w:ins>
            <m:ctrlPr>
              <w:ins w:id="211" w:author="俞成琴" w:date="2022-04-19T09:33:17Z">
                <w:rPr>
                  <w:rFonts w:ascii="Cambria Math" w:hAnsi="Cambria Math"/>
                  <w:i/>
                  <w:sz w:val="18"/>
                  <w:szCs w:val="18"/>
                  <w:lang w:val="en-US"/>
                </w:rPr>
              </w:ins>
            </m:ctrlPr>
          </m:sub>
          <m:sup>
            <w:ins w:id="212" w:author="俞成琴" w:date="2022-04-19T09:33:17Z">
              <m:r>
                <m:rPr/>
                <w:rPr>
                  <w:rFonts w:hint="default" w:ascii="Cambria Math" w:hAnsi="Cambria Math"/>
                  <w:sz w:val="18"/>
                  <w:szCs w:val="18"/>
                  <w:lang w:val="en-US" w:eastAsia="zh-CN"/>
                </w:rPr>
                <m:t>'</m:t>
              </m:r>
            </w:ins>
            <m:ctrlPr>
              <w:ins w:id="213" w:author="俞成琴" w:date="2022-04-19T09:33:17Z">
                <w:rPr>
                  <w:rFonts w:ascii="Cambria Math" w:hAnsi="Cambria Math"/>
                  <w:i/>
                  <w:sz w:val="18"/>
                  <w:szCs w:val="18"/>
                  <w:lang w:val="en-US"/>
                </w:rPr>
              </w:ins>
            </m:ctrlPr>
          </m:sup>
        </m:sSubSup>
      </m:oMath>
      <w:ins w:id="214" w:author="俞成琴" w:date="2022-04-19T09:33:21Z">
        <w:r>
          <w:rPr>
            <w:rFonts w:hint="eastAsia" w:hAnsi="Cambria Math"/>
            <w:i w:val="0"/>
            <w:sz w:val="18"/>
            <w:szCs w:val="18"/>
            <w:lang w:val="en-US" w:eastAsia="zh-CN"/>
          </w:rPr>
          <w:t>的</w:t>
        </w:r>
      </w:ins>
      <w:ins w:id="215" w:author="俞成琴" w:date="2022-04-19T09:33:23Z">
        <w:r>
          <w:rPr>
            <w:rFonts w:hint="eastAsia" w:hAnsi="Cambria Math"/>
            <w:i w:val="0"/>
            <w:sz w:val="18"/>
            <w:szCs w:val="18"/>
            <w:lang w:val="en-US" w:eastAsia="zh-CN"/>
          </w:rPr>
          <w:t>计算</w:t>
        </w:r>
      </w:ins>
      <w:ins w:id="216" w:author="俞成琴" w:date="2022-04-19T09:33:27Z">
        <w:r>
          <w:rPr>
            <w:rFonts w:hint="eastAsia" w:hAnsi="Cambria Math"/>
            <w:i w:val="0"/>
            <w:sz w:val="18"/>
            <w:szCs w:val="18"/>
            <w:lang w:val="en-US" w:eastAsia="zh-CN"/>
          </w:rPr>
          <w:t>公式</w:t>
        </w:r>
      </w:ins>
      <w:ins w:id="217" w:author="俞成琴" w:date="2022-04-19T09:33:30Z">
        <w:r>
          <w:rPr>
            <w:rFonts w:hint="eastAsia" w:hAnsi="Cambria Math"/>
            <w:i w:val="0"/>
            <w:sz w:val="18"/>
            <w:szCs w:val="18"/>
            <w:lang w:val="en-US" w:eastAsia="zh-CN"/>
          </w:rPr>
          <w:t>为</w:t>
        </w:r>
      </w:ins>
      <m:oMath>
        <m:sSubSup>
          <m:sSubSupPr>
            <m:ctrlPr>
              <w:ins w:id="218" w:author="俞成琴" w:date="2022-04-19T09:34:04Z">
                <w:rPr>
                  <w:rFonts w:ascii="Cambria Math" w:hAnsi="Cambria Math"/>
                  <w:i/>
                  <w:sz w:val="18"/>
                  <w:szCs w:val="18"/>
                  <w:lang w:val="en-US"/>
                </w:rPr>
              </w:ins>
            </m:ctrlPr>
          </m:sSubSupPr>
          <m:e>
            <w:ins w:id="219" w:author="俞成琴" w:date="2022-04-19T09:34:04Z">
              <m:r>
                <m:rPr/>
                <w:rPr>
                  <w:rFonts w:hint="default" w:ascii="Cambria Math" w:hAnsi="Cambria Math"/>
                  <w:sz w:val="18"/>
                  <w:szCs w:val="18"/>
                  <w:lang w:val="en-US" w:eastAsia="zh-CN"/>
                </w:rPr>
                <m:t>E</m:t>
              </m:r>
            </w:ins>
            <m:ctrlPr>
              <w:ins w:id="220" w:author="俞成琴" w:date="2022-04-19T09:34:04Z">
                <w:rPr>
                  <w:rFonts w:ascii="Cambria Math" w:hAnsi="Cambria Math"/>
                  <w:i/>
                  <w:sz w:val="18"/>
                  <w:szCs w:val="18"/>
                  <w:lang w:val="en-US"/>
                </w:rPr>
              </w:ins>
            </m:ctrlPr>
          </m:e>
          <m:sub>
            <w:ins w:id="221" w:author="俞成琴" w:date="2022-04-19T09:34:04Z">
              <m:r>
                <m:rPr/>
                <w:rPr>
                  <w:rFonts w:hint="default" w:ascii="Cambria Math" w:hAnsi="Cambria Math"/>
                  <w:sz w:val="18"/>
                  <w:szCs w:val="18"/>
                  <w:lang w:val="en-US" w:eastAsia="zh-CN"/>
                </w:rPr>
                <m:t>i</m:t>
              </m:r>
            </w:ins>
            <m:ctrlPr>
              <w:ins w:id="222" w:author="俞成琴" w:date="2022-04-19T09:34:04Z">
                <w:rPr>
                  <w:rFonts w:ascii="Cambria Math" w:hAnsi="Cambria Math"/>
                  <w:i/>
                  <w:sz w:val="18"/>
                  <w:szCs w:val="18"/>
                  <w:lang w:val="en-US"/>
                </w:rPr>
              </w:ins>
            </m:ctrlPr>
          </m:sub>
          <m:sup>
            <w:ins w:id="223" w:author="俞成琴" w:date="2022-04-19T09:34:04Z">
              <m:r>
                <m:rPr/>
                <w:rPr>
                  <w:rFonts w:hint="default" w:ascii="Cambria Math" w:hAnsi="Cambria Math"/>
                  <w:sz w:val="18"/>
                  <w:szCs w:val="18"/>
                  <w:lang w:val="en-US" w:eastAsia="zh-CN"/>
                </w:rPr>
                <m:t>'</m:t>
              </m:r>
            </w:ins>
            <m:ctrlPr>
              <w:ins w:id="224" w:author="俞成琴" w:date="2022-04-19T09:34:04Z">
                <w:rPr>
                  <w:rFonts w:ascii="Cambria Math" w:hAnsi="Cambria Math"/>
                  <w:i/>
                  <w:sz w:val="18"/>
                  <w:szCs w:val="18"/>
                  <w:lang w:val="en-US"/>
                </w:rPr>
              </w:ins>
            </m:ctrlPr>
          </m:sup>
        </m:sSubSup>
        <w:ins w:id="225" w:author="俞成琴" w:date="2022-04-19T09:34:07Z">
          <m:r>
            <m:rPr/>
            <w:rPr>
              <w:rFonts w:hint="eastAsia" w:ascii="Cambria Math" w:hAnsi="Cambria Math"/>
              <w:sz w:val="18"/>
              <w:szCs w:val="18"/>
              <w:lang w:val="en-US" w:eastAsia="zh-CN"/>
            </w:rPr>
            <m:t>=</m:t>
          </m:r>
        </w:ins>
        <m:f>
          <m:fPr>
            <m:ctrlPr>
              <w:ins w:id="226" w:author="俞成琴" w:date="2022-04-19T09:35:21Z">
                <w:rPr>
                  <w:rFonts w:hint="eastAsia" w:ascii="Cambria Math" w:hAnsi="Cambria Math"/>
                  <w:i/>
                  <w:sz w:val="18"/>
                  <w:szCs w:val="18"/>
                  <w:lang w:val="en-US" w:eastAsia="zh-CN"/>
                </w:rPr>
              </w:ins>
            </m:ctrlPr>
          </m:fPr>
          <m:num>
            <m:sSub>
              <m:sSubPr>
                <m:ctrlPr>
                  <w:ins w:id="227" w:author="俞成琴" w:date="2022-04-19T09:38:46Z">
                    <w:rPr>
                      <w:rFonts w:hint="eastAsia" w:ascii="Cambria Math" w:hAnsi="Cambria Math"/>
                      <w:i/>
                      <w:sz w:val="18"/>
                      <w:szCs w:val="18"/>
                      <w:lang w:val="en-US" w:eastAsia="zh-CN"/>
                    </w:rPr>
                  </w:ins>
                </m:ctrlPr>
              </m:sSubPr>
              <m:e>
                <w:ins w:id="228" w:author="俞成琴" w:date="2022-04-19T09:38:49Z">
                  <m:r>
                    <m:rPr/>
                    <w:rPr>
                      <w:rFonts w:hint="default" w:ascii="Cambria Math" w:hAnsi="Cambria Math"/>
                      <w:sz w:val="18"/>
                      <w:szCs w:val="18"/>
                      <w:lang w:val="en-US" w:eastAsia="zh-CN"/>
                    </w:rPr>
                    <m:t>sum</m:t>
                  </m:r>
                </w:ins>
                <m:ctrlPr>
                  <w:ins w:id="229" w:author="俞成琴" w:date="2022-04-19T09:38:46Z">
                    <w:rPr>
                      <w:rFonts w:hint="eastAsia" w:ascii="Cambria Math" w:hAnsi="Cambria Math"/>
                      <w:i/>
                      <w:sz w:val="18"/>
                      <w:szCs w:val="18"/>
                      <w:lang w:val="en-US" w:eastAsia="zh-CN"/>
                    </w:rPr>
                  </w:ins>
                </m:ctrlPr>
              </m:e>
              <m:sub>
                <w:ins w:id="230" w:author="俞成琴" w:date="2022-04-19T09:39:00Z">
                  <m:r>
                    <m:rPr/>
                    <w:rPr>
                      <w:rFonts w:hint="default" w:ascii="Cambria Math" w:hAnsi="Cambria Math"/>
                      <w:sz w:val="18"/>
                      <w:szCs w:val="18"/>
                      <w:lang w:val="en-US" w:eastAsia="zh-CN"/>
                    </w:rPr>
                    <m:t>t</m:t>
                  </m:r>
                </w:ins>
                <m:ctrlPr>
                  <w:ins w:id="231" w:author="俞成琴" w:date="2022-04-19T09:38:46Z">
                    <w:rPr>
                      <w:rFonts w:hint="eastAsia" w:ascii="Cambria Math" w:hAnsi="Cambria Math"/>
                      <w:i/>
                      <w:sz w:val="18"/>
                      <w:szCs w:val="18"/>
                      <w:lang w:val="en-US" w:eastAsia="zh-CN"/>
                    </w:rPr>
                  </w:ins>
                </m:ctrlPr>
              </m:sub>
            </m:sSub>
            <m:ctrlPr>
              <w:ins w:id="232" w:author="俞成琴" w:date="2022-04-19T09:35:21Z">
                <w:rPr>
                  <w:rFonts w:hint="eastAsia" w:ascii="Cambria Math" w:hAnsi="Cambria Math"/>
                  <w:i/>
                  <w:sz w:val="18"/>
                  <w:szCs w:val="18"/>
                  <w:lang w:val="en-US" w:eastAsia="zh-CN"/>
                </w:rPr>
              </w:ins>
            </m:ctrlPr>
          </m:num>
          <m:den>
            <m:sSub>
              <m:sSubPr>
                <m:ctrlPr>
                  <w:ins w:id="233" w:author="俞成琴" w:date="2022-04-19T09:39:42Z">
                    <w:rPr>
                      <w:rFonts w:hint="eastAsia" w:ascii="Cambria Math" w:hAnsi="Cambria Math"/>
                      <w:i/>
                      <w:sz w:val="18"/>
                      <w:szCs w:val="18"/>
                      <w:lang w:val="en-US" w:eastAsia="zh-CN"/>
                    </w:rPr>
                  </w:ins>
                </m:ctrlPr>
              </m:sSubPr>
              <m:e>
                <w:ins w:id="234" w:author="俞成琴" w:date="2022-04-19T09:39:45Z">
                  <m:r>
                    <m:rPr/>
                    <w:rPr>
                      <w:rFonts w:hint="default" w:ascii="Cambria Math" w:hAnsi="Cambria Math"/>
                      <w:sz w:val="18"/>
                      <w:szCs w:val="18"/>
                      <w:lang w:val="en-US" w:eastAsia="zh-CN"/>
                    </w:rPr>
                    <m:t>ave</m:t>
                  </m:r>
                </w:ins>
                <m:ctrlPr>
                  <w:ins w:id="235" w:author="俞成琴" w:date="2022-04-19T09:39:42Z">
                    <w:rPr>
                      <w:rFonts w:hint="eastAsia" w:ascii="Cambria Math" w:hAnsi="Cambria Math"/>
                      <w:i/>
                      <w:sz w:val="18"/>
                      <w:szCs w:val="18"/>
                      <w:lang w:val="en-US" w:eastAsia="zh-CN"/>
                    </w:rPr>
                  </w:ins>
                </m:ctrlPr>
              </m:e>
              <m:sub>
                <w:ins w:id="236" w:author="俞成琴" w:date="2022-04-19T09:39:47Z">
                  <m:r>
                    <m:rPr/>
                    <w:rPr>
                      <w:rFonts w:hint="default" w:ascii="Cambria Math" w:hAnsi="Cambria Math"/>
                      <w:sz w:val="18"/>
                      <w:szCs w:val="18"/>
                      <w:lang w:val="en-US" w:eastAsia="zh-CN"/>
                    </w:rPr>
                    <m:t>t</m:t>
                  </m:r>
                </w:ins>
                <m:ctrlPr>
                  <w:ins w:id="237" w:author="俞成琴" w:date="2022-04-19T09:39:42Z">
                    <w:rPr>
                      <w:rFonts w:hint="eastAsia" w:ascii="Cambria Math" w:hAnsi="Cambria Math"/>
                      <w:i/>
                      <w:sz w:val="18"/>
                      <w:szCs w:val="18"/>
                      <w:lang w:val="en-US" w:eastAsia="zh-CN"/>
                    </w:rPr>
                  </w:ins>
                </m:ctrlPr>
              </m:sub>
            </m:sSub>
            <m:ctrlPr>
              <w:ins w:id="238" w:author="俞成琴" w:date="2022-04-19T09:35:21Z">
                <w:rPr>
                  <w:rFonts w:hint="eastAsia" w:ascii="Cambria Math" w:hAnsi="Cambria Math"/>
                  <w:i/>
                  <w:sz w:val="18"/>
                  <w:szCs w:val="18"/>
                  <w:lang w:val="en-US" w:eastAsia="zh-CN"/>
                </w:rPr>
              </w:ins>
            </m:ctrlPr>
          </m:den>
        </m:f>
      </m:oMath>
      <w:ins w:id="239" w:author="俞成琴" w:date="2022-04-19T09:39:57Z">
        <w:r>
          <w:rPr>
            <w:rFonts w:hint="eastAsia" w:hAnsi="Cambria Math"/>
            <w:i w:val="0"/>
            <w:sz w:val="18"/>
            <w:szCs w:val="18"/>
            <w:lang w:val="en-US" w:eastAsia="zh-CN"/>
          </w:rPr>
          <w:t>，</w:t>
        </w:r>
      </w:ins>
      <w:ins w:id="240" w:author="俞成琴" w:date="2022-04-19T09:40:00Z">
        <w:r>
          <w:rPr>
            <w:rFonts w:hint="eastAsia" w:hAnsi="Cambria Math"/>
            <w:i w:val="0"/>
            <w:sz w:val="18"/>
            <w:szCs w:val="18"/>
            <w:lang w:val="en-US" w:eastAsia="zh-CN"/>
          </w:rPr>
          <w:t>其中</w:t>
        </w:r>
      </w:ins>
      <m:oMath>
        <m:sSub>
          <m:sSubPr>
            <m:ctrlPr>
              <w:ins w:id="241" w:author="俞成琴" w:date="2022-04-19T09:40:05Z">
                <w:rPr>
                  <w:rFonts w:hint="eastAsia" w:ascii="Cambria Math" w:hAnsi="Cambria Math"/>
                  <w:i/>
                  <w:sz w:val="18"/>
                  <w:szCs w:val="18"/>
                  <w:lang w:val="en-US" w:eastAsia="zh-CN"/>
                </w:rPr>
              </w:ins>
            </m:ctrlPr>
          </m:sSubPr>
          <m:e>
            <w:ins w:id="242" w:author="俞成琴" w:date="2022-04-19T09:40:05Z">
              <m:r>
                <m:rPr/>
                <w:rPr>
                  <w:rFonts w:hint="default" w:ascii="Cambria Math" w:hAnsi="Cambria Math"/>
                  <w:sz w:val="18"/>
                  <w:szCs w:val="18"/>
                  <w:lang w:val="en-US" w:eastAsia="zh-CN"/>
                </w:rPr>
                <m:t>sum</m:t>
              </m:r>
            </w:ins>
            <m:ctrlPr>
              <w:ins w:id="243" w:author="俞成琴" w:date="2022-04-19T09:40:05Z">
                <w:rPr>
                  <w:rFonts w:hint="eastAsia" w:ascii="Cambria Math" w:hAnsi="Cambria Math"/>
                  <w:i/>
                  <w:sz w:val="18"/>
                  <w:szCs w:val="18"/>
                  <w:lang w:val="en-US" w:eastAsia="zh-CN"/>
                </w:rPr>
              </w:ins>
            </m:ctrlPr>
          </m:e>
          <m:sub>
            <w:ins w:id="244" w:author="俞成琴" w:date="2022-04-19T09:40:05Z">
              <m:r>
                <m:rPr/>
                <w:rPr>
                  <w:rFonts w:hint="default" w:ascii="Cambria Math" w:hAnsi="Cambria Math"/>
                  <w:sz w:val="18"/>
                  <w:szCs w:val="18"/>
                  <w:lang w:val="en-US" w:eastAsia="zh-CN"/>
                </w:rPr>
                <m:t>t</m:t>
              </m:r>
            </w:ins>
            <m:ctrlPr>
              <w:ins w:id="245" w:author="俞成琴" w:date="2022-04-19T09:40:05Z">
                <w:rPr>
                  <w:rFonts w:hint="eastAsia" w:ascii="Cambria Math" w:hAnsi="Cambria Math"/>
                  <w:i/>
                  <w:sz w:val="18"/>
                  <w:szCs w:val="18"/>
                  <w:lang w:val="en-US" w:eastAsia="zh-CN"/>
                </w:rPr>
              </w:ins>
            </m:ctrlPr>
          </m:sub>
        </m:sSub>
      </m:oMath>
      <w:ins w:id="246" w:author="俞成琴" w:date="2022-04-19T09:40:09Z">
        <w:r>
          <w:rPr>
            <w:rFonts w:hint="eastAsia" w:hAnsi="Cambria Math"/>
            <w:i w:val="0"/>
            <w:sz w:val="18"/>
            <w:szCs w:val="18"/>
            <w:lang w:val="en-US" w:eastAsia="zh-CN"/>
          </w:rPr>
          <w:t>表示</w:t>
        </w:r>
      </w:ins>
      <w:ins w:id="247" w:author="俞成琴" w:date="2022-04-19T09:40:13Z">
        <w:r>
          <w:rPr>
            <w:rFonts w:hint="eastAsia" w:hAnsi="Cambria Math"/>
            <w:i w:val="0"/>
            <w:sz w:val="18"/>
            <w:szCs w:val="18"/>
            <w:lang w:val="en-US" w:eastAsia="zh-CN"/>
          </w:rPr>
          <w:t>在</w:t>
        </w:r>
      </w:ins>
      <w:ins w:id="248" w:author="俞成琴" w:date="2022-04-19T09:40:17Z">
        <w:r>
          <w:rPr>
            <w:rFonts w:hint="eastAsia" w:hAnsi="Cambria Math"/>
            <w:i w:val="0"/>
            <w:sz w:val="18"/>
            <w:szCs w:val="18"/>
            <w:lang w:val="en-US" w:eastAsia="zh-CN"/>
          </w:rPr>
          <w:t>该轮</w:t>
        </w:r>
      </w:ins>
      <w:ins w:id="249" w:author="俞成琴" w:date="2022-04-19T09:40:20Z">
        <w:r>
          <w:rPr>
            <w:rFonts w:hint="eastAsia" w:hAnsi="Cambria Math"/>
            <w:i w:val="0"/>
            <w:sz w:val="18"/>
            <w:szCs w:val="18"/>
            <w:lang w:val="en-US" w:eastAsia="zh-CN"/>
          </w:rPr>
          <w:t>任务</w:t>
        </w:r>
      </w:ins>
      <w:ins w:id="250" w:author="俞成琴" w:date="2022-04-19T09:40:22Z">
        <w:r>
          <w:rPr>
            <w:rFonts w:hint="eastAsia" w:hAnsi="Cambria Math"/>
            <w:i w:val="0"/>
            <w:sz w:val="18"/>
            <w:szCs w:val="18"/>
            <w:lang w:val="en-US" w:eastAsia="zh-CN"/>
          </w:rPr>
          <w:t>选择</w:t>
        </w:r>
      </w:ins>
      <w:ins w:id="251" w:author="俞成琴" w:date="2022-04-19T09:40:25Z">
        <w:r>
          <w:rPr>
            <w:rFonts w:hint="eastAsia" w:hAnsi="Cambria Math"/>
            <w:i w:val="0"/>
            <w:sz w:val="18"/>
            <w:szCs w:val="18"/>
            <w:lang w:val="en-US" w:eastAsia="zh-CN"/>
          </w:rPr>
          <w:t>中</w:t>
        </w:r>
      </w:ins>
      <w:ins w:id="252" w:author="俞成琴" w:date="2022-04-19T09:40:54Z">
        <w:r>
          <w:rPr>
            <w:rFonts w:hint="eastAsia" w:hAnsi="Cambria Math"/>
            <w:i w:val="0"/>
            <w:sz w:val="18"/>
            <w:szCs w:val="18"/>
            <w:lang w:val="en-US" w:eastAsia="zh-CN"/>
          </w:rPr>
          <w:t>被选</w:t>
        </w:r>
      </w:ins>
      <w:ins w:id="253" w:author="俞成琴" w:date="2022-04-19T09:40:59Z">
        <w:r>
          <w:rPr>
            <w:rFonts w:hint="eastAsia" w:hAnsi="Cambria Math"/>
            <w:i w:val="0"/>
            <w:sz w:val="18"/>
            <w:szCs w:val="18"/>
            <w:lang w:val="en-US" w:eastAsia="zh-CN"/>
          </w:rPr>
          <w:t>任务</w:t>
        </w:r>
      </w:ins>
      <w:ins w:id="254" w:author="俞成琴" w:date="2022-04-19T09:41:00Z">
        <w:r>
          <w:rPr>
            <w:rFonts w:hint="eastAsia" w:hAnsi="Cambria Math"/>
            <w:i w:val="0"/>
            <w:sz w:val="18"/>
            <w:szCs w:val="18"/>
            <w:lang w:val="en-US" w:eastAsia="zh-CN"/>
          </w:rPr>
          <w:t>的</w:t>
        </w:r>
      </w:ins>
      <w:ins w:id="255" w:author="俞成琴" w:date="2022-04-19T09:41:03Z">
        <w:r>
          <w:rPr>
            <w:rFonts w:hint="eastAsia" w:hAnsi="Cambria Math"/>
            <w:i w:val="0"/>
            <w:sz w:val="18"/>
            <w:szCs w:val="18"/>
            <w:lang w:val="en-US" w:eastAsia="zh-CN"/>
          </w:rPr>
          <w:t>总数</w:t>
        </w:r>
      </w:ins>
      <w:ins w:id="256" w:author="俞成琴" w:date="2022-04-19T09:41:05Z">
        <w:r>
          <w:rPr>
            <w:rFonts w:hint="eastAsia" w:hAnsi="Cambria Math"/>
            <w:i w:val="0"/>
            <w:sz w:val="18"/>
            <w:szCs w:val="18"/>
            <w:lang w:val="en-US" w:eastAsia="zh-CN"/>
          </w:rPr>
          <w:t>，</w:t>
        </w:r>
      </w:ins>
      <m:oMath>
        <m:sSub>
          <m:sSubPr>
            <m:ctrlPr>
              <w:ins w:id="257" w:author="俞成琴" w:date="2022-04-19T09:41:11Z">
                <w:rPr>
                  <w:rFonts w:hint="eastAsia" w:ascii="Cambria Math" w:hAnsi="Cambria Math"/>
                  <w:i/>
                  <w:sz w:val="18"/>
                  <w:szCs w:val="18"/>
                  <w:lang w:val="en-US" w:eastAsia="zh-CN"/>
                </w:rPr>
              </w:ins>
            </m:ctrlPr>
          </m:sSubPr>
          <m:e>
            <w:ins w:id="258" w:author="俞成琴" w:date="2022-04-19T09:41:11Z">
              <m:r>
                <m:rPr/>
                <w:rPr>
                  <w:rFonts w:hint="default" w:ascii="Cambria Math" w:hAnsi="Cambria Math"/>
                  <w:sz w:val="18"/>
                  <w:szCs w:val="18"/>
                  <w:lang w:val="en-US" w:eastAsia="zh-CN"/>
                </w:rPr>
                <m:t>ave</m:t>
              </m:r>
            </w:ins>
            <m:ctrlPr>
              <w:ins w:id="259" w:author="俞成琴" w:date="2022-04-19T09:41:11Z">
                <w:rPr>
                  <w:rFonts w:hint="eastAsia" w:ascii="Cambria Math" w:hAnsi="Cambria Math"/>
                  <w:i/>
                  <w:sz w:val="18"/>
                  <w:szCs w:val="18"/>
                  <w:lang w:val="en-US" w:eastAsia="zh-CN"/>
                </w:rPr>
              </w:ins>
            </m:ctrlPr>
          </m:e>
          <m:sub>
            <w:ins w:id="260" w:author="俞成琴" w:date="2022-04-19T09:41:11Z">
              <m:r>
                <m:rPr/>
                <w:rPr>
                  <w:rFonts w:hint="default" w:ascii="Cambria Math" w:hAnsi="Cambria Math"/>
                  <w:sz w:val="18"/>
                  <w:szCs w:val="18"/>
                  <w:lang w:val="en-US" w:eastAsia="zh-CN"/>
                </w:rPr>
                <m:t>t</m:t>
              </m:r>
            </w:ins>
            <m:ctrlPr>
              <w:ins w:id="261" w:author="俞成琴" w:date="2022-04-19T09:41:11Z">
                <w:rPr>
                  <w:rFonts w:hint="eastAsia" w:ascii="Cambria Math" w:hAnsi="Cambria Math"/>
                  <w:i/>
                  <w:sz w:val="18"/>
                  <w:szCs w:val="18"/>
                  <w:lang w:val="en-US" w:eastAsia="zh-CN"/>
                </w:rPr>
              </w:ins>
            </m:ctrlPr>
          </m:sub>
        </m:sSub>
      </m:oMath>
      <w:ins w:id="262" w:author="俞成琴" w:date="2022-04-19T09:41:15Z">
        <w:r>
          <w:rPr>
            <w:rFonts w:hint="eastAsia" w:hAnsi="Cambria Math"/>
            <w:i w:val="0"/>
            <w:sz w:val="18"/>
            <w:szCs w:val="18"/>
            <w:lang w:val="en-US" w:eastAsia="zh-CN"/>
          </w:rPr>
          <w:t>表示</w:t>
        </w:r>
      </w:ins>
      <w:ins w:id="263" w:author="俞成琴" w:date="2022-04-19T09:42:01Z">
        <w:r>
          <w:rPr>
            <w:rFonts w:hint="eastAsia" w:hAnsi="Cambria Math"/>
            <w:i w:val="0"/>
            <w:sz w:val="18"/>
            <w:szCs w:val="18"/>
            <w:lang w:val="en-US" w:eastAsia="zh-CN"/>
          </w:rPr>
          <w:t>参与者</w:t>
        </w:r>
      </w:ins>
      <w:ins w:id="264" w:author="俞成琴" w:date="2022-04-19T09:42:02Z">
        <w:r>
          <w:rPr>
            <w:rFonts w:hint="eastAsia" w:hAnsi="Cambria Math"/>
            <w:i w:val="0"/>
            <w:sz w:val="18"/>
            <w:szCs w:val="18"/>
            <w:lang w:val="en-US" w:eastAsia="zh-CN"/>
          </w:rPr>
          <w:t>对</w:t>
        </w:r>
      </w:ins>
      <w:ins w:id="265" w:author="俞成琴" w:date="2022-04-19T09:41:36Z">
        <w:r>
          <w:rPr>
            <w:rFonts w:hint="eastAsia" w:hAnsi="Cambria Math"/>
            <w:i w:val="0"/>
            <w:sz w:val="18"/>
            <w:szCs w:val="18"/>
            <w:lang w:val="en-US" w:eastAsia="zh-CN"/>
          </w:rPr>
          <w:t>被选</w:t>
        </w:r>
      </w:ins>
      <w:ins w:id="266" w:author="俞成琴" w:date="2022-04-19T09:41:38Z">
        <w:r>
          <w:rPr>
            <w:rFonts w:hint="eastAsia" w:hAnsi="Cambria Math"/>
            <w:i w:val="0"/>
            <w:sz w:val="18"/>
            <w:szCs w:val="18"/>
            <w:lang w:val="en-US" w:eastAsia="zh-CN"/>
          </w:rPr>
          <w:t>任务的</w:t>
        </w:r>
      </w:ins>
      <w:ins w:id="267" w:author="俞成琴" w:date="2022-04-19T09:41:41Z">
        <w:r>
          <w:rPr>
            <w:rFonts w:hint="eastAsia" w:hAnsi="Cambria Math"/>
            <w:i w:val="0"/>
            <w:sz w:val="18"/>
            <w:szCs w:val="18"/>
            <w:lang w:val="en-US" w:eastAsia="zh-CN"/>
          </w:rPr>
          <w:t>平均</w:t>
        </w:r>
      </w:ins>
      <w:ins w:id="268" w:author="俞成琴" w:date="2022-04-19T09:42:07Z">
        <w:r>
          <w:rPr>
            <w:rFonts w:hint="eastAsia" w:hAnsi="Cambria Math"/>
            <w:i w:val="0"/>
            <w:sz w:val="18"/>
            <w:szCs w:val="18"/>
            <w:lang w:val="en-US" w:eastAsia="zh-CN"/>
          </w:rPr>
          <w:t>出价</w:t>
        </w:r>
      </w:ins>
      <w:ins w:id="269" w:author="俞成琴" w:date="2022-04-19T09:42:08Z">
        <w:r>
          <w:rPr>
            <w:rFonts w:hint="eastAsia" w:hAnsi="Cambria Math"/>
            <w:i w:val="0"/>
            <w:sz w:val="18"/>
            <w:szCs w:val="18"/>
            <w:lang w:val="en-US" w:eastAsia="zh-CN"/>
          </w:rPr>
          <w:t>。</w:t>
        </w:r>
        <w:commentRangeEnd w:id="22"/>
      </w:ins>
      <w:r>
        <w:commentReference w:id="22"/>
      </w:r>
    </w:p>
    <w:p>
      <w:pPr>
        <w:spacing w:line="240" w:lineRule="auto"/>
        <w:ind w:firstLine="360" w:firstLineChars="200"/>
        <w:jc w:val="left"/>
        <w:rPr>
          <w:sz w:val="18"/>
          <w:szCs w:val="18"/>
          <w:lang w:eastAsia="zh-CN"/>
        </w:rPr>
      </w:pPr>
      <w:r>
        <w:rPr>
          <w:rFonts w:hint="eastAsia"/>
          <w:sz w:val="18"/>
          <w:szCs w:val="18"/>
          <w:lang w:eastAsia="zh-CN"/>
        </w:rPr>
        <w:t>雾节点与任务的选择情况由匹配矩阵</w:t>
      </w:r>
      <m:oMath>
        <m:r>
          <m:rPr/>
          <m:t>E</m:t>
        </m:r>
      </m:oMath>
      <w:r>
        <w:rPr>
          <w:rFonts w:hint="eastAsia"/>
          <w:sz w:val="18"/>
          <w:szCs w:val="18"/>
          <w:lang w:eastAsia="zh-CN"/>
        </w:rPr>
        <w:t>表示为：</w:t>
      </w:r>
    </w:p>
    <w:p>
      <w:pPr>
        <w:spacing w:line="240" w:lineRule="auto"/>
        <w:ind w:firstLine="360" w:firstLineChars="200"/>
        <w:jc w:val="right"/>
        <w:rPr>
          <w:sz w:val="18"/>
          <w:szCs w:val="18"/>
          <w:lang w:eastAsia="zh-CN"/>
        </w:rPr>
      </w:pPr>
      <w:r>
        <w:rPr>
          <w:rFonts w:hint="eastAsia"/>
          <w:sz w:val="18"/>
          <w:szCs w:val="18"/>
          <w:lang w:eastAsia="zh-CN"/>
        </w:rPr>
        <w:tab/>
      </w:r>
      <m:oMath>
        <m:r>
          <m:rPr/>
          <m:t>E</m:t>
        </m:r>
        <m:r>
          <m:rPr>
            <m:sty m:val="p"/>
          </m:rPr>
          <m:t>=</m:t>
        </m:r>
        <m:d>
          <m:dPr>
            <m:begChr m:val="["/>
            <m:endChr m:val="]"/>
            <m:ctrlPr>
              <w:rPr>
                <w:rFonts w:ascii="Cambria Math" w:hAnsi="Cambria Math"/>
              </w:rPr>
            </m:ctrlPr>
          </m:dPr>
          <m:e>
            <m:m>
              <m:mPr>
                <m:mcs>
                  <m:mc>
                    <m:mcPr>
                      <m:count m:val="4"/>
                      <m:mcJc m:val="center"/>
                    </m:mcPr>
                  </m:mc>
                </m:mcs>
                <m:plcHide m:val="1"/>
                <m:ctrlPr>
                  <w:rPr>
                    <w:rFonts w:ascii="Cambria Math" w:hAnsi="Cambria Math"/>
                    <w:i/>
                  </w:rPr>
                </m:ctrlPr>
              </m:mPr>
              <m:mr>
                <m:e>
                  <m:sSub>
                    <m:sSubPr/>
                    <m:e>
                      <m:r>
                        <m:rPr/>
                        <m:t>a</m:t>
                      </m:r>
                    </m:e>
                    <m:sub>
                      <m:r>
                        <m:rPr>
                          <m:sty m:val="p"/>
                        </m:rPr>
                        <m:t>11</m:t>
                      </m:r>
                    </m:sub>
                  </m:sSub>
                  <m:ctrlPr>
                    <w:rPr>
                      <w:rFonts w:ascii="Cambria Math" w:hAnsi="Cambria Math"/>
                      <w:i/>
                    </w:rPr>
                  </m:ctrlPr>
                </m:e>
                <m:e>
                  <m:sSub>
                    <m:sSubPr/>
                    <m:e>
                      <m:r>
                        <m:rPr/>
                        <m:t>a</m:t>
                      </m:r>
                    </m:e>
                    <m:sub>
                      <m:r>
                        <m:rPr>
                          <m:sty m:val="p"/>
                        </m:rPr>
                        <m:t>12</m:t>
                      </m:r>
                    </m:sub>
                  </m:sSub>
                  <m:ctrlPr>
                    <w:rPr>
                      <w:rFonts w:ascii="Cambria Math" w:hAnsi="Cambria Math"/>
                      <w:i/>
                    </w:rPr>
                  </m:ctrlPr>
                </m:e>
                <m:e>
                  <m:r>
                    <m:rPr>
                      <m:sty m:val="p"/>
                    </m:rPr>
                    <m:t>…</m:t>
                  </m:r>
                  <m:ctrlPr>
                    <w:rPr>
                      <w:rFonts w:ascii="Cambria Math" w:hAnsi="Cambria Math"/>
                      <w:i/>
                    </w:rPr>
                  </m:ctrlPr>
                </m:e>
                <m:e>
                  <m:sSub>
                    <m:sSubPr/>
                    <m:e>
                      <m:r>
                        <m:rPr/>
                        <m:t>a</m:t>
                      </m:r>
                    </m:e>
                    <m:sub>
                      <m:r>
                        <m:rPr>
                          <m:sty m:val="p"/>
                        </m:rPr>
                        <m:t>1</m:t>
                      </m:r>
                      <m:r>
                        <m:rPr/>
                        <m:t>J</m:t>
                      </m:r>
                    </m:sub>
                  </m:sSub>
                  <m:ctrlPr>
                    <w:rPr>
                      <w:rFonts w:ascii="Cambria Math" w:hAnsi="Cambria Math"/>
                      <w:i/>
                    </w:rPr>
                  </m:ctrlPr>
                </m:e>
              </m:mr>
              <m:mr>
                <m:e>
                  <m:sSub>
                    <m:sSubPr/>
                    <m:e>
                      <m:r>
                        <m:rPr/>
                        <m:t>a</m:t>
                      </m:r>
                    </m:e>
                    <m:sub>
                      <m:r>
                        <m:rPr>
                          <m:sty m:val="p"/>
                        </m:rPr>
                        <m:t>21</m:t>
                      </m:r>
                    </m:sub>
                  </m:sSub>
                  <m:ctrlPr>
                    <w:rPr>
                      <w:rFonts w:ascii="Cambria Math" w:hAnsi="Cambria Math"/>
                      <w:i/>
                    </w:rPr>
                  </m:ctrlPr>
                </m:e>
                <m:e>
                  <m:sSub>
                    <m:sSubPr/>
                    <m:e>
                      <m:r>
                        <m:rPr/>
                        <m:t>a</m:t>
                      </m:r>
                    </m:e>
                    <m:sub>
                      <m:r>
                        <m:rPr>
                          <m:sty m:val="p"/>
                        </m:rPr>
                        <m:t>22</m:t>
                      </m:r>
                    </m:sub>
                  </m:sSub>
                  <m:ctrlPr>
                    <w:rPr>
                      <w:rFonts w:ascii="Cambria Math" w:hAnsi="Cambria Math"/>
                      <w:i/>
                    </w:rPr>
                  </m:ctrlPr>
                </m:e>
                <m:e>
                  <m:r>
                    <m:rPr>
                      <m:sty m:val="p"/>
                    </m:rPr>
                    <m:t>…</m:t>
                  </m:r>
                  <m:ctrlPr>
                    <w:rPr>
                      <w:rFonts w:ascii="Cambria Math" w:hAnsi="Cambria Math"/>
                      <w:i/>
                    </w:rPr>
                  </m:ctrlPr>
                </m:e>
                <m:e>
                  <m:sSub>
                    <m:sSubPr/>
                    <m:e>
                      <m:r>
                        <m:rPr/>
                        <m:t>a</m:t>
                      </m:r>
                    </m:e>
                    <m:sub>
                      <m:r>
                        <m:rPr>
                          <m:sty m:val="p"/>
                        </m:rPr>
                        <m:t>2</m:t>
                      </m:r>
                      <m:r>
                        <m:rPr/>
                        <m:t>J</m:t>
                      </m:r>
                    </m:sub>
                  </m:sSub>
                  <m:ctrlPr>
                    <w:rPr>
                      <w:rFonts w:ascii="Cambria Math" w:hAnsi="Cambria Math"/>
                      <w:i/>
                    </w:rPr>
                  </m:ctrlPr>
                </m:e>
              </m:mr>
              <m:mr>
                <m:e>
                  <m:r>
                    <m:rPr>
                      <m:sty m:val="p"/>
                    </m:rPr>
                    <m:t>…</m:t>
                  </m:r>
                  <m:ctrlPr>
                    <w:rPr>
                      <w:rFonts w:ascii="Cambria Math" w:hAnsi="Cambria Math"/>
                      <w:i/>
                    </w:rPr>
                  </m:ctrlPr>
                </m:e>
                <m:e>
                  <m:r>
                    <m:rPr>
                      <m:sty m:val="p"/>
                    </m:rPr>
                    <m:t>…</m:t>
                  </m:r>
                  <m:ctrlPr>
                    <w:rPr>
                      <w:rFonts w:ascii="Cambria Math" w:hAnsi="Cambria Math"/>
                      <w:i/>
                    </w:rPr>
                  </m:ctrlPr>
                </m:e>
                <m:e>
                  <m:r>
                    <m:rPr>
                      <m:sty m:val="p"/>
                    </m:rPr>
                    <m:t>…</m:t>
                  </m:r>
                  <m:ctrlPr>
                    <w:rPr>
                      <w:rFonts w:ascii="Cambria Math" w:hAnsi="Cambria Math"/>
                      <w:i/>
                    </w:rPr>
                  </m:ctrlPr>
                </m:e>
                <m:e>
                  <m:r>
                    <m:rPr>
                      <m:sty m:val="p"/>
                    </m:rPr>
                    <m:t>…</m:t>
                  </m:r>
                  <m:ctrlPr>
                    <w:rPr>
                      <w:rFonts w:ascii="Cambria Math" w:hAnsi="Cambria Math"/>
                      <w:i/>
                    </w:rPr>
                  </m:ctrlPr>
                </m:e>
              </m:mr>
              <m:mr>
                <m:e>
                  <m:sSub>
                    <m:sSubPr/>
                    <m:e>
                      <m:r>
                        <m:rPr/>
                        <m:t>a</m:t>
                      </m:r>
                    </m:e>
                    <m:sub>
                      <m:r>
                        <m:rPr/>
                        <m:t>I</m:t>
                      </m:r>
                      <m:r>
                        <m:rPr>
                          <m:sty m:val="p"/>
                        </m:rPr>
                        <m:t>1</m:t>
                      </m:r>
                    </m:sub>
                  </m:sSub>
                  <m:ctrlPr>
                    <w:rPr>
                      <w:rFonts w:ascii="Cambria Math" w:hAnsi="Cambria Math"/>
                      <w:i/>
                    </w:rPr>
                  </m:ctrlPr>
                </m:e>
                <m:e>
                  <m:sSub>
                    <m:sSubPr/>
                    <m:e>
                      <m:r>
                        <m:rPr/>
                        <m:t>a</m:t>
                      </m:r>
                    </m:e>
                    <m:sub>
                      <m:r>
                        <m:rPr/>
                        <m:t>I</m:t>
                      </m:r>
                      <m:r>
                        <m:rPr>
                          <m:sty m:val="p"/>
                        </m:rPr>
                        <m:t>2</m:t>
                      </m:r>
                    </m:sub>
                  </m:sSub>
                  <m:ctrlPr>
                    <w:rPr>
                      <w:rFonts w:ascii="Cambria Math" w:hAnsi="Cambria Math"/>
                      <w:i/>
                    </w:rPr>
                  </m:ctrlPr>
                </m:e>
                <m:e>
                  <m:r>
                    <m:rPr>
                      <m:sty m:val="p"/>
                    </m:rPr>
                    <m:t>…</m:t>
                  </m:r>
                  <m:ctrlPr>
                    <w:rPr>
                      <w:rFonts w:ascii="Cambria Math" w:hAnsi="Cambria Math"/>
                      <w:i/>
                    </w:rPr>
                  </m:ctrlPr>
                </m:e>
                <m:e>
                  <m:sSub>
                    <m:sSubPr/>
                    <m:e>
                      <m:r>
                        <m:rPr/>
                        <m:t>a</m:t>
                      </m:r>
                    </m:e>
                    <m:sub>
                      <m:r>
                        <m:rPr/>
                        <m:t>IJ</m:t>
                      </m:r>
                    </m:sub>
                  </m:sSub>
                  <m:ctrlPr>
                    <w:rPr>
                      <w:rFonts w:ascii="Cambria Math" w:hAnsi="Cambria Math"/>
                      <w:i/>
                    </w:rPr>
                  </m:ctrlPr>
                </m:e>
              </m:mr>
            </m:m>
            <m:ctrlPr>
              <w:rPr>
                <w:rFonts w:ascii="Cambria Math" w:hAnsi="Cambria Math"/>
              </w:rPr>
            </m:ctrlPr>
          </m:e>
        </m:d>
        <m:r>
          <m:rPr>
            <m:sty m:val="p"/>
          </m:rPr>
          <w:rPr>
            <w:rFonts w:hint="default" w:ascii="Cambria Math" w:hAnsi="Cambria Math"/>
            <w:lang w:val="en-US" w:eastAsia="zh-CN"/>
          </w:rPr>
          <m:t xml:space="preserve">                          (22)</m:t>
        </m:r>
      </m:oMath>
    </w:p>
    <w:p>
      <w:pPr>
        <w:spacing w:line="240" w:lineRule="auto"/>
        <w:ind w:firstLine="360" w:firstLineChars="200"/>
        <w:jc w:val="left"/>
        <w:rPr>
          <w:sz w:val="18"/>
          <w:szCs w:val="18"/>
          <w:lang w:eastAsia="zh-CN"/>
        </w:rPr>
      </w:pPr>
      <w:r>
        <w:rPr>
          <w:rFonts w:hint="eastAsia"/>
          <w:sz w:val="18"/>
          <w:szCs w:val="18"/>
          <w:lang w:eastAsia="zh-CN"/>
        </w:rPr>
        <w:t>首轮所有元素均为零，雾节点出价后，则雾节点</w:t>
      </w:r>
      <w:r>
        <w:rPr>
          <w:rFonts w:hint="eastAsia"/>
          <w:sz w:val="18"/>
          <w:szCs w:val="18"/>
          <w:lang w:val="en-US" w:eastAsia="zh-CN"/>
        </w:rPr>
        <w:t>i</w:t>
      </w:r>
      <w:r>
        <w:rPr>
          <w:rFonts w:hint="eastAsia"/>
          <w:sz w:val="18"/>
          <w:szCs w:val="18"/>
          <w:lang w:eastAsia="zh-CN"/>
        </w:rPr>
        <w:t>和任务</w:t>
      </w:r>
      <w:r>
        <w:rPr>
          <w:rFonts w:hint="eastAsia"/>
          <w:sz w:val="18"/>
          <w:szCs w:val="18"/>
          <w:lang w:val="en-US" w:eastAsia="zh-CN"/>
        </w:rPr>
        <w:t>j</w:t>
      </w:r>
      <w:r>
        <w:rPr>
          <w:rFonts w:hint="eastAsia"/>
          <w:sz w:val="18"/>
          <w:szCs w:val="18"/>
          <w:lang w:eastAsia="zh-CN"/>
        </w:rPr>
        <w:t>对应的矩阵元素</w:t>
      </w:r>
      <m:oMath>
        <m:sSub>
          <m:sSubPr/>
          <m:e>
            <m:r>
              <m:rPr/>
              <m:t>a</m:t>
            </m:r>
          </m:e>
          <m:sub>
            <m:r>
              <m:rPr>
                <m:sty m:val="p"/>
              </m:rPr>
              <w:rPr>
                <w:rFonts w:hint="default" w:ascii="Cambria Math" w:hAnsi="Cambria Math"/>
                <w:lang w:val="en-US" w:eastAsia="zh-CN"/>
              </w:rPr>
              <m:t>i,j</m:t>
            </m:r>
          </m:sub>
        </m:sSub>
        <m:r>
          <m:rPr>
            <m:sty m:val="p"/>
          </m:rPr>
          <w:rPr>
            <w:rFonts w:hint="default" w:ascii="Cambria Math" w:hAnsi="Cambria Math"/>
            <w:lang w:val="en-US" w:eastAsia="zh-CN"/>
          </w:rPr>
          <m:t>=1</m:t>
        </m:r>
      </m:oMath>
      <w:r>
        <w:rPr>
          <w:rFonts w:hint="eastAsia"/>
          <w:sz w:val="18"/>
          <w:szCs w:val="18"/>
          <w:lang w:eastAsia="zh-CN"/>
        </w:rPr>
        <w:t>，否则</w:t>
      </w:r>
      <m:oMath>
        <m:sSub>
          <m:sSubPr/>
          <m:e>
            <m:r>
              <m:rPr/>
              <m:t>a</m:t>
            </m:r>
          </m:e>
          <m:sub>
            <m:r>
              <m:rPr>
                <m:sty m:val="p"/>
              </m:rPr>
              <w:rPr>
                <w:rFonts w:hint="default" w:ascii="Cambria Math" w:hAnsi="Cambria Math"/>
                <w:lang w:val="en-US" w:eastAsia="zh-CN"/>
              </w:rPr>
              <m:t>i,j</m:t>
            </m:r>
          </m:sub>
        </m:sSub>
        <m:r>
          <m:rPr>
            <m:sty m:val="p"/>
          </m:rPr>
          <w:rPr>
            <w:rFonts w:hint="default" w:ascii="Cambria Math" w:hAnsi="Cambria Math"/>
            <w:lang w:val="en-US" w:eastAsia="zh-CN"/>
          </w:rPr>
          <m:t>=0</m:t>
        </m:r>
      </m:oMath>
      <w:r>
        <w:rPr>
          <w:rFonts w:hint="eastAsia"/>
          <w:sz w:val="18"/>
          <w:szCs w:val="18"/>
          <w:lang w:eastAsia="zh-CN"/>
        </w:rPr>
        <w:t>。如果匹配矩阵每列至多只有1个元素为1，则输出匹配矩阵，否则表示任务</w:t>
      </w:r>
      <w:r>
        <w:rPr>
          <w:rFonts w:hint="eastAsia"/>
          <w:sz w:val="18"/>
          <w:szCs w:val="18"/>
          <w:lang w:val="en-US" w:eastAsia="zh-CN"/>
        </w:rPr>
        <w:t>j</w:t>
      </w:r>
      <w:r>
        <w:rPr>
          <w:rFonts w:hint="eastAsia"/>
          <w:sz w:val="18"/>
          <w:szCs w:val="18"/>
          <w:lang w:eastAsia="zh-CN"/>
        </w:rPr>
        <w:t>被多个雾节点选择，由</w:t>
      </w:r>
      <w:ins w:id="270" w:author="俞成琴" w:date="2022-04-14T14:28:03Z">
        <w:r>
          <w:rPr>
            <w:rFonts w:hint="eastAsia"/>
            <w:sz w:val="18"/>
            <w:szCs w:val="18"/>
            <w:lang w:eastAsia="zh-CN"/>
          </w:rPr>
          <w:t>用户终端</w:t>
        </w:r>
      </w:ins>
      <w:r>
        <w:rPr>
          <w:rFonts w:hint="eastAsia"/>
          <w:sz w:val="18"/>
          <w:szCs w:val="18"/>
          <w:lang w:eastAsia="zh-CN"/>
        </w:rPr>
        <w:t>设备反选雾节点，这个过程通过Vickrey拍卖方式确定赢得任务的雾节点和任务最终成交价，即出价最低的雾节点</w:t>
      </w:r>
      <w:r>
        <w:rPr>
          <w:rFonts w:hint="eastAsia"/>
          <w:sz w:val="18"/>
          <w:szCs w:val="18"/>
          <w:lang w:val="en-US" w:eastAsia="zh-CN"/>
        </w:rPr>
        <w:t>i</w:t>
      </w:r>
      <w:r>
        <w:rPr>
          <w:rFonts w:hint="eastAsia"/>
          <w:sz w:val="18"/>
          <w:szCs w:val="18"/>
          <w:lang w:eastAsia="zh-CN"/>
        </w:rPr>
        <w:t>成为该任务的优胜者，该轮第二低的出价</w:t>
      </w:r>
      <w:r>
        <w:rPr>
          <w:rFonts w:ascii="Times New Roman" w:hAnsi="Times New Roman" w:cs="Times New Roman"/>
          <w:kern w:val="16"/>
          <w:sz w:val="18"/>
          <w:szCs w:val="18"/>
        </w:rPr>
        <w:t xml:space="preserve"> </w:t>
      </w:r>
      <m:oMath>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b</m:t>
            </m:r>
            <m:r>
              <m:rPr>
                <m:sty m:val="p"/>
              </m:rPr>
              <w:rPr>
                <w:rFonts w:hint="default" w:ascii="Cambria Math" w:hAnsi="Cambria Math" w:cs="Times New Roman"/>
                <w:kern w:val="16"/>
                <w:sz w:val="18"/>
                <w:szCs w:val="18"/>
                <w:lang w:val="en-US" w:eastAsia="zh-CN"/>
              </w:rPr>
              <m: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oMath>
      <w:r>
        <w:rPr>
          <w:rFonts w:hint="eastAsia"/>
          <w:sz w:val="18"/>
          <w:szCs w:val="18"/>
          <w:lang w:eastAsia="zh-CN"/>
        </w:rPr>
        <w:t>为最终任务</w:t>
      </w:r>
      <w:r>
        <w:rPr>
          <w:rFonts w:hint="eastAsia"/>
          <w:sz w:val="18"/>
          <w:szCs w:val="18"/>
          <w:lang w:val="en-US" w:eastAsia="zh-CN"/>
        </w:rPr>
        <w:t>j</w:t>
      </w:r>
      <w:r>
        <w:rPr>
          <w:rFonts w:hint="eastAsia"/>
          <w:sz w:val="18"/>
          <w:szCs w:val="18"/>
          <w:lang w:eastAsia="zh-CN"/>
        </w:rPr>
        <w:t>最终需支付的报酬</w:t>
      </w:r>
      <m:oMath>
        <m:sSub>
          <m:sSubPr/>
          <m:e>
            <m:r>
              <m:rPr/>
              <w:rPr>
                <w:rFonts w:hint="default" w:ascii="Cambria Math" w:hAnsi="Cambria Math"/>
                <w:lang w:val="en-US" w:eastAsia="zh-CN"/>
              </w:rPr>
              <m:t>p</m:t>
            </m:r>
          </m:e>
          <m:sub>
            <m:r>
              <m:rPr/>
              <m:t>i</m:t>
            </m:r>
            <m:r>
              <m:rPr>
                <m:sty m:val="p"/>
              </m:rPr>
              <m:t>,</m:t>
            </m:r>
            <m:r>
              <m:rPr/>
              <m:t>j</m:t>
            </m:r>
          </m:sub>
        </m:sSub>
      </m:oMath>
      <w:r>
        <w:rPr>
          <w:rFonts w:hint="eastAsia"/>
          <w:sz w:val="18"/>
          <w:szCs w:val="18"/>
          <w:lang w:eastAsia="zh-CN"/>
        </w:rPr>
        <w:t>，同时将匹配成功的雾节点和任务对应的匹配矩阵元素</w:t>
      </w:r>
      <m:oMath>
        <m:sSub>
          <m:sSubPr/>
          <m:e>
            <m:r>
              <m:rPr/>
              <m:t>a</m:t>
            </m:r>
          </m:e>
          <m:sub>
            <m:r>
              <m:rPr>
                <m:sty m:val="p"/>
              </m:rPr>
              <w:rPr>
                <w:rFonts w:hint="default" w:ascii="Cambria Math" w:hAnsi="Cambria Math"/>
                <w:lang w:val="en-US" w:eastAsia="zh-CN"/>
              </w:rPr>
              <m:t>i,j</m:t>
            </m:r>
          </m:sub>
        </m:sSub>
        <m:r>
          <m:rPr>
            <m:sty m:val="p"/>
          </m:rPr>
          <w:rPr>
            <w:rFonts w:hint="default" w:ascii="Cambria Math" w:hAnsi="Cambria Math"/>
            <w:lang w:val="en-US" w:eastAsia="zh-CN"/>
          </w:rPr>
          <m:t>=1</m:t>
        </m:r>
      </m:oMath>
      <w:r>
        <w:rPr>
          <w:rFonts w:hint="eastAsia"/>
          <w:sz w:val="18"/>
          <w:szCs w:val="18"/>
          <w:lang w:eastAsia="zh-CN"/>
        </w:rPr>
        <w:t>，该列其他元素修改为0。</w:t>
      </w:r>
    </w:p>
    <w:p>
      <w:pPr>
        <w:spacing w:line="240" w:lineRule="auto"/>
        <w:ind w:firstLine="360" w:firstLineChars="200"/>
        <w:jc w:val="left"/>
        <w:rPr>
          <w:sz w:val="18"/>
          <w:szCs w:val="18"/>
          <w:lang w:eastAsia="zh-CN"/>
        </w:rPr>
      </w:pPr>
      <w:r>
        <w:rPr>
          <w:rFonts w:hint="eastAsia"/>
          <w:sz w:val="18"/>
          <w:szCs w:val="18"/>
          <w:lang w:eastAsia="zh-CN"/>
        </w:rPr>
        <w:t>由此，如果雾节点</w:t>
      </w:r>
      <w:ins w:id="271" w:author="俞成琴" w:date="2022-04-19T09:45:42Z">
        <w:r>
          <w:rPr>
            <w:rFonts w:hint="eastAsia"/>
            <w:sz w:val="18"/>
            <w:szCs w:val="18"/>
            <w:lang w:val="en-US" w:eastAsia="zh-CN"/>
          </w:rPr>
          <w:t>参与</w:t>
        </w:r>
      </w:ins>
      <w:r>
        <w:rPr>
          <w:rFonts w:hint="eastAsia"/>
          <w:sz w:val="18"/>
          <w:szCs w:val="18"/>
          <w:lang w:eastAsia="zh-CN"/>
        </w:rPr>
        <w:t>出价并最终获得任务，定义雾节点的效用为任务成交价与其对任务出价的差值，否则雾节点效用为0</w:t>
      </w:r>
      <w:ins w:id="272" w:author="俞成琴" w:date="2022-04-19T09:43:45Z">
        <w:r>
          <w:rPr>
            <w:rFonts w:hint="eastAsia"/>
            <w:sz w:val="18"/>
            <w:szCs w:val="18"/>
            <w:lang w:eastAsia="zh-CN"/>
          </w:rPr>
          <w:t>，</w:t>
        </w:r>
      </w:ins>
      <w:ins w:id="273" w:author="俞成琴" w:date="2022-04-19T09:43:47Z">
        <w:r>
          <w:rPr>
            <w:rFonts w:hint="eastAsia"/>
            <w:sz w:val="18"/>
            <w:szCs w:val="18"/>
            <w:lang w:val="en-US" w:eastAsia="zh-CN"/>
          </w:rPr>
          <w:t>此外</w:t>
        </w:r>
      </w:ins>
      <w:ins w:id="274" w:author="俞成琴" w:date="2022-04-19T09:43:50Z">
        <w:r>
          <w:rPr>
            <w:rFonts w:hint="eastAsia"/>
            <w:sz w:val="18"/>
            <w:szCs w:val="18"/>
            <w:lang w:val="en-US" w:eastAsia="zh-CN"/>
          </w:rPr>
          <w:t>，</w:t>
        </w:r>
      </w:ins>
      <w:ins w:id="275" w:author="俞成琴" w:date="2022-04-19T09:43:52Z">
        <w:r>
          <w:rPr>
            <w:rFonts w:hint="eastAsia"/>
            <w:sz w:val="18"/>
            <w:szCs w:val="18"/>
            <w:lang w:val="en-US" w:eastAsia="zh-CN"/>
          </w:rPr>
          <w:t>还需</w:t>
        </w:r>
      </w:ins>
      <w:ins w:id="276" w:author="俞成琴" w:date="2022-04-19T09:45:26Z">
        <w:r>
          <w:rPr>
            <w:rFonts w:hint="eastAsia"/>
            <w:sz w:val="18"/>
            <w:szCs w:val="18"/>
            <w:lang w:val="en-US" w:eastAsia="zh-CN"/>
          </w:rPr>
          <w:t>加上</w:t>
        </w:r>
      </w:ins>
      <w:ins w:id="277" w:author="俞成琴" w:date="2022-04-19T09:45:31Z">
        <w:r>
          <w:rPr>
            <w:rFonts w:hint="eastAsia"/>
            <w:sz w:val="18"/>
            <w:szCs w:val="18"/>
            <w:lang w:val="en-US" w:eastAsia="zh-CN"/>
          </w:rPr>
          <w:t>平台</w:t>
        </w:r>
      </w:ins>
      <w:ins w:id="278" w:author="俞成琴" w:date="2022-04-19T09:45:33Z">
        <w:r>
          <w:rPr>
            <w:rFonts w:hint="eastAsia"/>
            <w:sz w:val="18"/>
            <w:szCs w:val="18"/>
            <w:lang w:val="en-US" w:eastAsia="zh-CN"/>
          </w:rPr>
          <w:t>对</w:t>
        </w:r>
      </w:ins>
      <w:ins w:id="279" w:author="俞成琴" w:date="2022-04-19T09:45:35Z">
        <w:r>
          <w:rPr>
            <w:rFonts w:hint="eastAsia"/>
            <w:sz w:val="18"/>
            <w:szCs w:val="18"/>
            <w:lang w:val="en-US" w:eastAsia="zh-CN"/>
          </w:rPr>
          <w:t>参与</w:t>
        </w:r>
      </w:ins>
      <w:ins w:id="280" w:author="俞成琴" w:date="2022-04-19T09:46:01Z">
        <w:r>
          <w:rPr>
            <w:rFonts w:hint="eastAsia"/>
            <w:sz w:val="18"/>
            <w:szCs w:val="18"/>
            <w:lang w:val="en-US" w:eastAsia="zh-CN"/>
          </w:rPr>
          <w:t>雾节点</w:t>
        </w:r>
      </w:ins>
      <w:ins w:id="281" w:author="俞成琴" w:date="2022-04-19T09:46:21Z">
        <w:r>
          <w:rPr>
            <w:rFonts w:hint="eastAsia"/>
            <w:sz w:val="18"/>
            <w:szCs w:val="18"/>
            <w:lang w:val="en-US" w:eastAsia="zh-CN"/>
          </w:rPr>
          <w:t>按照</w:t>
        </w:r>
      </w:ins>
      <w:ins w:id="282" w:author="俞成琴" w:date="2022-04-19T09:46:24Z">
        <w:r>
          <w:rPr>
            <w:rFonts w:hint="eastAsia"/>
            <w:sz w:val="18"/>
            <w:szCs w:val="18"/>
            <w:lang w:val="en-US" w:eastAsia="zh-CN"/>
          </w:rPr>
          <w:t>出价</w:t>
        </w:r>
      </w:ins>
      <w:ins w:id="283" w:author="俞成琴" w:date="2022-04-19T09:46:28Z">
        <w:r>
          <w:rPr>
            <w:rFonts w:hint="eastAsia"/>
            <w:sz w:val="18"/>
            <w:szCs w:val="18"/>
            <w:lang w:val="en-US" w:eastAsia="zh-CN"/>
          </w:rPr>
          <w:t>公式</w:t>
        </w:r>
      </w:ins>
      <w:ins w:id="284" w:author="俞成琴" w:date="2022-04-19T09:46:31Z">
        <w:r>
          <w:rPr>
            <w:rFonts w:hint="eastAsia"/>
            <w:sz w:val="18"/>
            <w:szCs w:val="18"/>
            <w:lang w:val="en-US" w:eastAsia="zh-CN"/>
          </w:rPr>
          <w:t>进行</w:t>
        </w:r>
      </w:ins>
      <w:ins w:id="285" w:author="俞成琴" w:date="2022-04-19T09:46:33Z">
        <w:r>
          <w:rPr>
            <w:rFonts w:hint="eastAsia"/>
            <w:sz w:val="18"/>
            <w:szCs w:val="18"/>
            <w:lang w:val="en-US" w:eastAsia="zh-CN"/>
          </w:rPr>
          <w:t>报价</w:t>
        </w:r>
      </w:ins>
      <w:ins w:id="286" w:author="俞成琴" w:date="2022-04-19T09:46:05Z">
        <w:r>
          <w:rPr>
            <w:rFonts w:hint="eastAsia"/>
            <w:sz w:val="18"/>
            <w:szCs w:val="18"/>
            <w:lang w:val="en-US" w:eastAsia="zh-CN"/>
          </w:rPr>
          <w:t>的</w:t>
        </w:r>
      </w:ins>
      <w:ins w:id="287" w:author="俞成琴" w:date="2022-04-19T09:46:07Z">
        <w:r>
          <w:rPr>
            <w:rFonts w:hint="eastAsia"/>
            <w:sz w:val="18"/>
            <w:szCs w:val="18"/>
            <w:lang w:val="en-US" w:eastAsia="zh-CN"/>
          </w:rPr>
          <w:t>额外</w:t>
        </w:r>
      </w:ins>
      <w:ins w:id="288" w:author="俞成琴" w:date="2022-04-19T09:46:09Z">
        <w:r>
          <w:rPr>
            <w:rFonts w:hint="eastAsia"/>
            <w:sz w:val="18"/>
            <w:szCs w:val="18"/>
            <w:lang w:val="en-US" w:eastAsia="zh-CN"/>
          </w:rPr>
          <w:t>奖励</w:t>
        </w:r>
      </w:ins>
      <w:r>
        <w:rPr>
          <w:rFonts w:hint="eastAsia"/>
          <w:sz w:val="18"/>
          <w:szCs w:val="18"/>
          <w:lang w:eastAsia="zh-CN"/>
        </w:rPr>
        <w:t>。雾节点</w:t>
      </w:r>
      <w:r>
        <w:rPr>
          <w:rFonts w:hint="eastAsia"/>
          <w:sz w:val="18"/>
          <w:szCs w:val="18"/>
          <w:lang w:val="en-US" w:eastAsia="zh-CN"/>
        </w:rPr>
        <w:t>i</w:t>
      </w:r>
      <w:r>
        <w:rPr>
          <w:rFonts w:hint="eastAsia"/>
          <w:sz w:val="18"/>
          <w:szCs w:val="18"/>
          <w:lang w:eastAsia="zh-CN"/>
        </w:rPr>
        <w:t>在本轮总效用如公式（</w:t>
      </w:r>
      <w:r>
        <w:rPr>
          <w:rFonts w:hint="eastAsia"/>
          <w:sz w:val="18"/>
          <w:szCs w:val="18"/>
          <w:lang w:val="en-US" w:eastAsia="zh-CN"/>
        </w:rPr>
        <w:t>23</w:t>
      </w:r>
      <w:r>
        <w:rPr>
          <w:rFonts w:hint="eastAsia"/>
          <w:sz w:val="18"/>
          <w:szCs w:val="18"/>
          <w:lang w:eastAsia="zh-CN"/>
        </w:rPr>
        <w:t>）所示：</w:t>
      </w:r>
    </w:p>
    <w:p>
      <w:pPr>
        <w:spacing w:line="240" w:lineRule="auto"/>
        <w:ind w:firstLine="360" w:firstLineChars="200"/>
        <w:jc w:val="right"/>
        <w:rPr>
          <w:rFonts w:hint="default" w:hAnsi="Cambria Math" w:eastAsiaTheme="minorEastAsia"/>
          <w:i w:val="0"/>
          <w:lang w:val="en-US" w:eastAsia="zh-CN"/>
        </w:rPr>
      </w:pPr>
      <w:r>
        <w:rPr>
          <w:rFonts w:hint="eastAsia"/>
          <w:sz w:val="18"/>
          <w:szCs w:val="18"/>
          <w:lang w:eastAsia="zh-CN"/>
        </w:rPr>
        <w:tab/>
      </w:r>
      <m:oMath>
        <m:sSub>
          <m:sSubPr/>
          <m:e>
            <m:r>
              <m:rPr/>
              <m:t>u</m:t>
            </m:r>
          </m:e>
          <m:sub>
            <m:r>
              <m:rPr/>
              <m:t>i</m:t>
            </m:r>
          </m:sub>
        </m:sSub>
        <m:r>
          <m:rPr>
            <m:sty m:val="p"/>
          </m:rPr>
          <m:t>=</m:t>
        </m:r>
        <m:sSub>
          <m:sSubPr/>
          <m:e>
            <m:r>
              <m:rPr/>
              <m:t>a</m:t>
            </m:r>
          </m:e>
          <m:sub>
            <m:r>
              <m:rPr/>
              <m:t>i</m:t>
            </m:r>
            <m:r>
              <m:rPr>
                <m:sty m:val="p"/>
              </m:rPr>
              <m:t>,</m:t>
            </m:r>
            <m:r>
              <m:rPr/>
              <m:t>j</m:t>
            </m:r>
          </m:sub>
        </m:sSub>
        <m:d>
          <m:dPr>
            <m:ctrlPr>
              <w:rPr>
                <w:rFonts w:ascii="Cambria Math" w:hAnsi="Cambria Math"/>
              </w:rPr>
            </m:ctrlPr>
          </m:dPr>
          <m:e>
            <m:sSub>
              <m:sSubPr/>
              <m:e>
                <m:r>
                  <m:rPr/>
                  <m:t>p</m:t>
                </m:r>
              </m:e>
              <m:sub>
                <m:r>
                  <m:rPr/>
                  <m:t>i</m:t>
                </m:r>
                <m:r>
                  <m:rPr>
                    <m:sty m:val="p"/>
                  </m:rPr>
                  <m:t>,</m:t>
                </m:r>
                <m:r>
                  <m:rPr/>
                  <m:t>j</m:t>
                </m:r>
              </m:sub>
            </m:sSub>
            <m:r>
              <m:rPr>
                <m:sty m:val="p"/>
              </m:rPr>
              <m:t>−</m:t>
            </m:r>
            <m:sSub>
              <m:sSubPr/>
              <m:e>
                <m:r>
                  <m:rPr/>
                  <m:t>b</m:t>
                </m:r>
              </m:e>
              <m:sub>
                <m:r>
                  <m:rPr/>
                  <m:t>i</m:t>
                </m:r>
                <m:r>
                  <m:rPr>
                    <m:sty m:val="p"/>
                  </m:rPr>
                  <m:t>,</m:t>
                </m:r>
                <m:r>
                  <m:rPr/>
                  <m:t>j</m:t>
                </m:r>
              </m:sub>
            </m:sSub>
            <m:ctrlPr>
              <w:rPr>
                <w:rFonts w:ascii="Cambria Math" w:hAnsi="Cambria Math"/>
              </w:rPr>
            </m:ctrlPr>
          </m:e>
        </m:d>
        <w:ins w:id="289" w:author="俞成琴" w:date="2022-04-19T09:47:20Z">
          <m:r>
            <m:rPr>
              <m:sty m:val="p"/>
            </m:rPr>
            <w:rPr>
              <w:rFonts w:hint="default" w:ascii="Cambria Math" w:hAnsi="Cambria Math"/>
              <w:lang w:val="en-US" w:eastAsia="zh-CN"/>
            </w:rPr>
            <m:t>+</m:t>
          </m:r>
        </w:ins>
        <w:ins w:id="290" w:author="俞成琴" w:date="2022-04-19T09:47:24Z">
          <m:r>
            <m:rPr>
              <m:sty m:val="p"/>
            </m:rPr>
            <w:rPr>
              <w:rFonts w:hint="default" w:ascii="Cambria Math" w:hAnsi="Cambria Math"/>
              <w:lang w:val="en-US" w:eastAsia="zh-CN"/>
            </w:rPr>
            <m:t>0.0</m:t>
          </m:r>
        </w:ins>
        <w:ins w:id="291" w:author="俞成琴" w:date="2022-04-19T09:47:26Z">
          <m:r>
            <m:rPr>
              <m:sty m:val="p"/>
            </m:rPr>
            <w:rPr>
              <w:rFonts w:hint="default" w:ascii="Cambria Math" w:hAnsi="Cambria Math"/>
              <w:lang w:val="en-US" w:eastAsia="zh-CN"/>
            </w:rPr>
            <m:t>5</m:t>
          </m:r>
        </w:ins>
        <m:sSubSup>
          <m:sSubSupPr>
            <m:ctrlPr>
              <w:ins w:id="292" w:author="俞成琴" w:date="2022-04-19T09:47:38Z">
                <w:rPr>
                  <w:rFonts w:ascii="Cambria Math" w:hAnsi="Cambria Math"/>
                  <w:i/>
                  <w:sz w:val="18"/>
                  <w:szCs w:val="18"/>
                  <w:lang w:val="en-US"/>
                </w:rPr>
              </w:ins>
            </m:ctrlPr>
          </m:sSubSupPr>
          <m:e>
            <w:ins w:id="293" w:author="俞成琴" w:date="2022-04-19T09:47:38Z">
              <m:r>
                <m:rPr/>
                <w:rPr>
                  <w:rFonts w:hint="default" w:ascii="Cambria Math" w:hAnsi="Cambria Math"/>
                  <w:sz w:val="18"/>
                  <w:szCs w:val="18"/>
                  <w:lang w:val="en-US" w:eastAsia="zh-CN"/>
                </w:rPr>
                <m:t>E</m:t>
              </m:r>
            </w:ins>
            <m:ctrlPr>
              <w:ins w:id="294" w:author="俞成琴" w:date="2022-04-19T09:47:38Z">
                <w:rPr>
                  <w:rFonts w:ascii="Cambria Math" w:hAnsi="Cambria Math"/>
                  <w:i/>
                  <w:sz w:val="18"/>
                  <w:szCs w:val="18"/>
                  <w:lang w:val="en-US"/>
                </w:rPr>
              </w:ins>
            </m:ctrlPr>
          </m:e>
          <m:sub>
            <w:ins w:id="295" w:author="俞成琴" w:date="2022-04-19T09:47:38Z">
              <m:r>
                <m:rPr/>
                <w:rPr>
                  <w:rFonts w:hint="default" w:ascii="Cambria Math" w:hAnsi="Cambria Math"/>
                  <w:sz w:val="18"/>
                  <w:szCs w:val="18"/>
                  <w:lang w:val="en-US" w:eastAsia="zh-CN"/>
                </w:rPr>
                <m:t>i</m:t>
              </m:r>
            </w:ins>
            <m:ctrlPr>
              <w:ins w:id="296" w:author="俞成琴" w:date="2022-04-19T09:47:38Z">
                <w:rPr>
                  <w:rFonts w:ascii="Cambria Math" w:hAnsi="Cambria Math"/>
                  <w:i/>
                  <w:sz w:val="18"/>
                  <w:szCs w:val="18"/>
                  <w:lang w:val="en-US"/>
                </w:rPr>
              </w:ins>
            </m:ctrlPr>
          </m:sub>
          <m:sup>
            <w:ins w:id="297" w:author="俞成琴" w:date="2022-04-19T09:47:38Z">
              <m:r>
                <m:rPr/>
                <w:rPr>
                  <w:rFonts w:hint="default" w:ascii="Cambria Math" w:hAnsi="Cambria Math"/>
                  <w:sz w:val="18"/>
                  <w:szCs w:val="18"/>
                  <w:lang w:val="en-US" w:eastAsia="zh-CN"/>
                </w:rPr>
                <m:t>'</m:t>
              </m:r>
            </w:ins>
            <m:ctrlPr>
              <w:ins w:id="298" w:author="俞成琴" w:date="2022-04-19T09:47:38Z">
                <w:rPr>
                  <w:rFonts w:ascii="Cambria Math" w:hAnsi="Cambria Math"/>
                  <w:i/>
                  <w:sz w:val="18"/>
                  <w:szCs w:val="18"/>
                  <w:lang w:val="en-US"/>
                </w:rPr>
              </w:ins>
            </m:ctrlPr>
          </m:sup>
        </m:sSubSup>
        <m:r>
          <m:rPr>
            <m:sty m:val="p"/>
          </m:rPr>
          <w:rPr>
            <w:rFonts w:hint="default" w:ascii="Cambria Math" w:hAnsi="Cambria Math"/>
            <w:lang w:val="en-US" w:eastAsia="zh-CN"/>
          </w:rPr>
          <m:t xml:space="preserve">                              (23)</m:t>
        </m:r>
      </m:oMath>
    </w:p>
    <w:p>
      <w:pPr>
        <w:snapToGrid w:val="0"/>
        <w:spacing w:line="240" w:lineRule="auto"/>
        <w:ind w:firstLine="360" w:firstLineChars="200"/>
        <w:jc w:val="left"/>
        <w:rPr>
          <w:sz w:val="18"/>
          <w:szCs w:val="18"/>
          <w:lang w:eastAsia="zh-CN"/>
        </w:rPr>
      </w:pPr>
      <w:r>
        <w:rPr>
          <w:rFonts w:hint="eastAsia"/>
          <w:sz w:val="18"/>
          <w:szCs w:val="18"/>
          <w:lang w:eastAsia="zh-CN"/>
        </w:rPr>
        <w:t>根据</w:t>
      </w:r>
      <w:r>
        <w:rPr>
          <w:rFonts w:hint="eastAsia"/>
          <w:sz w:val="18"/>
          <w:szCs w:val="18"/>
          <w:lang w:val="en-US" w:eastAsia="zh-CN"/>
        </w:rPr>
        <w:t>3.3.2</w:t>
      </w:r>
      <w:r>
        <w:rPr>
          <w:rFonts w:hint="eastAsia"/>
          <w:sz w:val="18"/>
          <w:szCs w:val="18"/>
          <w:lang w:eastAsia="zh-CN"/>
        </w:rPr>
        <w:t>节对雾节点行为模式的分析，首先雾节点的偏好会随任务发布而发生改变，然后雾节点再根据其偏好选择任务类型，并根据偏好对所选任务出价，基于此本文提出雾节点选择算法，如算法4-1所示。</w:t>
      </w:r>
    </w:p>
    <w:tbl>
      <w:tblPr>
        <w:tblStyle w:val="108"/>
        <w:tblW w:w="4998" w:type="dxa"/>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8"/>
      </w:tblGrid>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 w:hRule="atLeast"/>
        </w:trPr>
        <w:tc>
          <w:tcPr>
            <w:tcW w:w="4998" w:type="dxa"/>
            <w:tcBorders>
              <w:bottom w:val="single" w:color="000000" w:themeColor="text1" w:sz="6" w:space="0"/>
              <w:tl2br w:val="nil"/>
              <w:tr2bl w:val="nil"/>
            </w:tcBorders>
            <w:shd w:val="clear" w:color="auto" w:fill="auto"/>
          </w:tcPr>
          <w:p>
            <w:pPr>
              <w:snapToGrid w:val="0"/>
              <w:spacing w:line="240" w:lineRule="auto"/>
              <w:ind w:firstLine="360" w:firstLineChars="200"/>
              <w:jc w:val="left"/>
              <w:rPr>
                <w:sz w:val="18"/>
                <w:szCs w:val="18"/>
                <w:lang w:eastAsia="zh-CN"/>
              </w:rPr>
            </w:pPr>
            <w:r>
              <w:rPr>
                <w:rFonts w:hint="eastAsia"/>
                <w:sz w:val="18"/>
                <w:szCs w:val="18"/>
                <w:lang w:eastAsia="zh-CN"/>
              </w:rPr>
              <w:t>算法4-1：</w:t>
            </w:r>
            <w:r>
              <w:rPr>
                <w:rFonts w:hint="default" w:ascii="Times New Roman" w:hAnsi="Times New Roman"/>
                <w:sz w:val="18"/>
                <w:szCs w:val="18"/>
                <w:lang w:eastAsia="zh-CN"/>
              </w:rPr>
              <w:t>PRM</w:t>
            </w:r>
            <w:r>
              <w:rPr>
                <w:rFonts w:hint="eastAsia"/>
                <w:sz w:val="18"/>
                <w:szCs w:val="18"/>
                <w:lang w:eastAsia="zh-CN"/>
              </w:rPr>
              <w:t>雾节点选择算法</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6" w:hRule="atLeast"/>
        </w:trPr>
        <w:tc>
          <w:tcPr>
            <w:tcW w:w="4660" w:type="dxa"/>
            <w:tcBorders>
              <w:top w:val="single" w:color="000000" w:themeColor="text1" w:sz="6" w:space="0"/>
            </w:tcBorders>
            <w:shd w:val="clear" w:color="auto" w:fill="auto"/>
            <w:vAlign w:val="top"/>
          </w:tcPr>
          <w:p>
            <w:pPr>
              <w:snapToGrid w:val="0"/>
              <w:spacing w:line="240" w:lineRule="auto"/>
              <w:ind w:firstLine="0" w:firstLineChars="0"/>
              <w:jc w:val="left"/>
              <w:rPr>
                <w:sz w:val="18"/>
                <w:szCs w:val="18"/>
                <w:lang w:eastAsia="zh-CN"/>
              </w:rPr>
            </w:pPr>
            <w:r>
              <w:rPr>
                <w:rFonts w:hint="eastAsia"/>
                <w:sz w:val="18"/>
                <w:szCs w:val="18"/>
                <w:lang w:eastAsia="zh-CN"/>
              </w:rPr>
              <w:t>Input：</w:t>
            </w:r>
            <m:oMath>
              <m:r>
                <m:rPr>
                  <m:sty m:val="p"/>
                </m:rPr>
                <w:rPr>
                  <w:rFonts w:ascii="Cambria Math" w:hAnsi="Cambria Math"/>
                  <w:sz w:val="18"/>
                  <w:szCs w:val="18"/>
                  <w:lang w:eastAsia="zh-CN"/>
                </w:rPr>
                <m:t>Γ=</m:t>
              </m:r>
              <m:d>
                <m:dPr>
                  <m:begChr m:val="{"/>
                  <m:endChr m:val="}"/>
                  <m:ctrlPr>
                    <w:rPr>
                      <w:rFonts w:ascii="Cambria Math" w:hAnsi="Cambria Math"/>
                      <w:sz w:val="18"/>
                      <w:szCs w:val="18"/>
                      <w:lang w:eastAsia="zh-CN"/>
                    </w:rPr>
                  </m:ctrlPr>
                </m:dPr>
                <m:e>
                  <m:sSub>
                    <m:sSubPr>
                      <m:ctrlPr>
                        <w:rPr>
                          <w:rFonts w:ascii="Cambria Math" w:hAnsi="Cambria Math"/>
                          <w:sz w:val="18"/>
                          <w:szCs w:val="18"/>
                          <w:lang w:eastAsia="zh-CN"/>
                        </w:rPr>
                      </m:ctrlPr>
                    </m:sSubPr>
                    <m:e>
                      <m:r>
                        <m:rPr>
                          <m:sty m:val="p"/>
                        </m:rPr>
                        <w:rPr>
                          <w:rFonts w:ascii="Cambria Math" w:hAnsi="Cambria Math"/>
                          <w:sz w:val="18"/>
                          <w:szCs w:val="18"/>
                          <w:lang w:eastAsia="zh-CN"/>
                        </w:rPr>
                        <m:t>τ</m:t>
                      </m:r>
                      <m:ctrlPr>
                        <w:rPr>
                          <w:rFonts w:ascii="Cambria Math" w:hAnsi="Cambria Math"/>
                          <w:sz w:val="18"/>
                          <w:szCs w:val="18"/>
                          <w:lang w:eastAsia="zh-CN"/>
                        </w:rPr>
                      </m:ctrlPr>
                    </m:e>
                    <m:sub>
                      <m:r>
                        <m:rPr>
                          <m:nor/>
                          <m:sty m:val="p"/>
                        </m:rPr>
                        <w:rPr>
                          <w:rFonts w:ascii="Cambria Math" w:hAnsi="Cambria Math"/>
                          <w:b w:val="0"/>
                          <w:i w:val="0"/>
                          <w:sz w:val="18"/>
                          <w:szCs w:val="18"/>
                          <w:lang w:eastAsia="zh-CN"/>
                        </w:rPr>
                        <m:t>goal </m:t>
                      </m:r>
                      <m:ctrlPr>
                        <w:rPr>
                          <w:rFonts w:ascii="Cambria Math" w:hAnsi="Cambria Math"/>
                          <w:sz w:val="18"/>
                          <w:szCs w:val="18"/>
                          <w:lang w:eastAsia="zh-CN"/>
                        </w:rPr>
                      </m:ctrlPr>
                    </m:sub>
                  </m:sSub>
                  <m:r>
                    <m:rPr>
                      <m:sty m:val="p"/>
                    </m:rPr>
                    <w:rPr>
                      <w:rFonts w:ascii="Cambria Math" w:hAnsi="Cambria Math"/>
                      <w:sz w:val="18"/>
                      <w:szCs w:val="18"/>
                      <w:lang w:eastAsia="zh-CN"/>
                    </w:rPr>
                    <m:t>,</m:t>
                  </m:r>
                  <m:sSub>
                    <m:sSubPr>
                      <m:ctrlPr>
                        <w:rPr>
                          <w:rFonts w:ascii="Cambria Math" w:hAnsi="Cambria Math"/>
                          <w:sz w:val="18"/>
                          <w:szCs w:val="18"/>
                          <w:lang w:eastAsia="zh-CN"/>
                        </w:rPr>
                      </m:ctrlPr>
                    </m:sSubPr>
                    <m:e>
                      <m:r>
                        <m:rPr>
                          <m:sty m:val="p"/>
                        </m:rPr>
                        <w:rPr>
                          <w:rFonts w:ascii="Cambria Math" w:hAnsi="Cambria Math"/>
                          <w:sz w:val="18"/>
                          <w:szCs w:val="18"/>
                          <w:lang w:eastAsia="zh-CN"/>
                        </w:rPr>
                        <m:t>τ</m:t>
                      </m:r>
                      <m:ctrlPr>
                        <w:rPr>
                          <w:rFonts w:ascii="Cambria Math" w:hAnsi="Cambria Math"/>
                          <w:sz w:val="18"/>
                          <w:szCs w:val="18"/>
                          <w:lang w:eastAsia="zh-CN"/>
                        </w:rPr>
                      </m:ctrlPr>
                    </m:e>
                    <m:sub>
                      <m:r>
                        <m:rPr>
                          <m:nor/>
                          <m:sty m:val="p"/>
                        </m:rPr>
                        <w:rPr>
                          <w:rFonts w:ascii="Cambria Math" w:hAnsi="Cambria Math"/>
                          <w:b w:val="0"/>
                          <w:i w:val="0"/>
                          <w:sz w:val="18"/>
                          <w:szCs w:val="18"/>
                          <w:lang w:eastAsia="zh-CN"/>
                        </w:rPr>
                        <m:t>co</m:t>
                      </m:r>
                      <m:r>
                        <m:rPr>
                          <m:nor/>
                          <m:sty m:val="p"/>
                        </m:rPr>
                        <w:rPr>
                          <w:rFonts w:hint="default" w:ascii="Cambria Math" w:hAnsi="Cambria Math"/>
                          <w:b w:val="0"/>
                          <w:i w:val="0"/>
                          <w:sz w:val="18"/>
                          <w:szCs w:val="18"/>
                          <w:lang w:val="en-US" w:eastAsia="zh-CN"/>
                        </w:rPr>
                        <m:t>mp</m:t>
                      </m:r>
                      <m:r>
                        <m:rPr>
                          <m:nor/>
                          <m:sty m:val="p"/>
                        </m:rPr>
                        <w:rPr>
                          <w:rFonts w:ascii="Cambria Math" w:hAnsi="Cambria Math"/>
                          <w:b w:val="0"/>
                          <w:i w:val="0"/>
                          <w:sz w:val="18"/>
                          <w:szCs w:val="18"/>
                          <w:lang w:eastAsia="zh-CN"/>
                        </w:rPr>
                        <m:t>ete </m:t>
                      </m:r>
                      <m:ctrlPr>
                        <w:rPr>
                          <w:rFonts w:ascii="Cambria Math" w:hAnsi="Cambria Math"/>
                          <w:sz w:val="18"/>
                          <w:szCs w:val="18"/>
                          <w:lang w:eastAsia="zh-CN"/>
                        </w:rPr>
                      </m:ctrlPr>
                    </m:sub>
                  </m:sSub>
                  <m:r>
                    <m:rPr>
                      <m:sty m:val="p"/>
                    </m:rPr>
                    <w:rPr>
                      <w:rFonts w:ascii="Cambria Math" w:hAnsi="Cambria Math"/>
                      <w:sz w:val="18"/>
                      <w:szCs w:val="18"/>
                      <w:lang w:eastAsia="zh-CN"/>
                    </w:rPr>
                    <m:t>,</m:t>
                  </m:r>
                  <m:sSub>
                    <m:sSubPr>
                      <m:ctrlPr>
                        <w:rPr>
                          <w:rFonts w:ascii="Cambria Math" w:hAnsi="Cambria Math"/>
                          <w:sz w:val="18"/>
                          <w:szCs w:val="18"/>
                          <w:lang w:eastAsia="zh-CN"/>
                        </w:rPr>
                      </m:ctrlPr>
                    </m:sSubPr>
                    <m:e>
                      <m:r>
                        <m:rPr>
                          <m:sty m:val="p"/>
                        </m:rPr>
                        <w:rPr>
                          <w:rFonts w:ascii="Cambria Math" w:hAnsi="Cambria Math"/>
                          <w:sz w:val="18"/>
                          <w:szCs w:val="18"/>
                          <w:lang w:eastAsia="zh-CN"/>
                        </w:rPr>
                        <m:t>τ</m:t>
                      </m:r>
                      <m:ctrlPr>
                        <w:rPr>
                          <w:rFonts w:ascii="Cambria Math" w:hAnsi="Cambria Math"/>
                          <w:sz w:val="18"/>
                          <w:szCs w:val="18"/>
                          <w:lang w:eastAsia="zh-CN"/>
                        </w:rPr>
                      </m:ctrlPr>
                    </m:e>
                    <m:sub>
                      <m:r>
                        <m:rPr>
                          <m:nor/>
                          <m:sty m:val="p"/>
                        </m:rPr>
                        <w:rPr>
                          <w:rFonts w:ascii="Cambria Math" w:hAnsi="Cambria Math"/>
                          <w:b w:val="0"/>
                          <w:i w:val="0"/>
                          <w:sz w:val="18"/>
                          <w:szCs w:val="18"/>
                          <w:lang w:eastAsia="zh-CN"/>
                        </w:rPr>
                        <m:t>decōy </m:t>
                      </m:r>
                      <m:ctrlPr>
                        <w:rPr>
                          <w:rFonts w:ascii="Cambria Math" w:hAnsi="Cambria Math"/>
                          <w:sz w:val="18"/>
                          <w:szCs w:val="18"/>
                          <w:lang w:eastAsia="zh-CN"/>
                        </w:rPr>
                      </m:ctrlPr>
                    </m:sub>
                  </m:sSub>
                  <m:ctrlPr>
                    <w:rPr>
                      <w:rFonts w:ascii="Cambria Math" w:hAnsi="Cambria Math"/>
                      <w:sz w:val="18"/>
                      <w:szCs w:val="18"/>
                      <w:lang w:eastAsia="zh-CN"/>
                    </w:rPr>
                  </m:ctrlPr>
                </m:e>
              </m:d>
              <m:r>
                <m:rPr>
                  <m:sty m:val="p"/>
                </m:rPr>
                <w:rPr>
                  <w:rFonts w:ascii="Cambria Math" w:hAnsi="Cambria Math"/>
                  <w:sz w:val="18"/>
                  <w:szCs w:val="18"/>
                  <w:lang w:eastAsia="zh-CN"/>
                </w:rPr>
                <m:t>,I</m:t>
              </m:r>
            </m:oMath>
            <w:r>
              <w:rPr>
                <w:rFonts w:hint="eastAsia"/>
                <w:sz w:val="18"/>
                <w:szCs w:val="18"/>
                <w:lang w:eastAsia="zh-CN"/>
              </w:rPr>
              <w:t xml:space="preserve">  </w:t>
            </w:r>
          </w:p>
          <w:p>
            <w:pPr>
              <w:snapToGrid w:val="0"/>
              <w:spacing w:line="240" w:lineRule="auto"/>
              <w:ind w:firstLine="0" w:firstLineChars="0"/>
              <w:jc w:val="left"/>
              <w:rPr>
                <w:sz w:val="18"/>
                <w:szCs w:val="18"/>
                <w:lang w:eastAsia="zh-CN"/>
              </w:rPr>
            </w:pPr>
            <w:r>
              <w:rPr>
                <w:rFonts w:hint="eastAsia"/>
                <w:sz w:val="18"/>
                <w:szCs w:val="18"/>
                <w:lang w:eastAsia="zh-CN"/>
              </w:rPr>
              <w:t>Output：</w:t>
            </w:r>
            <m:oMath>
              <m:r>
                <m:rPr>
                  <m:sty m:val="p"/>
                </m:rPr>
                <w:rPr>
                  <w:rFonts w:ascii="Cambria Math" w:hAnsi="Cambria Math"/>
                  <w:sz w:val="18"/>
                  <w:szCs w:val="18"/>
                  <w:lang w:eastAsia="zh-CN"/>
                </w:rPr>
                <m:t>E</m:t>
              </m:r>
              <m:r>
                <m:rPr>
                  <m:sty m:val="p"/>
                </m:rPr>
                <w:rPr>
                  <w:rFonts w:hint="default" w:ascii="Cambria Math" w:hAnsi="Cambria Math"/>
                  <w:sz w:val="18"/>
                  <w:szCs w:val="18"/>
                  <w:lang w:val="en-US" w:eastAsia="zh-CN"/>
                </w:rPr>
                <m:t>,</m:t>
              </m:r>
              <m:sSub>
                <m:sSubPr>
                  <m:ctrlPr>
                    <w:rPr>
                      <w:rFonts w:ascii="Cambria Math" w:hAnsi="Cambria Math"/>
                      <w:sz w:val="18"/>
                      <w:szCs w:val="18"/>
                      <w:lang w:eastAsia="zh-CN"/>
                    </w:rPr>
                  </m:ctrlPr>
                </m:sSubPr>
                <m:e>
                  <m:r>
                    <m:rPr>
                      <m:sty m:val="p"/>
                    </m:rPr>
                    <w:rPr>
                      <w:rFonts w:hint="default" w:ascii="Cambria Math" w:hAnsi="Cambria Math"/>
                      <w:sz w:val="18"/>
                      <w:szCs w:val="18"/>
                      <w:lang w:val="en-US" w:eastAsia="zh-CN"/>
                    </w:rPr>
                    <m:t>p</m:t>
                  </m:r>
                  <m:ctrlPr>
                    <w:rPr>
                      <w:rFonts w:ascii="Cambria Math" w:hAnsi="Cambria Math"/>
                      <w:sz w:val="18"/>
                      <w:szCs w:val="18"/>
                      <w:lang w:eastAsia="zh-CN"/>
                    </w:rPr>
                  </m:ctrlPr>
                </m:e>
                <m:sub>
                  <m:r>
                    <m:rPr>
                      <m:sty m:val="p"/>
                    </m:rPr>
                    <w:rPr>
                      <w:rFonts w:ascii="Cambria Math" w:hAnsi="Cambria Math"/>
                      <w:sz w:val="18"/>
                      <w:szCs w:val="18"/>
                      <w:lang w:eastAsia="zh-CN"/>
                    </w:rPr>
                    <m:t>i,j</m:t>
                  </m:r>
                  <m:ctrlPr>
                    <w:rPr>
                      <w:rFonts w:ascii="Cambria Math" w:hAnsi="Cambria Math"/>
                      <w:sz w:val="18"/>
                      <w:szCs w:val="18"/>
                      <w:lang w:eastAsia="zh-CN"/>
                    </w:rPr>
                  </m:ctrlPr>
                </m:sub>
              </m:sSub>
              <m:r>
                <m:rPr>
                  <m:sty m:val="p"/>
                </m:rPr>
                <w:rPr>
                  <w:rFonts w:hint="default" w:ascii="Cambria Math" w:hAnsi="Cambria Math"/>
                  <w:sz w:val="18"/>
                  <w:szCs w:val="18"/>
                  <w:lang w:val="en-US" w:eastAsia="zh-CN"/>
                </w:rPr>
                <m:t>,</m:t>
              </m:r>
              <m:sSup>
                <m:sSupPr>
                  <m:ctrlPr>
                    <w:rPr>
                      <w:rFonts w:hint="default" w:ascii="Cambria Math" w:hAnsi="Cambria Math"/>
                      <w:sz w:val="18"/>
                      <w:szCs w:val="18"/>
                      <w:lang w:val="en-US" w:eastAsia="zh-CN"/>
                    </w:rPr>
                  </m:ctrlPr>
                </m:sSupPr>
                <m:e>
                  <m:r>
                    <m:rPr>
                      <m:sty m:val="p"/>
                    </m:rPr>
                    <w:rPr>
                      <w:rFonts w:ascii="Cambria Math" w:hAnsi="Cambria Math"/>
                      <w:sz w:val="18"/>
                      <w:szCs w:val="18"/>
                      <w:lang w:eastAsia="zh-CN"/>
                    </w:rPr>
                    <m:t>Γ</m:t>
                  </m:r>
                  <m:ctrlPr>
                    <w:rPr>
                      <w:rFonts w:hint="default" w:ascii="Cambria Math" w:hAnsi="Cambria Math"/>
                      <w:sz w:val="18"/>
                      <w:szCs w:val="18"/>
                      <w:lang w:val="en-US" w:eastAsia="zh-CN"/>
                    </w:rPr>
                  </m:ctrlPr>
                </m:e>
                <m:sup>
                  <m:r>
                    <m:rPr>
                      <m:sty m:val="p"/>
                    </m:rPr>
                    <w:rPr>
                      <w:rFonts w:hint="default" w:ascii="Cambria Math" w:hAnsi="Cambria Math"/>
                      <w:sz w:val="18"/>
                      <w:szCs w:val="18"/>
                      <w:lang w:val="en-US" w:eastAsia="zh-CN"/>
                    </w:rPr>
                    <m:t>t</m:t>
                  </m:r>
                  <m:ctrlPr>
                    <w:rPr>
                      <w:rFonts w:hint="default" w:ascii="Cambria Math" w:hAnsi="Cambria Math"/>
                      <w:sz w:val="18"/>
                      <w:szCs w:val="18"/>
                      <w:lang w:val="en-US" w:eastAsia="zh-CN"/>
                    </w:rPr>
                  </m:ctrlPr>
                </m:sup>
              </m:sSup>
            </m:oMath>
            <w:r>
              <w:rPr>
                <w:rFonts w:hint="eastAsia"/>
                <w:sz w:val="18"/>
                <w:szCs w:val="18"/>
                <w:lang w:eastAsia="zh-CN"/>
              </w:rPr>
              <w:t>//输出匹配矩阵</w:t>
            </w:r>
            <m:oMath>
              <m:r>
                <m:rPr/>
                <w:rPr>
                  <w:rFonts w:ascii="Cambria Math" w:hAnsi="Cambria Math"/>
                  <w:sz w:val="18"/>
                  <w:szCs w:val="18"/>
                </w:rPr>
                <m:t>E</m:t>
              </m:r>
            </m:oMath>
            <w:r>
              <w:rPr>
                <w:rFonts w:hint="eastAsia"/>
                <w:sz w:val="18"/>
                <w:szCs w:val="18"/>
                <w:lang w:eastAsia="zh-CN"/>
              </w:rPr>
              <w:t>、成交任务报酬</w:t>
            </w:r>
            <m:oMath>
              <m:sSub>
                <m:sSubPr>
                  <m:ctrlPr>
                    <w:rPr>
                      <w:sz w:val="18"/>
                      <w:szCs w:val="18"/>
                    </w:rPr>
                  </m:ctrlPr>
                </m:sSubPr>
                <m:e>
                  <m:r>
                    <m:rPr/>
                    <w:rPr>
                      <w:rFonts w:hint="default" w:ascii="Cambria Math" w:hAnsi="Cambria Math"/>
                      <w:sz w:val="18"/>
                      <w:szCs w:val="18"/>
                      <w:lang w:val="en-US" w:eastAsia="zh-CN"/>
                    </w:rPr>
                    <m:t>p</m:t>
                  </m:r>
                  <m:ctrlPr>
                    <w:rPr>
                      <w:sz w:val="18"/>
                      <w:szCs w:val="18"/>
                    </w:rPr>
                  </m:ctrlPr>
                </m:e>
                <m:sub>
                  <m:r>
                    <m:rPr/>
                    <w:rPr>
                      <w:rFonts w:ascii="Cambria Math" w:hAnsi="Cambria Math"/>
                      <w:sz w:val="18"/>
                      <w:szCs w:val="18"/>
                    </w:rPr>
                    <m:t>i</m:t>
                  </m:r>
                  <m:r>
                    <m:rPr>
                      <m:sty m:val="p"/>
                    </m:rPr>
                    <w:rPr>
                      <w:rFonts w:ascii="Cambria Math" w:hAnsi="Cambria Math"/>
                      <w:sz w:val="18"/>
                      <w:szCs w:val="18"/>
                    </w:rPr>
                    <m:t>,</m:t>
                  </m:r>
                  <m:r>
                    <m:rPr/>
                    <w:rPr>
                      <w:rFonts w:ascii="Cambria Math" w:hAnsi="Cambria Math"/>
                      <w:sz w:val="18"/>
                      <w:szCs w:val="18"/>
                    </w:rPr>
                    <m:t>j</m:t>
                  </m:r>
                  <m:ctrlPr>
                    <w:rPr>
                      <w:sz w:val="18"/>
                      <w:szCs w:val="18"/>
                    </w:rPr>
                  </m:ctrlPr>
                </m:sub>
              </m:sSub>
            </m:oMath>
            <w:r>
              <w:rPr>
                <w:rFonts w:hint="eastAsia"/>
                <w:sz w:val="18"/>
                <w:szCs w:val="18"/>
                <w:lang w:eastAsia="zh-CN"/>
              </w:rPr>
              <w:t>和落选任务集合</w:t>
            </w:r>
            <m:oMath>
              <m:sSup>
                <m:sSupPr>
                  <m:ctrlPr>
                    <w:rPr>
                      <w:rFonts w:hint="default" w:ascii="Cambria Math" w:hAnsi="Cambria Math"/>
                      <w:sz w:val="18"/>
                      <w:szCs w:val="18"/>
                      <w:lang w:val="en-US" w:eastAsia="zh-CN"/>
                    </w:rPr>
                  </m:ctrlPr>
                </m:sSupPr>
                <m:e>
                  <m:r>
                    <m:rPr>
                      <m:sty m:val="p"/>
                    </m:rPr>
                    <w:rPr>
                      <w:rFonts w:ascii="Cambria Math" w:hAnsi="Cambria Math"/>
                      <w:sz w:val="18"/>
                      <w:szCs w:val="18"/>
                    </w:rPr>
                    <m:t>Γ</m:t>
                  </m:r>
                  <m:ctrlPr>
                    <w:rPr>
                      <w:rFonts w:hint="default" w:ascii="Cambria Math" w:hAnsi="Cambria Math"/>
                      <w:sz w:val="18"/>
                      <w:szCs w:val="18"/>
                      <w:lang w:val="en-US" w:eastAsia="zh-CN"/>
                    </w:rPr>
                  </m:ctrlPr>
                </m:e>
                <m:sup>
                  <m:r>
                    <m:rPr>
                      <m:sty m:val="p"/>
                    </m:rPr>
                    <w:rPr>
                      <w:rFonts w:hint="default" w:ascii="Cambria Math" w:hAnsi="Cambria Math"/>
                      <w:sz w:val="18"/>
                      <w:szCs w:val="18"/>
                      <w:lang w:val="en-US" w:eastAsia="zh-CN"/>
                    </w:rPr>
                    <m:t>t</m:t>
                  </m:r>
                  <m:ctrlPr>
                    <w:rPr>
                      <w:rFonts w:hint="default" w:ascii="Cambria Math" w:hAnsi="Cambria Math"/>
                      <w:sz w:val="18"/>
                      <w:szCs w:val="18"/>
                      <w:lang w:val="en-US" w:eastAsia="zh-CN"/>
                    </w:rPr>
                  </m:ctrlPr>
                </m:sup>
              </m:sSup>
            </m:oMath>
          </w:p>
          <w:p>
            <w:pPr>
              <w:numPr>
                <w:ilvl w:val="0"/>
                <w:numId w:val="16"/>
              </w:numPr>
              <w:autoSpaceDE w:val="0"/>
              <w:autoSpaceDN w:val="0"/>
              <w:snapToGrid w:val="0"/>
              <w:spacing w:after="0" w:line="360" w:lineRule="auto"/>
              <w:ind w:firstLineChars="0"/>
              <w:rPr>
                <w:rFonts w:cs="Times New Roman"/>
                <w:sz w:val="18"/>
                <w:szCs w:val="18"/>
              </w:rPr>
            </w:pPr>
            <w:r>
              <w:rPr>
                <w:rFonts w:ascii="Times New Roman" w:hAnsi="Times New Roman" w:cs="Times New Roman"/>
                <w:sz w:val="18"/>
                <w:szCs w:val="18"/>
                <w:lang w:eastAsia="zh-CN"/>
              </w:rPr>
              <w:t>Initialize：</w:t>
            </w:r>
            <m:oMath>
              <m:sSub>
                <m:sSubPr>
                  <m:ctrlPr>
                    <w:rPr>
                      <w:sz w:val="18"/>
                      <w:szCs w:val="18"/>
                    </w:rPr>
                  </m:ctrlPr>
                </m:sSubPr>
                <m:e>
                  <m:r>
                    <m:rPr/>
                    <w:rPr>
                      <w:rFonts w:ascii="Cambria Math" w:hAnsi="Cambria Math"/>
                      <w:sz w:val="18"/>
                      <w:szCs w:val="18"/>
                    </w:rPr>
                    <m:t>a</m:t>
                  </m:r>
                  <m:ctrlPr>
                    <w:rPr>
                      <w:sz w:val="18"/>
                      <w:szCs w:val="18"/>
                    </w:rPr>
                  </m:ctrlPr>
                </m:e>
                <m:sub>
                  <m:r>
                    <m:rPr/>
                    <w:rPr>
                      <w:rFonts w:ascii="Cambria Math" w:hAnsi="Cambria Math"/>
                      <w:sz w:val="18"/>
                      <w:szCs w:val="18"/>
                    </w:rPr>
                    <m:t>i</m:t>
                  </m:r>
                  <m:r>
                    <m:rPr>
                      <m:sty m:val="p"/>
                    </m:rPr>
                    <w:rPr>
                      <w:rFonts w:ascii="Cambria Math" w:hAnsi="Cambria Math"/>
                      <w:sz w:val="18"/>
                      <w:szCs w:val="18"/>
                    </w:rPr>
                    <m:t>,</m:t>
                  </m:r>
                  <m:r>
                    <m:rPr/>
                    <w:rPr>
                      <w:rFonts w:ascii="Cambria Math" w:hAnsi="Cambria Math"/>
                      <w:sz w:val="18"/>
                      <w:szCs w:val="18"/>
                    </w:rPr>
                    <m:t>j</m:t>
                  </m:r>
                  <m:ctrlPr>
                    <w:rPr>
                      <w:sz w:val="18"/>
                      <w:szCs w:val="18"/>
                    </w:rPr>
                  </m:ctrlPr>
                </m:sub>
              </m:sSub>
              <m:r>
                <m:rPr>
                  <m:sty m:val="p"/>
                </m:rPr>
                <w:rPr>
                  <w:rFonts w:ascii="Cambria Math" w:hAnsi="Cambria Math"/>
                  <w:sz w:val="18"/>
                  <w:szCs w:val="18"/>
                </w:rPr>
                <m:t>=0</m:t>
              </m:r>
            </m:oMath>
            <w:r>
              <w:rPr>
                <w:sz w:val="18"/>
                <w:szCs w:val="18"/>
              </w:rPr>
              <w:t xml:space="preserve"> for </w:t>
            </w:r>
            <m:oMath>
              <m:r>
                <m:rPr>
                  <m:sty m:val="p"/>
                </m:rPr>
                <w:rPr>
                  <w:rFonts w:ascii="Cambria Math" w:hAnsi="Cambria Math"/>
                  <w:sz w:val="18"/>
                  <w:szCs w:val="18"/>
                </w:rPr>
                <m:t>∀</m:t>
              </m:r>
              <m:r>
                <m:rPr/>
                <w:rPr>
                  <w:rFonts w:ascii="Cambria Math" w:hAnsi="Cambria Math"/>
                  <w:sz w:val="18"/>
                  <w:szCs w:val="18"/>
                </w:rPr>
                <m:t>i</m:t>
              </m:r>
              <m:r>
                <m:rPr>
                  <m:sty m:val="p"/>
                </m:rPr>
                <w:rPr>
                  <w:rFonts w:ascii="Cambria Math" w:hAnsi="Cambria Math"/>
                  <w:sz w:val="18"/>
                  <w:szCs w:val="18"/>
                </w:rPr>
                <m:t>,</m:t>
              </m:r>
              <m:r>
                <m:rPr/>
                <w:rPr>
                  <w:rFonts w:ascii="Cambria Math" w:hAnsi="Cambria Math"/>
                  <w:sz w:val="18"/>
                  <w:szCs w:val="18"/>
                </w:rPr>
                <m:t>j</m:t>
              </m:r>
              <m:r>
                <m:rPr>
                  <m:sty m:val="p"/>
                </m:rPr>
                <w:rPr>
                  <w:rFonts w:ascii="Cambria Math" w:hAnsi="Cambria Math"/>
                  <w:sz w:val="18"/>
                  <w:szCs w:val="18"/>
                </w:rPr>
                <m:t>,</m:t>
              </m:r>
              <m:box>
                <m:boxPr>
                  <m:ctrlPr>
                    <w:rPr>
                      <w:sz w:val="18"/>
                      <w:szCs w:val="18"/>
                    </w:rPr>
                  </m:ctrlPr>
                </m:boxPr>
                <m:e>
                  <m:r>
                    <m:rPr>
                      <m:sty m:val="p"/>
                    </m:rPr>
                    <w:rPr>
                      <w:rFonts w:ascii="Cambria Math" w:hAnsi="Cambria Math"/>
                      <w:sz w:val="18"/>
                      <w:szCs w:val="18"/>
                    </w:rPr>
                    <m:t xml:space="preserve"> </m:t>
                  </m:r>
                  <m:ctrlPr>
                    <w:rPr>
                      <w:sz w:val="18"/>
                      <w:szCs w:val="18"/>
                    </w:rPr>
                  </m:ctrlPr>
                </m:e>
              </m:box>
              <m:r>
                <m:rPr/>
                <w:rPr>
                  <w:rFonts w:ascii="Cambria Math" w:hAnsi="Cambria Math"/>
                  <w:sz w:val="18"/>
                  <w:szCs w:val="18"/>
                </w:rPr>
                <m:t>t</m:t>
              </m:r>
              <m:r>
                <m:rPr>
                  <m:sty m:val="p"/>
                </m:rPr>
                <w:rPr>
                  <w:rFonts w:ascii="Cambria Math" w:hAnsi="Cambria Math"/>
                  <w:sz w:val="18"/>
                  <w:szCs w:val="18"/>
                </w:rPr>
                <m:t>=1;</m:t>
              </m:r>
            </m:oMath>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For </w:t>
            </w:r>
            <w:r>
              <w:rPr>
                <w:rFonts w:hint="default" w:ascii="Times New Roman" w:hAnsi="Times New Roman" w:cs="Times New Roman"/>
                <w:kern w:val="16"/>
                <w:sz w:val="18"/>
                <w:szCs w:val="18"/>
                <w:lang w:val="en-US" w:eastAsia="zh-CN"/>
              </w:rPr>
              <w:t>i</w:t>
            </w:r>
            <w:r>
              <w:rPr>
                <w:rFonts w:ascii="Times New Roman" w:hAnsi="Times New Roman" w:cs="Times New Roman"/>
                <w:kern w:val="16"/>
                <w:sz w:val="18"/>
                <w:szCs w:val="18"/>
              </w:rPr>
              <w:t>=1 to</w:t>
            </w:r>
            <w:r>
              <w:rPr>
                <w:rFonts w:hint="default" w:ascii="Times New Roman" w:hAnsi="Times New Roman" w:cs="Times New Roman"/>
                <w:kern w:val="16"/>
                <w:sz w:val="18"/>
                <w:szCs w:val="18"/>
                <w:lang w:val="en-US" w:eastAsia="zh-CN"/>
              </w:rPr>
              <w:t xml:space="preserve"> I</w:t>
            </w:r>
            <w:r>
              <w:rPr>
                <w:rFonts w:ascii="Times New Roman" w:hAnsi="Times New Roman" w:cs="Times New Roman"/>
                <w:kern w:val="16"/>
                <w:sz w:val="18"/>
                <w:szCs w:val="18"/>
              </w:rPr>
              <w:t xml:space="preserve"> </w:t>
            </w:r>
            <w:r>
              <w:rPr>
                <w:rFonts w:hint="default" w:ascii="Times New Roman" w:hAnsi="Times New Roman" w:cs="Times New Roman"/>
                <w:kern w:val="16"/>
                <w:sz w:val="18"/>
                <w:szCs w:val="18"/>
                <w:lang w:val="en-US" w:eastAsia="zh-CN"/>
              </w:rPr>
              <w:t xml:space="preserve"> </w:t>
            </w:r>
            <w:r>
              <w:rPr>
                <w:rFonts w:ascii="Times New Roman" w:hAnsi="Times New Roman" w:cs="Times New Roman"/>
                <w:kern w:val="16"/>
                <w:sz w:val="18"/>
                <w:szCs w:val="18"/>
              </w:rPr>
              <w:t xml:space="preserve"> do</w:t>
            </w:r>
          </w:p>
          <w:p>
            <w:pPr>
              <w:pStyle w:val="77"/>
              <w:numPr>
                <w:ilvl w:val="0"/>
                <w:numId w:val="16"/>
              </w:numPr>
              <w:autoSpaceDE w:val="0"/>
              <w:autoSpaceDN w:val="0"/>
              <w:snapToGrid w:val="0"/>
              <w:spacing w:line="360" w:lineRule="auto"/>
              <w:ind w:firstLineChars="0"/>
              <w:rPr>
                <w:rFonts w:cs="Times New Roman"/>
                <w:sz w:val="18"/>
                <w:szCs w:val="18"/>
              </w:rPr>
            </w:pPr>
            <w:r>
              <w:rPr>
                <w:rFonts w:cs="Times New Roman"/>
                <w:sz w:val="18"/>
                <w:szCs w:val="18"/>
              </w:rPr>
              <w:t xml:space="preserve"> </w:t>
            </w:r>
            <w:r>
              <w:rPr>
                <w:rFonts w:hint="eastAsia" w:cs="Times New Roman"/>
                <w:sz w:val="18"/>
                <w:szCs w:val="18"/>
                <w:lang w:val="en-US" w:eastAsia="zh-CN"/>
              </w:rPr>
              <w:t xml:space="preserve"> </w:t>
            </w:r>
            <w:r>
              <w:rPr>
                <w:rFonts w:ascii="Times New Roman" w:hAnsi="Times New Roman" w:cs="Times New Roman"/>
                <w:kern w:val="16"/>
                <w:sz w:val="18"/>
                <w:szCs w:val="18"/>
              </w:rPr>
              <w:t>If</w:t>
            </w:r>
            <w:r>
              <w:rPr>
                <w:rFonts w:hint="default" w:ascii="Times New Roman" w:hAnsi="Times New Roman" w:cs="Times New Roman"/>
                <w:kern w:val="16"/>
                <w:sz w:val="18"/>
                <w:szCs w:val="18"/>
                <w:lang w:val="en-US" w:eastAsia="zh-CN"/>
              </w:rPr>
              <w:t xml:space="preserve">  </w:t>
            </w:r>
            <m:oMath>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i,A</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r>
                <m:rPr>
                  <m:sty m:val="p"/>
                </m:rPr>
                <w:rPr>
                  <w:rFonts w:ascii="Cambria Math" w:hAnsi="Cambria Math" w:cs="Times New Roman"/>
                  <w:kern w:val="16"/>
                  <w:sz w:val="18"/>
                  <w:szCs w:val="18"/>
                </w:rPr>
                <m:t>&gt;</m:t>
              </m:r>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i,B</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oMath>
            <w:r>
              <w:rPr>
                <w:rFonts w:ascii="Times New Roman" w:hAnsi="Times New Roman" w:cs="Times New Roman"/>
                <w:kern w:val="16"/>
                <w:sz w:val="18"/>
                <w:szCs w:val="18"/>
              </w:rPr>
              <w:t xml:space="preserve">  then</w:t>
            </w:r>
            <w:r>
              <w:rPr>
                <w:rFonts w:hint="default" w:ascii="Times New Roman" w:hAnsi="Times New Roman" w:cs="Times New Roman"/>
                <w:kern w:val="16"/>
                <w:sz w:val="18"/>
                <w:szCs w:val="18"/>
                <w:lang w:val="en-US" w:eastAsia="zh-CN"/>
              </w:rPr>
              <w:t xml:space="preserve">   </w:t>
            </w:r>
            <m:oMath>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t+1</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m:t>
              </m:r>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m:t>
              </m:r>
              <m:r>
                <m:rPr>
                  <m:sty m:val="p"/>
                </m:rPr>
                <w:rPr>
                  <w:rFonts w:ascii="Cambria Math" w:hAnsi="Cambria Math" w:cs="Times New Roman"/>
                  <w:kern w:val="16"/>
                  <w:sz w:val="18"/>
                  <w:szCs w:val="18"/>
                  <w:lang w:val="en-US"/>
                </w:rPr>
                <m:t>∆</m:t>
              </m:r>
              <m:r>
                <m:rPr>
                  <m:sty m:val="p"/>
                </m:rPr>
                <w:rPr>
                  <w:rFonts w:hint="default" w:ascii="Cambria Math" w:hAnsi="Cambria Math" w:cs="Times New Roman"/>
                  <w:kern w:val="16"/>
                  <w:sz w:val="18"/>
                  <w:szCs w:val="18"/>
                  <w:lang w:val="en-US" w:eastAsia="zh-CN"/>
                </w:rPr>
                <m:t>y</m:t>
              </m:r>
            </m:oMath>
            <w:r>
              <w:rPr>
                <w:rFonts w:ascii="Times New Roman" w:hAnsi="Times New Roman" w:cs="Times New Roman"/>
                <w:kern w:val="16"/>
                <w:sz w:val="18"/>
                <w:szCs w:val="18"/>
              </w:rPr>
              <w:t xml:space="preserve"> ；</w:t>
            </w:r>
            <w:r>
              <w:rPr>
                <w:rFonts w:cs="Times New Roman"/>
                <w:sz w:val="18"/>
                <w:szCs w:val="18"/>
              </w:rPr>
              <w:t>//更新雾节点偏好系数</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cs="Times New Roman"/>
                <w:sz w:val="18"/>
                <w:szCs w:val="18"/>
              </w:rPr>
              <w:t xml:space="preserve">  </w:t>
            </w:r>
            <w:r>
              <w:rPr>
                <w:rFonts w:ascii="Times New Roman" w:hAnsi="Times New Roman" w:cs="Times New Roman"/>
                <w:kern w:val="16"/>
                <w:sz w:val="18"/>
                <w:szCs w:val="18"/>
              </w:rPr>
              <w:t xml:space="preserve">Else if </w:t>
            </w:r>
            <m:oMath>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i,A</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r>
                <m:rPr>
                  <m:sty m:val="p"/>
                </m:rPr>
                <w:rPr>
                  <w:rFonts w:hint="default" w:ascii="Cambria Math" w:hAnsi="Cambria Math" w:cs="Times New Roman"/>
                  <w:kern w:val="16"/>
                  <w:sz w:val="18"/>
                  <w:szCs w:val="18"/>
                  <w:lang w:val="en-US" w:eastAsia="zh-CN"/>
                </w:rPr>
                <m:t>&lt;</m:t>
              </m:r>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i,B</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oMath>
            <w:r>
              <w:rPr>
                <w:rFonts w:ascii="Times New Roman" w:hAnsi="Times New Roman" w:cs="Times New Roman"/>
                <w:kern w:val="16"/>
                <w:sz w:val="18"/>
                <w:szCs w:val="18"/>
              </w:rPr>
              <w:t xml:space="preserve"> then </w:t>
            </w:r>
            <m:oMath>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t+1</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m:t>
              </m:r>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m:t>
              </m:r>
              <m:r>
                <m:rPr>
                  <m:sty m:val="p"/>
                </m:rPr>
                <w:rPr>
                  <w:rFonts w:ascii="Cambria Math" w:hAnsi="Cambria Math" w:cs="Times New Roman"/>
                  <w:kern w:val="16"/>
                  <w:sz w:val="18"/>
                  <w:szCs w:val="18"/>
                  <w:lang w:val="en-US"/>
                </w:rPr>
                <m:t>∆</m:t>
              </m:r>
              <m:r>
                <m:rPr>
                  <m:sty m:val="p"/>
                </m:rPr>
                <w:rPr>
                  <w:rFonts w:hint="default" w:ascii="Cambria Math" w:hAnsi="Cambria Math" w:cs="Times New Roman"/>
                  <w:kern w:val="16"/>
                  <w:sz w:val="18"/>
                  <w:szCs w:val="18"/>
                  <w:lang w:val="en-US" w:eastAsia="zh-CN"/>
                </w:rPr>
                <m:t>y</m:t>
              </m:r>
            </m:oMath>
            <w:r>
              <w:rPr>
                <w:rFonts w:ascii="Times New Roman" w:hAnsi="Times New Roman" w:cs="Times New Roman"/>
                <w:kern w:val="16"/>
                <w:sz w:val="18"/>
                <w:szCs w:val="18"/>
              </w:rPr>
              <w:t>；</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Else if </w:t>
            </w:r>
            <m:oMath>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i,A</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r>
                <m:rPr>
                  <m:sty m:val="p"/>
                </m:rPr>
                <w:rPr>
                  <w:rFonts w:hint="default" w:ascii="Cambria Math" w:hAnsi="Cambria Math" w:cs="Times New Roman"/>
                  <w:kern w:val="16"/>
                  <w:sz w:val="18"/>
                  <w:szCs w:val="18"/>
                  <w:lang w:val="en-US" w:eastAsia="zh-CN"/>
                </w:rPr>
                <m:t>=</m:t>
              </m:r>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i,B</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t</m:t>
                  </m:r>
                  <m:ctrlPr>
                    <w:rPr>
                      <w:rFonts w:ascii="Cambria Math" w:hAnsi="Cambria Math" w:cs="Times New Roman"/>
                      <w:kern w:val="16"/>
                      <w:sz w:val="18"/>
                      <w:szCs w:val="18"/>
                    </w:rPr>
                  </m:ctrlPr>
                </m:sup>
              </m:sSubSup>
              <m:r>
                <m:rPr>
                  <m:sty m:val="p"/>
                </m:rPr>
                <w:rPr>
                  <w:rFonts w:hint="default" w:ascii="Cambria Math" w:hAnsi="Cambria Math" w:cs="Times New Roman"/>
                  <w:kern w:val="16"/>
                  <w:sz w:val="18"/>
                  <w:szCs w:val="18"/>
                  <w:lang w:val="en-US" w:eastAsia="zh-CN"/>
                </w:rPr>
                <m:t>||</m:t>
              </m:r>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=0||</m:t>
              </m:r>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=1</m:t>
              </m:r>
            </m:oMath>
            <w:r>
              <w:rPr>
                <w:rFonts w:hint="default" w:ascii="Times New Roman" w:hAnsi="Times New Roman" w:cs="Times New Roman"/>
                <w:kern w:val="16"/>
                <w:position w:val="0"/>
                <w:sz w:val="18"/>
                <w:szCs w:val="18"/>
                <w:lang w:val="en-US" w:eastAsia="zh-CN"/>
              </w:rPr>
              <w:t xml:space="preserve"> </w:t>
            </w:r>
            <w:r>
              <w:rPr>
                <w:rFonts w:ascii="Times New Roman" w:hAnsi="Times New Roman" w:cs="Times New Roman"/>
                <w:kern w:val="16"/>
                <w:sz w:val="18"/>
                <w:szCs w:val="18"/>
              </w:rPr>
              <w:t>then</w:t>
            </w:r>
            <w:r>
              <w:rPr>
                <w:rFonts w:hint="default" w:ascii="Times New Roman" w:hAnsi="Times New Roman" w:cs="Times New Roman"/>
                <w:kern w:val="16"/>
                <w:sz w:val="18"/>
                <w:szCs w:val="18"/>
                <w:lang w:val="en-US" w:eastAsia="zh-CN"/>
              </w:rPr>
              <w:t xml:space="preserve"> </w:t>
            </w:r>
            <m:oMath>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t+1</m:t>
                  </m:r>
                  <m:ctrlPr>
                    <w:rPr>
                      <w:rFonts w:ascii="Cambria Math" w:hAnsi="Cambria Math" w:cs="Times New Roman"/>
                      <w:i w:val="0"/>
                      <w:kern w:val="16"/>
                      <w:sz w:val="18"/>
                      <w:szCs w:val="18"/>
                    </w:rPr>
                  </m:ctrlPr>
                </m:sup>
              </m:sSubSup>
              <m:r>
                <m:rPr>
                  <m:sty m:val="p"/>
                </m:rPr>
                <w:rPr>
                  <w:rFonts w:hint="default" w:ascii="Cambria Math" w:hAnsi="Cambria Math" w:cs="Times New Roman"/>
                  <w:kern w:val="16"/>
                  <w:sz w:val="18"/>
                  <w:szCs w:val="18"/>
                  <w:lang w:val="en-US" w:eastAsia="zh-CN"/>
                </w:rPr>
                <m:t>=</m:t>
              </m:r>
              <m:sSubSup>
                <m:sSubSupPr>
                  <m:ctrlPr>
                    <w:rPr>
                      <w:rFonts w:ascii="Cambria Math" w:hAnsi="Cambria Math" w:cs="Times New Roman"/>
                      <w:i w:val="0"/>
                      <w:kern w:val="16"/>
                      <w:sz w:val="18"/>
                      <w:szCs w:val="18"/>
                    </w:rPr>
                  </m:ctrlPr>
                </m:sSubSupPr>
                <m:e>
                  <m:r>
                    <m:rPr>
                      <m:sty m:val="p"/>
                    </m:rPr>
                    <w:rPr>
                      <w:rFonts w:ascii="Cambria Math" w:hAnsi="Cambria Math" w:cs="Times New Roman"/>
                      <w:kern w:val="16"/>
                      <w:sz w:val="18"/>
                      <w:szCs w:val="18"/>
                    </w:rPr>
                    <m:t>δ</m:t>
                  </m:r>
                  <m:ctrlPr>
                    <w:rPr>
                      <w:rFonts w:ascii="Cambria Math" w:hAnsi="Cambria Math" w:cs="Times New Roman"/>
                      <w:i w:val="0"/>
                      <w:kern w:val="16"/>
                      <w:sz w:val="18"/>
                      <w:szCs w:val="18"/>
                    </w:rPr>
                  </m:ctrlPr>
                </m:e>
                <m:sub>
                  <m:r>
                    <m:rPr>
                      <m:sty m:val="p"/>
                    </m:rPr>
                    <w:rPr>
                      <w:rFonts w:hint="default" w:ascii="Cambria Math" w:hAnsi="Cambria Math" w:cs="Times New Roman"/>
                      <w:kern w:val="16"/>
                      <w:sz w:val="18"/>
                      <w:szCs w:val="18"/>
                      <w:lang w:val="en-US" w:eastAsia="zh-CN"/>
                    </w:rPr>
                    <m:t>i</m:t>
                  </m:r>
                  <m:ctrlPr>
                    <w:rPr>
                      <w:rFonts w:ascii="Cambria Math" w:hAnsi="Cambria Math" w:cs="Times New Roman"/>
                      <w:i w:val="0"/>
                      <w:kern w:val="16"/>
                      <w:sz w:val="18"/>
                      <w:szCs w:val="18"/>
                    </w:rPr>
                  </m:ctrlPr>
                </m:sub>
                <m:sup>
                  <m:r>
                    <m:rPr>
                      <m:sty m:val="p"/>
                    </m:rPr>
                    <w:rPr>
                      <w:rFonts w:hint="default" w:ascii="Cambria Math" w:hAnsi="Cambria Math" w:cs="Times New Roman"/>
                      <w:kern w:val="16"/>
                      <w:sz w:val="18"/>
                      <w:szCs w:val="18"/>
                      <w:lang w:val="en-US" w:eastAsia="zh-CN"/>
                    </w:rPr>
                    <m:t>t</m:t>
                  </m:r>
                  <m:ctrlPr>
                    <w:rPr>
                      <w:rFonts w:ascii="Cambria Math" w:hAnsi="Cambria Math" w:cs="Times New Roman"/>
                      <w:i w:val="0"/>
                      <w:kern w:val="16"/>
                      <w:sz w:val="18"/>
                      <w:szCs w:val="18"/>
                    </w:rPr>
                  </m:ctrlPr>
                </m:sup>
              </m:sSubSup>
            </m:oMath>
            <w:r>
              <w:rPr>
                <w:rFonts w:ascii="Times New Roman" w:hAnsi="Times New Roman" w:cs="Times New Roman"/>
                <w:kern w:val="16"/>
                <w:sz w:val="18"/>
                <w:szCs w:val="18"/>
              </w:rPr>
              <w:t xml:space="preserve"> ；</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For</w:t>
            </w:r>
            <w:r>
              <w:rPr>
                <w:rFonts w:hint="eastAsia" w:ascii="Times New Roman" w:hAnsi="Times New Roman" w:cs="Times New Roman"/>
                <w:kern w:val="16"/>
                <w:sz w:val="18"/>
                <w:szCs w:val="18"/>
                <w:lang w:val="en-US" w:eastAsia="zh-CN"/>
              </w:rPr>
              <w:t xml:space="preserve"> </w:t>
            </w:r>
            <w:r>
              <w:rPr>
                <w:rFonts w:hint="default" w:ascii="Times New Roman" w:hAnsi="Times New Roman" w:cs="Times New Roman"/>
                <w:kern w:val="16"/>
                <w:sz w:val="18"/>
                <w:szCs w:val="18"/>
                <w:lang w:val="en-US" w:eastAsia="zh-CN"/>
              </w:rPr>
              <w:t>j</w:t>
            </w:r>
            <w:r>
              <w:rPr>
                <w:rFonts w:ascii="Times New Roman" w:hAnsi="Times New Roman" w:cs="Times New Roman"/>
                <w:kern w:val="16"/>
                <w:sz w:val="18"/>
                <w:szCs w:val="18"/>
              </w:rPr>
              <w:t xml:space="preserve"> =1 to </w:t>
            </w:r>
            <w:r>
              <w:rPr>
                <w:rFonts w:hint="default" w:ascii="Times New Roman" w:hAnsi="Times New Roman" w:cs="Times New Roman"/>
                <w:kern w:val="16"/>
                <w:sz w:val="18"/>
                <w:szCs w:val="18"/>
                <w:lang w:val="en-US" w:eastAsia="zh-CN"/>
              </w:rPr>
              <w:t>J</w:t>
            </w:r>
          </w:p>
          <w:p>
            <w:pPr>
              <w:pStyle w:val="77"/>
              <w:numPr>
                <w:ilvl w:val="0"/>
                <w:numId w:val="16"/>
              </w:numPr>
              <w:autoSpaceDE w:val="0"/>
              <w:autoSpaceDN w:val="0"/>
              <w:snapToGrid w:val="0"/>
              <w:spacing w:line="360" w:lineRule="auto"/>
              <w:ind w:firstLineChars="0"/>
              <w:rPr>
                <w:rFonts w:cs="Times New Roman"/>
                <w:sz w:val="18"/>
                <w:szCs w:val="18"/>
              </w:rPr>
            </w:pPr>
            <w:r>
              <w:rPr>
                <w:rFonts w:ascii="Times New Roman" w:hAnsi="Times New Roman" w:cs="Times New Roman"/>
                <w:color w:val="auto"/>
                <w:kern w:val="16"/>
                <w:sz w:val="18"/>
                <w:szCs w:val="18"/>
              </w:rPr>
              <w:t xml:space="preserve">   </w:t>
            </w:r>
            <w:commentRangeStart w:id="23"/>
            <w:r>
              <w:rPr>
                <w:rFonts w:ascii="Times New Roman" w:hAnsi="Times New Roman" w:cs="Times New Roman"/>
                <w:color w:val="auto"/>
                <w:kern w:val="16"/>
                <w:sz w:val="18"/>
                <w:szCs w:val="18"/>
              </w:rPr>
              <w:t xml:space="preserve"> </w:t>
            </w:r>
            <m:oMath>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b</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r>
                <m:rPr>
                  <m:sty m:val="p"/>
                </m:rPr>
                <w:rPr>
                  <w:rFonts w:ascii="Cambria Math" w:hAnsi="Cambria Math" w:cs="Times New Roman"/>
                  <w:kern w:val="16"/>
                  <w:sz w:val="18"/>
                  <w:szCs w:val="18"/>
                </w:rPr>
                <m:t>=</m:t>
              </m:r>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C</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d>
                <m:dPr>
                  <m:ctrlPr>
                    <w:rPr>
                      <w:rFonts w:ascii="Cambria Math" w:hAnsi="Cambria Math" w:cs="Times New Roman"/>
                      <w:kern w:val="16"/>
                      <w:sz w:val="18"/>
                      <w:szCs w:val="18"/>
                    </w:rPr>
                  </m:ctrlPr>
                </m:dPr>
                <m:e>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j</m:t>
                      </m:r>
                      <m:ctrlPr>
                        <w:rPr>
                          <w:rFonts w:ascii="Cambria Math" w:hAnsi="Cambria Math" w:cs="Times New Roman"/>
                          <w:kern w:val="16"/>
                          <w:sz w:val="18"/>
                          <w:szCs w:val="18"/>
                        </w:rPr>
                      </m:ctrlPr>
                    </m:sub>
                  </m:sSub>
                  <m:r>
                    <m:rPr>
                      <m:sty m:val="p"/>
                    </m:rPr>
                    <w:rPr>
                      <w:rFonts w:ascii="Cambria Math" w:hAnsi="Cambria Math" w:cs="Times New Roman"/>
                      <w:kern w:val="16"/>
                      <w:sz w:val="18"/>
                      <w:szCs w:val="18"/>
                    </w:rPr>
                    <m:t>,</m:t>
                  </m:r>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f</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m:t>
                      </m:r>
                      <m:ctrlPr>
                        <w:rPr>
                          <w:rFonts w:ascii="Cambria Math" w:hAnsi="Cambria Math" w:cs="Times New Roman"/>
                          <w:kern w:val="16"/>
                          <w:sz w:val="18"/>
                          <w:szCs w:val="18"/>
                        </w:rPr>
                      </m:ctrlPr>
                    </m:sub>
                  </m:sSub>
                  <m:ctrlPr>
                    <w:rPr>
                      <w:rFonts w:ascii="Cambria Math" w:hAnsi="Cambria Math" w:cs="Times New Roman"/>
                      <w:kern w:val="16"/>
                      <w:sz w:val="18"/>
                      <w:szCs w:val="18"/>
                    </w:rPr>
                  </m:ctrlPr>
                </m:e>
              </m:d>
              <m:r>
                <m:rPr>
                  <m:sty m:val="p"/>
                </m:rPr>
                <w:rPr>
                  <w:rFonts w:ascii="Cambria Math" w:hAnsi="Cambria Math" w:cs="Times New Roman"/>
                  <w:kern w:val="16"/>
                  <w:sz w:val="18"/>
                  <w:szCs w:val="18"/>
                </w:rPr>
                <m:t>−</m:t>
              </m:r>
              <m:d>
                <m:dPr>
                  <m:ctrlPr>
                    <w:rPr>
                      <w:rFonts w:ascii="Cambria Math" w:hAnsi="Cambria Math" w:cs="Times New Roman"/>
                      <w:kern w:val="16"/>
                      <w:sz w:val="18"/>
                      <w:szCs w:val="18"/>
                    </w:rPr>
                  </m:ctrlPr>
                </m:dPr>
                <m:e>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i,t</m:t>
                      </m:r>
                      <m:sSup>
                        <m:sSupPr>
                          <m:ctrlPr>
                            <w:rPr>
                              <w:rFonts w:ascii="Cambria Math" w:hAnsi="Cambria Math" w:cs="Times New Roman"/>
                              <w:kern w:val="16"/>
                              <w:sz w:val="18"/>
                              <w:szCs w:val="18"/>
                            </w:rPr>
                          </m:ctrlPr>
                        </m:sSupPr>
                        <m:e>
                          <m:r>
                            <m:rPr>
                              <m:sty m:val="p"/>
                            </m:rPr>
                            <w:rPr>
                              <w:rFonts w:ascii="Cambria Math" w:hAnsi="Cambria Math" w:cs="Times New Roman"/>
                              <w:kern w:val="16"/>
                              <w:sz w:val="18"/>
                              <w:szCs w:val="18"/>
                            </w:rPr>
                            <m:t>t</m:t>
                          </m:r>
                          <m:ctrlPr>
                            <w:rPr>
                              <w:rFonts w:ascii="Cambria Math" w:hAnsi="Cambria Math" w:cs="Times New Roman"/>
                              <w:kern w:val="16"/>
                              <w:sz w:val="18"/>
                              <w:szCs w:val="18"/>
                            </w:rPr>
                          </m:ctrlPr>
                        </m:e>
                        <m:sup>
                          <m:r>
                            <m:rPr>
                              <m:sty m:val="p"/>
                            </m:rPr>
                            <w:rPr>
                              <w:rFonts w:ascii="Cambria Math" w:hAnsi="Cambria Math" w:cs="Times New Roman"/>
                              <w:kern w:val="16"/>
                              <w:sz w:val="18"/>
                              <w:szCs w:val="18"/>
                            </w:rPr>
                            <m:t>∗</m:t>
                          </m:r>
                          <m:ctrlPr>
                            <w:rPr>
                              <w:rFonts w:ascii="Cambria Math" w:hAnsi="Cambria Math" w:cs="Times New Roman"/>
                              <w:kern w:val="16"/>
                              <w:sz w:val="18"/>
                              <w:szCs w:val="18"/>
                            </w:rPr>
                          </m:ctrlPr>
                        </m:sup>
                      </m:sSup>
                      <m:ctrlPr>
                        <w:rPr>
                          <w:rFonts w:ascii="Cambria Math" w:hAnsi="Cambria Math" w:cs="Times New Roman"/>
                          <w:kern w:val="16"/>
                          <w:sz w:val="18"/>
                          <w:szCs w:val="18"/>
                        </w:rPr>
                      </m:ctrlPr>
                    </m:sub>
                  </m:sSub>
                  <m:r>
                    <m:rPr>
                      <m:sty m:val="p"/>
                    </m:rPr>
                    <w:rPr>
                      <w:rFonts w:ascii="Cambria Math" w:hAnsi="Cambria Math" w:cs="Times New Roman"/>
                      <w:kern w:val="16"/>
                      <w:sz w:val="18"/>
                      <w:szCs w:val="18"/>
                    </w:rPr>
                    <m:t>−</m:t>
                  </m:r>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W</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i,T−t</m:t>
                      </m:r>
                      <m:sSup>
                        <m:sSupPr>
                          <m:ctrlPr>
                            <w:rPr>
                              <w:rFonts w:ascii="Cambria Math" w:hAnsi="Cambria Math" w:cs="Times New Roman"/>
                              <w:kern w:val="16"/>
                              <w:sz w:val="18"/>
                              <w:szCs w:val="18"/>
                            </w:rPr>
                          </m:ctrlPr>
                        </m:sSupPr>
                        <m:e>
                          <m:r>
                            <m:rPr>
                              <m:sty m:val="p"/>
                            </m:rPr>
                            <w:rPr>
                              <w:rFonts w:ascii="Cambria Math" w:hAnsi="Cambria Math" w:cs="Times New Roman"/>
                              <w:kern w:val="16"/>
                              <w:sz w:val="18"/>
                              <w:szCs w:val="18"/>
                            </w:rPr>
                            <m:t>t</m:t>
                          </m:r>
                          <m:ctrlPr>
                            <w:rPr>
                              <w:rFonts w:ascii="Cambria Math" w:hAnsi="Cambria Math" w:cs="Times New Roman"/>
                              <w:kern w:val="16"/>
                              <w:sz w:val="18"/>
                              <w:szCs w:val="18"/>
                            </w:rPr>
                          </m:ctrlPr>
                        </m:e>
                        <m:sup>
                          <m:r>
                            <m:rPr>
                              <m:sty m:val="p"/>
                            </m:rPr>
                            <w:rPr>
                              <w:rFonts w:ascii="Cambria Math" w:hAnsi="Cambria Math" w:cs="Times New Roman"/>
                              <w:kern w:val="16"/>
                              <w:sz w:val="18"/>
                              <w:szCs w:val="18"/>
                            </w:rPr>
                            <m:t>∗</m:t>
                          </m:r>
                          <m:ctrlPr>
                            <w:rPr>
                              <w:rFonts w:ascii="Cambria Math" w:hAnsi="Cambria Math" w:cs="Times New Roman"/>
                              <w:kern w:val="16"/>
                              <w:sz w:val="18"/>
                              <w:szCs w:val="18"/>
                            </w:rPr>
                          </m:ctrlPr>
                        </m:sup>
                      </m:sSup>
                      <m:ctrlPr>
                        <w:rPr>
                          <w:rFonts w:ascii="Cambria Math" w:hAnsi="Cambria Math" w:cs="Times New Roman"/>
                          <w:kern w:val="16"/>
                          <w:sz w:val="18"/>
                          <w:szCs w:val="18"/>
                        </w:rPr>
                      </m:ctrlPr>
                    </m:sub>
                  </m:sSub>
                  <m:ctrlPr>
                    <w:rPr>
                      <w:rFonts w:ascii="Cambria Math" w:hAnsi="Cambria Math" w:cs="Times New Roman"/>
                      <w:kern w:val="16"/>
                      <w:sz w:val="18"/>
                      <w:szCs w:val="18"/>
                    </w:rPr>
                  </m:ctrlPr>
                </m:e>
              </m:d>
              <w:commentRangeEnd w:id="23"/>
              <m:r>
                <m:rPr>
                  <m:sty m:val="p"/>
                </m:rPr>
                <w:commentReference w:id="23"/>
              </m:r>
            </m:oMath>
            <w:r>
              <w:rPr>
                <w:rFonts w:ascii="Times New Roman" w:hAnsi="Times New Roman" w:cs="Times New Roman"/>
                <w:kern w:val="16"/>
                <w:sz w:val="18"/>
                <w:szCs w:val="18"/>
              </w:rPr>
              <w:t>//</w:t>
            </w:r>
            <w:r>
              <w:rPr>
                <w:rFonts w:cs="Times New Roman"/>
                <w:sz w:val="18"/>
                <w:szCs w:val="18"/>
              </w:rPr>
              <w:t>根据偏好系数计算雾节点对任务的出价</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cs="Times New Roman"/>
                <w:sz w:val="18"/>
                <w:szCs w:val="18"/>
              </w:rPr>
              <w:t xml:space="preserve">    </w:t>
            </w:r>
            <w:r>
              <w:rPr>
                <w:rFonts w:ascii="Times New Roman" w:hAnsi="Times New Roman" w:cs="Times New Roman"/>
                <w:kern w:val="16"/>
                <w:sz w:val="18"/>
                <w:szCs w:val="18"/>
              </w:rPr>
              <w:t xml:space="preserve">Select the sub-optimal bid </w:t>
            </w:r>
            <m:oMath>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b</m:t>
                  </m:r>
                  <m:r>
                    <m:rPr>
                      <m:sty m:val="p"/>
                    </m:rPr>
                    <w:rPr>
                      <w:rFonts w:hint="default" w:ascii="Cambria Math" w:hAnsi="Cambria Math" w:cs="Times New Roman"/>
                      <w:kern w:val="16"/>
                      <w:sz w:val="18"/>
                      <w:szCs w:val="18"/>
                      <w:lang w:val="en-US" w:eastAsia="zh-CN"/>
                    </w:rPr>
                    <m: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r>
                <m:rPr>
                  <m:sty m:val="p"/>
                </m:rPr>
                <w:rPr>
                  <w:rFonts w:hint="eastAsia" w:ascii="Cambria Math" w:hAnsi="Cambria Math" w:cs="Times New Roman"/>
                  <w:kern w:val="16"/>
                  <w:sz w:val="18"/>
                  <w:szCs w:val="18"/>
                  <w:lang w:val="en-US" w:eastAsia="zh-CN"/>
                </w:rPr>
                <m:t>=1</m:t>
              </m:r>
            </m:oMath>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Set </w:t>
            </w:r>
            <m:oMath>
              <m:sSub>
                <m:sSubPr>
                  <m:ctrlPr>
                    <w:rPr>
                      <w:rFonts w:ascii="Cambria Math" w:hAnsi="Cambria Math" w:cs="Times New Roman"/>
                      <w:kern w:val="16"/>
                      <w:sz w:val="18"/>
                      <w:szCs w:val="18"/>
                    </w:rPr>
                  </m:ctrlPr>
                </m:sSubPr>
                <m:e>
                  <m:r>
                    <m:rPr>
                      <m:sty m:val="p"/>
                    </m:rPr>
                    <w:rPr>
                      <w:rFonts w:hint="default" w:ascii="Cambria Math" w:hAnsi="Cambria Math" w:cs="Times New Roman"/>
                      <w:kern w:val="16"/>
                      <w:sz w:val="18"/>
                      <w:szCs w:val="18"/>
                      <w:lang w:val="en-US" w:eastAsia="zh-CN"/>
                    </w:rPr>
                    <m:t>a</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r>
                <m:rPr>
                  <m:sty m:val="p"/>
                </m:rPr>
                <w:rPr>
                  <w:rFonts w:hint="default" w:ascii="Cambria Math" w:hAnsi="Cambria Math" w:cs="Times New Roman"/>
                  <w:kern w:val="16"/>
                  <w:sz w:val="18"/>
                  <w:szCs w:val="18"/>
                  <w:lang w:val="en-US" w:eastAsia="zh-CN"/>
                </w:rPr>
                <m:t>=1</m:t>
              </m:r>
            </m:oMath>
            <w:r>
              <w:rPr>
                <w:rFonts w:ascii="Times New Roman" w:hAnsi="Times New Roman" w:cs="Times New Roman"/>
                <w:kern w:val="16"/>
                <w:sz w:val="18"/>
                <w:szCs w:val="18"/>
              </w:rPr>
              <w:t xml:space="preserve"> and</w:t>
            </w:r>
            <w:r>
              <w:rPr>
                <w:rFonts w:hint="default" w:ascii="Times New Roman" w:hAnsi="Times New Roman" w:cs="Times New Roman"/>
                <w:kern w:val="16"/>
                <w:sz w:val="18"/>
                <w:szCs w:val="18"/>
                <w:lang w:val="en-US" w:eastAsia="zh-CN"/>
              </w:rPr>
              <w:t xml:space="preserve"> </w:t>
            </w:r>
            <m:oMath>
              <m:sSub>
                <m:sSubPr>
                  <m:ctrlPr>
                    <w:rPr>
                      <w:rFonts w:ascii="Cambria Math" w:hAnsi="Cambria Math" w:cs="Times New Roman"/>
                      <w:kern w:val="16"/>
                      <w:sz w:val="18"/>
                      <w:szCs w:val="18"/>
                    </w:rPr>
                  </m:ctrlPr>
                </m:sSubPr>
                <m:e>
                  <m:r>
                    <m:rPr>
                      <m:sty m:val="p"/>
                    </m:rPr>
                    <w:rPr>
                      <w:rFonts w:hint="default" w:ascii="Cambria Math" w:hAnsi="Cambria Math" w:cs="Times New Roman"/>
                      <w:kern w:val="16"/>
                      <w:sz w:val="18"/>
                      <w:szCs w:val="18"/>
                      <w:lang w:val="en-US" w:eastAsia="zh-CN"/>
                    </w:rPr>
                    <m:t>p</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sSub>
                <m:sSubPr>
                  <m:ctrlPr>
                    <w:rPr>
                      <w:rFonts w:ascii="Cambria Math" w:hAnsi="Cambria Math" w:cs="Times New Roman"/>
                      <w:kern w:val="16"/>
                      <w:sz w:val="18"/>
                      <w:szCs w:val="18"/>
                    </w:rPr>
                  </m:ctrlPr>
                </m:sSubPr>
                <m:e>
                  <m:r>
                    <m:rPr>
                      <m:sty m:val="p"/>
                    </m:rPr>
                    <w:rPr>
                      <w:rFonts w:hint="default" w:ascii="Cambria Math" w:hAnsi="Cambria Math" w:cs="Times New Roman"/>
                      <w:kern w:val="16"/>
                      <w:sz w:val="18"/>
                      <w:szCs w:val="18"/>
                      <w:lang w:val="en-US" w:eastAsia="zh-CN"/>
                    </w:rPr>
                    <m:t>=</m:t>
                  </m:r>
                  <m:r>
                    <m:rPr>
                      <m:sty m:val="p"/>
                    </m:rPr>
                    <w:rPr>
                      <w:rFonts w:ascii="Cambria Math" w:hAnsi="Cambria Math" w:cs="Times New Roman"/>
                      <w:kern w:val="16"/>
                      <w:sz w:val="18"/>
                      <w:szCs w:val="18"/>
                    </w:rPr>
                    <m:t>b</m:t>
                  </m:r>
                  <m:r>
                    <m:rPr>
                      <m:sty m:val="p"/>
                    </m:rPr>
                    <w:rPr>
                      <w:rFonts w:hint="default" w:ascii="Cambria Math" w:hAnsi="Cambria Math" w:cs="Times New Roman"/>
                      <w:kern w:val="16"/>
                      <w:sz w:val="18"/>
                      <w:szCs w:val="18"/>
                      <w:lang w:val="en-US" w:eastAsia="zh-CN"/>
                    </w:rPr>
                    <m: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oMath>
            <w:r>
              <w:rPr>
                <w:rFonts w:ascii="Times New Roman" w:hAnsi="Times New Roman" w:cs="Times New Roman"/>
                <w:kern w:val="16"/>
                <w:sz w:val="18"/>
                <w:szCs w:val="18"/>
              </w:rPr>
              <w:t xml:space="preserve"> </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End for</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cs="Times New Roman"/>
                <w:sz w:val="18"/>
                <w:szCs w:val="18"/>
              </w:rPr>
              <w:t xml:space="preserve">  </w:t>
            </w:r>
            <w:r>
              <w:rPr>
                <w:rFonts w:ascii="Times New Roman" w:hAnsi="Times New Roman" w:cs="Times New Roman"/>
                <w:kern w:val="16"/>
                <w:sz w:val="18"/>
                <w:szCs w:val="18"/>
              </w:rPr>
              <w:t>For j=1 to J</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If </w:t>
            </w:r>
            <m:oMath>
              <m:sSubSup>
                <m:sSubSupPr>
                  <m:ctrlPr>
                    <w:rPr>
                      <w:rFonts w:ascii="Cambria Math" w:hAnsi="Cambria Math" w:cs="Times New Roman"/>
                      <w:kern w:val="16"/>
                      <w:sz w:val="18"/>
                      <w:szCs w:val="18"/>
                    </w:rPr>
                  </m:ctrlPr>
                </m:sSubSupPr>
                <m:e>
                  <m:r>
                    <m:rPr>
                      <m:sty m:val="p"/>
                    </m:rPr>
                    <w:rPr>
                      <w:rFonts w:ascii="Cambria Math" w:hAnsi="Cambria Math" w:cs="Times New Roman"/>
                      <w:kern w:val="16"/>
                      <w:sz w:val="18"/>
                      <w:szCs w:val="18"/>
                    </w:rPr>
                    <m: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1</m:t>
                  </m:r>
                  <m:ctrlPr>
                    <w:rPr>
                      <w:rFonts w:ascii="Cambria Math" w:hAnsi="Cambria Math" w:cs="Times New Roman"/>
                      <w:kern w:val="16"/>
                      <w:sz w:val="18"/>
                      <w:szCs w:val="18"/>
                    </w:rPr>
                  </m:ctrlPr>
                </m:sub>
                <m:sup>
                  <m:r>
                    <m:rPr>
                      <m:sty m:val="p"/>
                    </m:rPr>
                    <w:rPr>
                      <w:rFonts w:ascii="Cambria Math" w:hAnsi="Cambria Math" w:cs="Times New Roman"/>
                      <w:kern w:val="16"/>
                      <w:sz w:val="18"/>
                      <w:szCs w:val="18"/>
                    </w:rPr>
                    <m:t>I</m:t>
                  </m:r>
                  <m:ctrlPr>
                    <w:rPr>
                      <w:rFonts w:ascii="Cambria Math" w:hAnsi="Cambria Math" w:cs="Times New Roman"/>
                      <w:kern w:val="16"/>
                      <w:sz w:val="18"/>
                      <w:szCs w:val="18"/>
                    </w:rPr>
                  </m:ctrlPr>
                </m:sup>
              </m:sSubSup>
              <m:r>
                <m:rPr>
                  <m:sty m:val="p"/>
                </m:rPr>
                <w:rPr>
                  <w:rFonts w:ascii="Cambria Math" w:hAnsi="Cambria Math" w:cs="Times New Roman"/>
                  <w:kern w:val="16"/>
                  <w:sz w:val="18"/>
                  <w:szCs w:val="18"/>
                </w:rPr>
                <m:t> </m:t>
              </m:r>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a</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r>
                <m:rPr>
                  <m:sty m:val="p"/>
                </m:rPr>
                <w:rPr>
                  <w:rFonts w:ascii="Cambria Math" w:hAnsi="Cambria Math" w:cs="Times New Roman"/>
                  <w:kern w:val="16"/>
                  <w:sz w:val="18"/>
                  <w:szCs w:val="18"/>
                </w:rPr>
                <m:t>≥1</m:t>
              </m:r>
            </m:oMath>
          </w:p>
          <w:p>
            <w:pPr>
              <w:pStyle w:val="77"/>
              <w:numPr>
                <w:ilvl w:val="0"/>
                <w:numId w:val="16"/>
              </w:numPr>
              <w:autoSpaceDE w:val="0"/>
              <w:autoSpaceDN w:val="0"/>
              <w:snapToGrid w:val="0"/>
              <w:spacing w:line="360" w:lineRule="auto"/>
              <w:ind w:firstLineChars="0"/>
              <w:rPr>
                <w:rFonts w:cs="Times New Roman"/>
                <w:sz w:val="18"/>
                <w:szCs w:val="18"/>
              </w:rPr>
            </w:pPr>
            <w:r>
              <w:rPr>
                <w:rFonts w:ascii="Times New Roman" w:hAnsi="Times New Roman" w:cs="Times New Roman"/>
                <w:kern w:val="16"/>
                <w:sz w:val="18"/>
                <w:szCs w:val="18"/>
              </w:rPr>
              <w:t xml:space="preserve">      Select the sub-optimal bid </w:t>
            </w:r>
            <m:oMath>
              <m:sSub>
                <m:sSubPr>
                  <m:ctrlPr>
                    <w:rPr>
                      <w:rFonts w:ascii="Cambria Math" w:hAnsi="Cambria Math" w:cs="Times New Roman"/>
                      <w:kern w:val="16"/>
                      <w:sz w:val="18"/>
                      <w:szCs w:val="18"/>
                    </w:rPr>
                  </m:ctrlPr>
                </m:sSubPr>
                <m:e>
                  <m:r>
                    <m:rPr>
                      <m:sty m:val="p"/>
                    </m:rPr>
                    <w:rPr>
                      <w:rFonts w:ascii="Cambria Math" w:hAnsi="Cambria Math" w:cs="Times New Roman"/>
                      <w:kern w:val="16"/>
                      <w:sz w:val="18"/>
                      <w:szCs w:val="18"/>
                    </w:rPr>
                    <m:t>b</m:t>
                  </m:r>
                  <m:r>
                    <m:rPr>
                      <m:sty m:val="p"/>
                    </m:rPr>
                    <w:rPr>
                      <w:rFonts w:hint="default" w:ascii="Cambria Math" w:hAnsi="Cambria Math" w:cs="Times New Roman"/>
                      <w:kern w:val="16"/>
                      <w:sz w:val="18"/>
                      <w:szCs w:val="18"/>
                      <w:lang w:val="en-US" w:eastAsia="zh-CN"/>
                    </w:rPr>
                    <m:t>'</m:t>
                  </m:r>
                  <m:ctrlPr>
                    <w:rPr>
                      <w:rFonts w:ascii="Cambria Math" w:hAnsi="Cambria Math" w:cs="Times New Roman"/>
                      <w:kern w:val="16"/>
                      <w:sz w:val="18"/>
                      <w:szCs w:val="18"/>
                    </w:rPr>
                  </m:ctrlPr>
                </m:e>
                <m:sub>
                  <m:r>
                    <m:rPr>
                      <m:sty m:val="p"/>
                    </m:rPr>
                    <w:rPr>
                      <w:rFonts w:ascii="Cambria Math" w:hAnsi="Cambria Math" w:cs="Times New Roman"/>
                      <w:kern w:val="16"/>
                      <w:sz w:val="18"/>
                      <w:szCs w:val="18"/>
                    </w:rPr>
                    <m:t>i,j</m:t>
                  </m:r>
                  <m:ctrlPr>
                    <w:rPr>
                      <w:rFonts w:ascii="Cambria Math" w:hAnsi="Cambria Math" w:cs="Times New Roman"/>
                      <w:kern w:val="16"/>
                      <w:sz w:val="18"/>
                      <w:szCs w:val="18"/>
                    </w:rPr>
                  </m:ctrlPr>
                </m:sub>
              </m:sSub>
              <m:r>
                <m:rPr>
                  <m:sty m:val="p"/>
                </m:rPr>
                <w:rPr>
                  <w:rFonts w:hint="default" w:ascii="Cambria Math" w:hAnsi="Cambria Math" w:cs="Times New Roman"/>
                  <w:kern w:val="16"/>
                  <w:sz w:val="18"/>
                  <w:szCs w:val="18"/>
                  <w:lang w:val="en-US" w:eastAsia="zh-CN"/>
                </w:rPr>
                <m:t>=1</m:t>
              </m:r>
            </m:oMath>
            <w:r>
              <w:rPr>
                <w:rFonts w:ascii="Times New Roman" w:hAnsi="Times New Roman" w:cs="Times New Roman"/>
                <w:kern w:val="16"/>
                <w:sz w:val="18"/>
                <w:szCs w:val="18"/>
              </w:rPr>
              <w:t>//</w:t>
            </w:r>
            <w:ins w:id="299" w:author="俞成琴" w:date="2022-04-14T14:28:06Z">
              <w:r>
                <w:rPr>
                  <w:rFonts w:hint="eastAsia" w:cs="Times New Roman"/>
                  <w:sz w:val="18"/>
                  <w:szCs w:val="18"/>
                  <w:lang w:eastAsia="zh-CN"/>
                </w:rPr>
                <w:t>用户终端</w:t>
              </w:r>
            </w:ins>
            <w:r>
              <w:rPr>
                <w:rFonts w:cs="Times New Roman"/>
                <w:sz w:val="18"/>
                <w:szCs w:val="18"/>
              </w:rPr>
              <w:t>设备选择</w:t>
            </w:r>
            <m:oMath>
              <m:sSub>
                <m:sSubPr>
                  <m:ctrlPr>
                    <w:rPr>
                      <w:sz w:val="18"/>
                      <w:szCs w:val="18"/>
                    </w:rPr>
                  </m:ctrlPr>
                </m:sSubPr>
                <m:e>
                  <m:r>
                    <m:rPr/>
                    <w:rPr>
                      <w:rFonts w:ascii="Cambria Math" w:hAnsi="Cambria Math"/>
                      <w:sz w:val="18"/>
                      <w:szCs w:val="18"/>
                    </w:rPr>
                    <m:t>b</m:t>
                  </m:r>
                  <m:ctrlPr>
                    <w:rPr>
                      <w:sz w:val="18"/>
                      <w:szCs w:val="18"/>
                    </w:rPr>
                  </m:ctrlPr>
                </m:e>
                <m:sub>
                  <m:r>
                    <m:rPr/>
                    <w:rPr>
                      <w:rFonts w:ascii="Cambria Math" w:hAnsi="Cambria Math"/>
                      <w:sz w:val="18"/>
                      <w:szCs w:val="18"/>
                    </w:rPr>
                    <m:t>i</m:t>
                  </m:r>
                  <m:r>
                    <m:rPr>
                      <m:sty m:val="p"/>
                    </m:rPr>
                    <w:rPr>
                      <w:rFonts w:ascii="Cambria Math" w:hAnsi="Cambria Math"/>
                      <w:sz w:val="18"/>
                      <w:szCs w:val="18"/>
                    </w:rPr>
                    <m:t>,</m:t>
                  </m:r>
                  <m:r>
                    <m:rPr/>
                    <w:rPr>
                      <w:rFonts w:ascii="Cambria Math" w:hAnsi="Cambria Math"/>
                      <w:sz w:val="18"/>
                      <w:szCs w:val="18"/>
                    </w:rPr>
                    <m:t>j</m:t>
                  </m:r>
                  <m:ctrlPr>
                    <w:rPr>
                      <w:sz w:val="18"/>
                      <w:szCs w:val="18"/>
                    </w:rPr>
                  </m:ctrlPr>
                </m:sub>
              </m:sSub>
            </m:oMath>
            <w:r>
              <w:rPr>
                <w:rFonts w:cs="Times New Roman"/>
                <w:sz w:val="18"/>
                <w:szCs w:val="18"/>
              </w:rPr>
              <w:t>最低的雾节点</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cs="Times New Roman"/>
                <w:sz w:val="18"/>
                <w:szCs w:val="18"/>
              </w:rPr>
              <w:t xml:space="preserve">    </w:t>
            </w:r>
            <w:r>
              <w:rPr>
                <w:rFonts w:ascii="Times New Roman" w:hAnsi="Times New Roman" w:cs="Times New Roman"/>
                <w:kern w:val="16"/>
                <w:sz w:val="18"/>
                <w:szCs w:val="18"/>
              </w:rPr>
              <w:t xml:space="preserve">else </w:t>
            </w:r>
          </w:p>
          <w:p>
            <w:pPr>
              <w:pStyle w:val="77"/>
              <w:numPr>
                <w:ilvl w:val="0"/>
                <w:numId w:val="16"/>
              </w:numPr>
              <w:autoSpaceDE w:val="0"/>
              <w:autoSpaceDN w:val="0"/>
              <w:snapToGrid w:val="0"/>
              <w:spacing w:line="360" w:lineRule="auto"/>
              <w:ind w:firstLineChars="0"/>
              <w:rPr>
                <w:rFonts w:cs="Times New Roman"/>
                <w:sz w:val="18"/>
                <w:szCs w:val="18"/>
              </w:rPr>
            </w:pPr>
            <w:r>
              <w:rPr>
                <w:rFonts w:ascii="Times New Roman" w:hAnsi="Times New Roman" w:cs="Times New Roman"/>
                <w:kern w:val="16"/>
                <w:sz w:val="18"/>
                <w:szCs w:val="18"/>
              </w:rPr>
              <w:t xml:space="preserve">      add to </w:t>
            </w:r>
            <m:oMath>
              <m:sSup>
                <m:sSupPr>
                  <m:ctrlPr>
                    <w:rPr>
                      <w:rFonts w:hint="default" w:ascii="Cambria Math" w:hAnsi="Cambria Math" w:cs="Times New Roman"/>
                      <w:kern w:val="16"/>
                      <w:sz w:val="18"/>
                      <w:szCs w:val="18"/>
                      <w:lang w:val="en-US" w:eastAsia="zh-CN"/>
                    </w:rPr>
                  </m:ctrlPr>
                </m:sSupPr>
                <m:e>
                  <m:r>
                    <m:rPr>
                      <m:sty m:val="p"/>
                    </m:rPr>
                    <w:rPr>
                      <w:rFonts w:ascii="Cambria Math" w:hAnsi="Cambria Math" w:cs="Times New Roman"/>
                      <w:kern w:val="16"/>
                      <w:sz w:val="18"/>
                      <w:szCs w:val="18"/>
                    </w:rPr>
                    <m:t>Γ</m:t>
                  </m:r>
                  <m:ctrlPr>
                    <w:rPr>
                      <w:rFonts w:hint="default" w:ascii="Cambria Math" w:hAnsi="Cambria Math" w:cs="Times New Roman"/>
                      <w:kern w:val="16"/>
                      <w:sz w:val="18"/>
                      <w:szCs w:val="18"/>
                      <w:lang w:val="en-US" w:eastAsia="zh-CN"/>
                    </w:rPr>
                  </m:ctrlPr>
                </m:e>
                <m:sup>
                  <m:r>
                    <m:rPr>
                      <m:sty m:val="p"/>
                    </m:rPr>
                    <w:rPr>
                      <w:rFonts w:hint="default" w:ascii="Cambria Math" w:hAnsi="Cambria Math" w:cs="Times New Roman"/>
                      <w:kern w:val="16"/>
                      <w:sz w:val="18"/>
                      <w:szCs w:val="18"/>
                      <w:lang w:val="en-US" w:eastAsia="zh-CN"/>
                    </w:rPr>
                    <m:t>t</m:t>
                  </m:r>
                  <m:ctrlPr>
                    <w:rPr>
                      <w:rFonts w:hint="default" w:ascii="Cambria Math" w:hAnsi="Cambria Math" w:cs="Times New Roman"/>
                      <w:kern w:val="16"/>
                      <w:sz w:val="18"/>
                      <w:szCs w:val="18"/>
                      <w:lang w:val="en-US" w:eastAsia="zh-CN"/>
                    </w:rPr>
                  </m:ctrlPr>
                </m:sup>
              </m:sSup>
            </m:oMath>
            <w:r>
              <w:rPr>
                <w:rFonts w:ascii="Times New Roman" w:hAnsi="Times New Roman" w:cs="Times New Roman"/>
                <w:color w:val="auto"/>
                <w:kern w:val="16"/>
                <w:sz w:val="18"/>
                <w:szCs w:val="18"/>
              </w:rPr>
              <w:t>//</w:t>
            </w:r>
            <w:r>
              <w:rPr>
                <w:rFonts w:cs="Times New Roman"/>
                <w:sz w:val="18"/>
                <w:szCs w:val="18"/>
              </w:rPr>
              <w:t>剩余任务加入落选任务集合</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cs="Times New Roman"/>
                <w:sz w:val="18"/>
                <w:szCs w:val="18"/>
              </w:rPr>
              <w:t xml:space="preserve">    </w:t>
            </w:r>
            <w:r>
              <w:rPr>
                <w:rFonts w:ascii="Times New Roman" w:hAnsi="Times New Roman" w:cs="Times New Roman"/>
                <w:kern w:val="16"/>
                <w:sz w:val="18"/>
                <w:szCs w:val="18"/>
              </w:rPr>
              <w:t>End if</w:t>
            </w:r>
          </w:p>
          <w:p>
            <w:pPr>
              <w:pStyle w:val="77"/>
              <w:numPr>
                <w:ilvl w:val="0"/>
                <w:numId w:val="16"/>
              </w:numPr>
              <w:autoSpaceDE w:val="0"/>
              <w:autoSpaceDN w:val="0"/>
              <w:snapToGrid w:val="0"/>
              <w:spacing w:line="360" w:lineRule="auto"/>
              <w:ind w:firstLineChars="0"/>
              <w:rPr>
                <w:rFonts w:ascii="Times New Roman" w:hAnsi="Times New Roman" w:cs="Times New Roman"/>
                <w:kern w:val="16"/>
                <w:sz w:val="18"/>
                <w:szCs w:val="18"/>
              </w:rPr>
            </w:pPr>
            <w:r>
              <w:rPr>
                <w:rFonts w:ascii="Times New Roman" w:hAnsi="Times New Roman" w:cs="Times New Roman"/>
                <w:kern w:val="16"/>
                <w:sz w:val="18"/>
                <w:szCs w:val="18"/>
              </w:rPr>
              <w:t xml:space="preserve">  End for</w:t>
            </w:r>
          </w:p>
          <w:p>
            <w:pPr>
              <w:snapToGrid w:val="0"/>
              <w:spacing w:line="240" w:lineRule="auto"/>
              <w:jc w:val="left"/>
              <w:rPr>
                <w:sz w:val="18"/>
                <w:szCs w:val="18"/>
                <w:lang w:eastAsia="zh-CN"/>
              </w:rPr>
            </w:pPr>
            <w:r>
              <w:rPr>
                <w:rFonts w:hint="default" w:ascii="Times New Roman" w:hAnsi="Times New Roman"/>
                <w:sz w:val="18"/>
                <w:szCs w:val="18"/>
                <w:lang w:eastAsia="zh-CN"/>
              </w:rPr>
              <w:t>18. E</w:t>
            </w:r>
            <w:r>
              <w:rPr>
                <w:rFonts w:ascii="Times New Roman" w:hAnsi="Times New Roman"/>
                <w:sz w:val="18"/>
                <w:szCs w:val="18"/>
                <w:lang w:eastAsia="zh-CN"/>
              </w:rPr>
              <w:t>nd for</w:t>
            </w:r>
          </w:p>
        </w:tc>
      </w:tr>
    </w:tbl>
    <w:p>
      <w:pPr>
        <w:spacing w:line="240" w:lineRule="auto"/>
        <w:ind w:firstLine="360" w:firstLineChars="200"/>
        <w:jc w:val="left"/>
        <w:rPr>
          <w:sz w:val="18"/>
          <w:szCs w:val="18"/>
          <w:lang w:eastAsia="zh-CN"/>
        </w:rPr>
      </w:pPr>
      <w:r>
        <w:rPr>
          <w:rFonts w:hint="eastAsia"/>
          <w:sz w:val="18"/>
          <w:szCs w:val="18"/>
          <w:lang w:eastAsia="zh-CN"/>
        </w:rPr>
        <w:t>PRM雾节点选择：在算法4-1中，</w:t>
      </w:r>
      <w:r>
        <w:rPr>
          <w:rFonts w:hint="eastAsia"/>
          <w:sz w:val="18"/>
          <w:szCs w:val="18"/>
          <w:lang w:val="en-US" w:eastAsia="zh-CN"/>
        </w:rPr>
        <w:t>首先</w:t>
      </w:r>
      <w:r>
        <w:rPr>
          <w:rFonts w:hint="eastAsia"/>
          <w:sz w:val="18"/>
          <w:szCs w:val="18"/>
          <w:lang w:eastAsia="zh-CN"/>
        </w:rPr>
        <w:t>将匹配矩阵所有元素初始化为0；然后根据</w:t>
      </w:r>
      <w:r>
        <w:rPr>
          <w:rFonts w:hint="eastAsia"/>
          <w:sz w:val="18"/>
          <w:szCs w:val="18"/>
          <w:lang w:val="en-US" w:eastAsia="zh-CN"/>
        </w:rPr>
        <w:t>3.3.2</w:t>
      </w:r>
      <w:r>
        <w:rPr>
          <w:rFonts w:hint="eastAsia"/>
          <w:sz w:val="18"/>
          <w:szCs w:val="18"/>
          <w:lang w:eastAsia="zh-CN"/>
        </w:rPr>
        <w:t>节雾节点偏好更新策略更新所有雾节点的偏好系数（2-5行）；</w:t>
      </w:r>
      <w:r>
        <w:rPr>
          <w:rFonts w:hint="eastAsia"/>
          <w:sz w:val="18"/>
          <w:szCs w:val="18"/>
          <w:lang w:val="en-US" w:eastAsia="zh-CN"/>
        </w:rPr>
        <w:t>接着</w:t>
      </w:r>
      <w:r>
        <w:rPr>
          <w:rFonts w:hint="eastAsia"/>
          <w:sz w:val="18"/>
          <w:szCs w:val="18"/>
          <w:lang w:eastAsia="zh-CN"/>
        </w:rPr>
        <w:t>根据本小节雾节点出价公式计算每个雾节点对每个任务的出价，并计算出每个任务除0以外的最低出价以及次第出价，再将任务与出价最低的雾节点对应的匹配矩阵元素置1（6-10行）；</w:t>
      </w:r>
      <w:r>
        <w:rPr>
          <w:rFonts w:hint="eastAsia"/>
          <w:sz w:val="18"/>
          <w:szCs w:val="18"/>
          <w:lang w:val="en-US" w:eastAsia="zh-CN"/>
        </w:rPr>
        <w:t>最后</w:t>
      </w:r>
      <w:r>
        <w:rPr>
          <w:rFonts w:hint="eastAsia"/>
          <w:sz w:val="18"/>
          <w:szCs w:val="18"/>
          <w:lang w:eastAsia="zh-CN"/>
        </w:rPr>
        <w:t>根据Vickrey拍卖方式确定执行任务的雾节点以及任务成交价，落选的任务加入落选任务集合等待下一轮被选择（11-18行）。</w:t>
      </w:r>
    </w:p>
    <w:p>
      <w:pPr>
        <w:spacing w:line="240" w:lineRule="auto"/>
        <w:jc w:val="left"/>
        <w:rPr>
          <w:b/>
          <w:bCs/>
          <w:sz w:val="18"/>
          <w:szCs w:val="18"/>
          <w:lang w:eastAsia="zh-CN"/>
        </w:rPr>
      </w:pPr>
      <w:r>
        <w:rPr>
          <w:rFonts w:hint="eastAsia"/>
          <w:b/>
          <w:bCs/>
          <w:sz w:val="18"/>
          <w:szCs w:val="18"/>
          <w:lang w:val="en-US" w:eastAsia="zh-CN"/>
        </w:rPr>
        <w:t>3</w:t>
      </w:r>
      <w:r>
        <w:rPr>
          <w:b/>
          <w:bCs/>
          <w:sz w:val="18"/>
          <w:szCs w:val="18"/>
          <w:lang w:eastAsia="zh-CN"/>
        </w:rPr>
        <w:t>.</w:t>
      </w:r>
      <w:r>
        <w:rPr>
          <w:rFonts w:hint="eastAsia"/>
          <w:b/>
          <w:bCs/>
          <w:sz w:val="18"/>
          <w:szCs w:val="18"/>
          <w:lang w:val="en-US" w:eastAsia="zh-CN"/>
        </w:rPr>
        <w:t>3</w:t>
      </w:r>
      <w:r>
        <w:rPr>
          <w:b/>
          <w:bCs/>
          <w:sz w:val="18"/>
          <w:szCs w:val="18"/>
          <w:lang w:eastAsia="zh-CN"/>
        </w:rPr>
        <w:t>.</w:t>
      </w:r>
      <w:r>
        <w:rPr>
          <w:rFonts w:hint="eastAsia"/>
          <w:b/>
          <w:bCs/>
          <w:sz w:val="18"/>
          <w:szCs w:val="18"/>
          <w:lang w:val="en-US" w:eastAsia="zh-CN"/>
        </w:rPr>
        <w:t>4</w:t>
      </w:r>
      <w:r>
        <w:rPr>
          <w:rFonts w:hint="eastAsia"/>
          <w:b/>
          <w:bCs/>
          <w:sz w:val="18"/>
          <w:szCs w:val="18"/>
          <w:lang w:eastAsia="zh-CN"/>
        </w:rPr>
        <w:t>雾节点偏好系数评估及分组</w:t>
      </w:r>
    </w:p>
    <w:p>
      <w:pPr>
        <w:spacing w:line="240" w:lineRule="auto"/>
        <w:ind w:firstLine="360" w:firstLineChars="200"/>
        <w:jc w:val="left"/>
        <w:rPr>
          <w:sz w:val="18"/>
          <w:szCs w:val="18"/>
          <w:lang w:eastAsia="zh-CN"/>
        </w:rPr>
      </w:pPr>
      <w:r>
        <w:rPr>
          <w:rFonts w:hint="eastAsia"/>
          <w:sz w:val="18"/>
          <w:szCs w:val="18"/>
          <w:lang w:eastAsia="zh-CN"/>
        </w:rPr>
        <w:t>根据第一轮雾节点选择任务出价情况评估雾节点的偏好系数，本小节通过构建雾节点效用的评估模型来帮助</w:t>
      </w:r>
      <w:r>
        <w:rPr>
          <w:rFonts w:hint="eastAsia"/>
          <w:color w:val="0000FF"/>
          <w:sz w:val="18"/>
          <w:szCs w:val="18"/>
          <w:lang w:val="en-US" w:eastAsia="zh-CN"/>
        </w:rPr>
        <w:t>平台</w:t>
      </w:r>
      <w:r>
        <w:rPr>
          <w:rFonts w:hint="eastAsia"/>
          <w:color w:val="0000FF"/>
          <w:sz w:val="18"/>
          <w:szCs w:val="18"/>
          <w:lang w:eastAsia="zh-CN"/>
        </w:rPr>
        <w:t>估计雾节点的偏好</w:t>
      </w:r>
      <w:r>
        <w:rPr>
          <w:rFonts w:hint="eastAsia"/>
          <w:sz w:val="18"/>
          <w:szCs w:val="18"/>
          <w:lang w:eastAsia="zh-CN"/>
        </w:rPr>
        <w:t>。本文假设每个雾节点的成本函数是相互对立的，即卸载任务计算量确定的情况下，</w:t>
      </w:r>
      <w:r>
        <w:rPr>
          <w:rFonts w:hint="eastAsia"/>
          <w:color w:val="0000FF"/>
          <w:sz w:val="18"/>
          <w:szCs w:val="18"/>
          <w:lang w:eastAsia="zh-CN"/>
        </w:rPr>
        <w:t>时间成本仅由其时钟频率决定</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在雾节点公布了上一轮的选择和出价情况后，</w:t>
      </w:r>
      <w:r>
        <w:rPr>
          <w:rFonts w:hint="eastAsia"/>
          <w:sz w:val="18"/>
          <w:szCs w:val="18"/>
          <w:lang w:val="en-US" w:eastAsia="zh-CN"/>
        </w:rPr>
        <w:t>平台由公式（24）</w:t>
      </w:r>
      <w:r>
        <w:rPr>
          <w:rFonts w:hint="eastAsia"/>
          <w:sz w:val="18"/>
          <w:szCs w:val="18"/>
          <w:lang w:eastAsia="zh-CN"/>
        </w:rPr>
        <w:t>估计出当前雾节点的偏好，</w:t>
      </w:r>
      <w:r>
        <w:rPr>
          <w:rFonts w:hint="eastAsia"/>
          <w:sz w:val="18"/>
          <w:szCs w:val="18"/>
          <w:lang w:val="en-US" w:eastAsia="zh-CN"/>
        </w:rPr>
        <w:t>并根据公式（16）得出新的雾节点偏好系数</w:t>
      </w:r>
      <w:r>
        <w:rPr>
          <w:rFonts w:hint="eastAsia"/>
          <w:sz w:val="18"/>
          <w:szCs w:val="18"/>
          <w:lang w:eastAsia="zh-CN"/>
        </w:rPr>
        <w:t>。</w:t>
      </w:r>
    </w:p>
    <w:p>
      <w:pPr>
        <w:spacing w:line="240" w:lineRule="auto"/>
        <w:ind w:firstLine="360" w:firstLineChars="200"/>
        <w:jc w:val="right"/>
        <w:rPr>
          <w:sz w:val="18"/>
          <w:szCs w:val="18"/>
          <w:lang w:eastAsia="zh-CN"/>
        </w:rPr>
      </w:pPr>
      <w:r>
        <w:rPr>
          <w:rFonts w:hint="eastAsia"/>
          <w:sz w:val="18"/>
          <w:szCs w:val="18"/>
          <w:lang w:eastAsia="zh-CN"/>
        </w:rPr>
        <w:tab/>
      </w:r>
      <m:oMath>
        <m:d>
          <m:dPr>
            <m:ctrlPr>
              <w:rPr>
                <w:rFonts w:ascii="Cambria Math" w:hAnsi="Cambria Math"/>
              </w:rPr>
            </m:ctrlPr>
          </m:dPr>
          <m:e>
            <m:sSubSup>
              <m:sSubSupPr/>
              <m:e>
                <m:r>
                  <m:rPr/>
                  <m:t>W</m:t>
                </m:r>
              </m:e>
              <m:sub>
                <m:r>
                  <m:rPr/>
                  <m:t>i</m:t>
                </m:r>
                <m:r>
                  <m:rPr>
                    <m:sty m:val="p"/>
                  </m:rPr>
                  <m:t>,</m:t>
                </m:r>
                <m:r>
                  <m:rPr/>
                  <m:t>tt</m:t>
                </m:r>
              </m:sub>
              <m:sup>
                <m:r>
                  <m:rPr/>
                  <m:t>t</m:t>
                </m:r>
              </m:sup>
            </m:sSubSup>
            <m:r>
              <m:rPr>
                <m:sty m:val="p"/>
              </m:rPr>
              <m:t>−</m:t>
            </m:r>
            <m:sSubSup>
              <m:sSubSupPr/>
              <m:e>
                <m:r>
                  <m:rPr/>
                  <m:t>W</m:t>
                </m:r>
              </m:e>
              <m:sub>
                <m:r>
                  <m:rPr/>
                  <m:t>i</m:t>
                </m:r>
                <m:r>
                  <m:rPr>
                    <m:sty m:val="p"/>
                  </m:rPr>
                  <m:t>,</m:t>
                </m:r>
                <m:r>
                  <m:rPr/>
                  <m:t>T</m:t>
                </m:r>
                <m:r>
                  <m:rPr>
                    <m:sty m:val="p"/>
                  </m:rPr>
                  <m:t>−</m:t>
                </m:r>
                <m:r>
                  <m:rPr/>
                  <m:t>tt</m:t>
                </m:r>
              </m:sub>
              <m:sup>
                <m:r>
                  <m:rPr/>
                  <m:t>t</m:t>
                </m:r>
              </m:sup>
            </m:sSubSup>
            <m:ctrlPr>
              <w:rPr>
                <w:rFonts w:ascii="Cambria Math" w:hAnsi="Cambria Math"/>
              </w:rPr>
            </m:ctrlPr>
          </m:e>
        </m:d>
        <m:r>
          <m:rPr>
            <m:sty m:val="p"/>
          </m:rPr>
          <m:t>=</m:t>
        </m:r>
        <m:sSub>
          <m:sSubPr/>
          <m:e>
            <m:r>
              <m:rPr/>
              <m:t>C</m:t>
            </m:r>
          </m:e>
          <m:sub>
            <m:r>
              <m:rPr/>
              <m:t>i</m:t>
            </m:r>
            <m:r>
              <m:rPr>
                <m:sty m:val="p"/>
              </m:rPr>
              <m:t>,</m:t>
            </m:r>
            <m:r>
              <m:rPr/>
              <m:t>j</m:t>
            </m:r>
          </m:sub>
        </m:sSub>
        <m:d>
          <m:dPr>
            <m:ctrlPr>
              <w:rPr>
                <w:rFonts w:ascii="Cambria Math" w:hAnsi="Cambria Math"/>
              </w:rPr>
            </m:ctrlPr>
          </m:dPr>
          <m:e>
            <m:sSub>
              <m:sSubPr/>
              <m:e>
                <m:r>
                  <m:rPr/>
                  <m:t>t</m:t>
                </m:r>
              </m:e>
              <m:sub>
                <m:r>
                  <m:rPr/>
                  <m:t>j</m:t>
                </m:r>
              </m:sub>
            </m:sSub>
            <m:r>
              <m:rPr>
                <m:sty m:val="p"/>
              </m:rPr>
              <m:t>,</m:t>
            </m:r>
            <m:sSub>
              <m:sSubPr/>
              <m:e>
                <m:r>
                  <m:rPr/>
                  <m:t>f</m:t>
                </m:r>
              </m:e>
              <m:sub>
                <m:r>
                  <m:rPr/>
                  <m:t>i</m:t>
                </m:r>
              </m:sub>
            </m:sSub>
            <m:ctrlPr>
              <w:rPr>
                <w:rFonts w:ascii="Cambria Math" w:hAnsi="Cambria Math"/>
              </w:rPr>
            </m:ctrlPr>
          </m:e>
        </m:d>
        <m:r>
          <m:rPr>
            <m:sty m:val="p"/>
          </m:rPr>
          <m:t>−</m:t>
        </m:r>
        <m:sSub>
          <m:sSubPr/>
          <m:e>
            <m:r>
              <m:rPr/>
              <m:t>b</m:t>
            </m:r>
          </m:e>
          <m:sub>
            <m:r>
              <m:rPr/>
              <m:t>i</m:t>
            </m:r>
            <m:r>
              <m:rPr>
                <m:sty m:val="p"/>
              </m:rPr>
              <m:t>,</m:t>
            </m:r>
            <m:r>
              <m:rPr/>
              <m:t>j</m:t>
            </m:r>
          </m:sub>
        </m:sSub>
      </m:oMath>
      <w:r>
        <w:rPr>
          <w:rFonts w:hint="eastAsia"/>
          <w:sz w:val="18"/>
          <w:szCs w:val="18"/>
          <w:lang w:eastAsia="zh-CN"/>
        </w:rPr>
        <w:tab/>
      </w:r>
      <w:r>
        <w:rPr>
          <w:rFonts w:hint="eastAsia"/>
          <w:sz w:val="18"/>
          <w:szCs w:val="18"/>
          <w:lang w:val="en-US" w:eastAsia="zh-CN"/>
        </w:rPr>
        <w:t xml:space="preserve">           </w:t>
      </w:r>
      <w:r>
        <w:rPr>
          <w:rFonts w:hint="eastAsia"/>
          <w:sz w:val="18"/>
          <w:szCs w:val="18"/>
          <w:lang w:eastAsia="zh-CN"/>
        </w:rPr>
        <w:t>（</w:t>
      </w:r>
      <w:r>
        <w:rPr>
          <w:rFonts w:hint="eastAsia"/>
          <w:sz w:val="18"/>
          <w:szCs w:val="18"/>
          <w:lang w:val="en-US" w:eastAsia="zh-CN"/>
        </w:rPr>
        <w:t>24</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在之后的t轮</w:t>
      </w:r>
      <w:r>
        <w:rPr>
          <w:rFonts w:hint="eastAsia"/>
          <w:color w:val="0000FF"/>
          <w:sz w:val="18"/>
          <w:szCs w:val="18"/>
          <w:lang w:eastAsia="zh-CN"/>
        </w:rPr>
        <w:t>不断评估雾节点偏好</w:t>
      </w:r>
      <w:r>
        <w:rPr>
          <w:rFonts w:hint="eastAsia"/>
          <w:sz w:val="18"/>
          <w:szCs w:val="18"/>
          <w:lang w:eastAsia="zh-CN"/>
        </w:rPr>
        <w:t>，在基于</w:t>
      </w:r>
      <w:r>
        <w:rPr>
          <w:rFonts w:hint="eastAsia"/>
          <w:color w:val="0000FF"/>
          <w:sz w:val="18"/>
          <w:szCs w:val="18"/>
          <w:lang w:eastAsia="zh-CN"/>
        </w:rPr>
        <w:t>已知雾节点偏好情况</w:t>
      </w:r>
      <w:r>
        <w:rPr>
          <w:rFonts w:hint="eastAsia"/>
          <w:sz w:val="18"/>
          <w:szCs w:val="18"/>
          <w:lang w:eastAsia="zh-CN"/>
        </w:rPr>
        <w:t>下</w:t>
      </w:r>
      <w:r>
        <w:rPr>
          <w:rFonts w:hint="eastAsia"/>
          <w:color w:val="0000FF"/>
          <w:sz w:val="18"/>
          <w:szCs w:val="18"/>
          <w:lang w:eastAsia="zh-CN"/>
        </w:rPr>
        <w:t>投其所好</w:t>
      </w:r>
      <w:r>
        <w:rPr>
          <w:rFonts w:hint="eastAsia"/>
          <w:sz w:val="18"/>
          <w:szCs w:val="18"/>
          <w:lang w:eastAsia="zh-CN"/>
        </w:rPr>
        <w:t>设计诱饵任务以达到最大诱饵效果。接下来根据对环境中雾节点偏好系数的评估，以及定理4-1得出的偏好型节点发生偏好逆转的偏好系数范围，将雾节点进行分为</w:t>
      </w:r>
      <w:r>
        <w:rPr>
          <w:rFonts w:hint="eastAsia"/>
          <w:color w:val="0000FF"/>
          <w:sz w:val="18"/>
          <w:szCs w:val="18"/>
          <w:lang w:eastAsia="zh-CN"/>
        </w:rPr>
        <w:t>以下3组</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 xml:space="preserve">  1. 偏好无逆转组（No Preference Reverse Nodes）NPRN：偏好中性和偏好报酬型节点。即加入在</w:t>
      </w:r>
      <w:r>
        <w:rPr>
          <w:rFonts w:hint="eastAsia"/>
          <w:sz w:val="18"/>
          <w:szCs w:val="18"/>
          <w:lang w:val="en-US" w:eastAsia="zh-CN"/>
        </w:rPr>
        <w:t>3.2节</w:t>
      </w:r>
      <w:r>
        <w:rPr>
          <w:rFonts w:hint="eastAsia"/>
          <w:sz w:val="18"/>
          <w:szCs w:val="18"/>
          <w:lang w:eastAsia="zh-CN"/>
        </w:rPr>
        <w:t>讨论的诱饵项影响下会选择目标类任务的节点，根据定义可知</w:t>
      </w:r>
      <m:oMath>
        <m:sSubSup>
          <m:sSubSupPr/>
          <m:e>
            <m:r>
              <m:rPr/>
              <m:t>δ</m:t>
            </m:r>
          </m:e>
          <m:sub>
            <m:r>
              <m:rPr/>
              <m:t>i</m:t>
            </m:r>
          </m:sub>
          <m:sup>
            <m:r>
              <m:rPr/>
              <m:t>t</m:t>
            </m:r>
          </m:sup>
        </m:sSubSup>
        <m:r>
          <m:rPr>
            <m:sty m:val="p"/>
          </m:rPr>
          <m:t>∈(0.5,1)</m:t>
        </m:r>
      </m:oMath>
      <w:r>
        <w:rPr>
          <w:rFonts w:hint="eastAsia"/>
          <w:sz w:val="18"/>
          <w:szCs w:val="18"/>
          <w:lang w:eastAsia="zh-CN"/>
        </w:rPr>
        <w:t>时</w:t>
      </w:r>
      <m:oMath>
        <m:r>
          <m:rPr/>
          <m:t>i</m:t>
        </m:r>
        <m:r>
          <m:rPr>
            <m:sty m:val="p"/>
          </m:rPr>
          <m:t>∈</m:t>
        </m:r>
        <m:r>
          <m:rPr/>
          <m:t>NPRN</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 xml:space="preserve">  2. 偏好逆转组（Preference Reverse Nodes）PRN：普通成本偏好节点。即在</w:t>
      </w:r>
      <w:r>
        <w:rPr>
          <w:rFonts w:hint="eastAsia"/>
          <w:sz w:val="18"/>
          <w:szCs w:val="18"/>
          <w:lang w:val="en-US" w:eastAsia="zh-CN"/>
        </w:rPr>
        <w:t>3.2节</w:t>
      </w:r>
      <w:r>
        <w:rPr>
          <w:rFonts w:hint="eastAsia"/>
          <w:sz w:val="18"/>
          <w:szCs w:val="18"/>
          <w:lang w:eastAsia="zh-CN"/>
        </w:rPr>
        <w:t>讨论的正向诱饵因子范围内设计一定诱饵项的诱导下，会从选择竞争类任务变为选择目标类任务的节点，由定理4-1可知当</w:t>
      </w:r>
      <m:oMath>
        <m:sSubSup>
          <m:sSubSupPr/>
          <m:e>
            <m:r>
              <m:rPr/>
              <m:t>δ</m:t>
            </m:r>
          </m:e>
          <m:sub>
            <m:r>
              <m:rPr/>
              <m:t>i</m:t>
            </m:r>
          </m:sub>
          <m:sup>
            <m:r>
              <m:rPr/>
              <m:t>t</m:t>
            </m:r>
          </m:sup>
        </m:sSubSup>
        <m:r>
          <m:rPr>
            <m:sty m:val="p"/>
          </m:rPr>
          <m:t>∈</m:t>
        </m:r>
        <m:d>
          <m:dPr>
            <m:endChr m:val=""/>
            <m:ctrlPr>
              <w:rPr>
                <w:rFonts w:ascii="Cambria Math" w:hAnsi="Cambria Math"/>
              </w:rPr>
            </m:ctrlPr>
          </m:dPr>
          <m:e>
            <m:f>
              <m:fPr>
                <m:ctrlPr>
                  <w:rPr>
                    <w:rFonts w:ascii="Cambria Math" w:hAnsi="Cambria Math"/>
                  </w:rPr>
                </m:ctrlPr>
              </m:fPr>
              <m:num>
                <m:r>
                  <m:rPr>
                    <m:sty m:val="p"/>
                  </m:rPr>
                  <m:t>3</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m:t>
            </m:r>
            <m:rad>
              <m:radPr>
                <m:degHide m:val="1"/>
                <m:ctrlPr>
                  <w:rPr>
                    <w:rFonts w:ascii="Cambria Math" w:hAnsi="Cambria Math"/>
                  </w:rPr>
                </m:ctrlPr>
              </m:radPr>
              <m:deg>
                <m:ctrlPr>
                  <w:rPr>
                    <w:rFonts w:ascii="Cambria Math" w:hAnsi="Cambria Math"/>
                  </w:rPr>
                </m:ctrlPr>
              </m:deg>
              <m:e>
                <m:sSup>
                  <m:sSupPr/>
                  <m:e>
                    <m:d>
                      <m:dPr>
                        <m:begChr m:val="["/>
                        <m:endChr m:val="]"/>
                        <m:ctrlPr>
                          <w:rPr>
                            <w:rFonts w:ascii="Cambria Math" w:hAnsi="Cambria Math"/>
                          </w:rPr>
                        </m:ctrlPr>
                      </m:dPr>
                      <m:e>
                        <m:f>
                          <m:fPr>
                            <m:ctrlPr>
                              <w:rPr>
                                <w:rFonts w:ascii="Cambria Math" w:hAnsi="Cambria Math"/>
                              </w:rPr>
                            </m:ctrlPr>
                          </m:fPr>
                          <m:num>
                            <m:r>
                              <m:rPr>
                                <m:sty m:val="p"/>
                              </m:rPr>
                              <m:t>1</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r>
                  <m:rPr>
                    <m:sty m:val="p"/>
                  </m:rPr>
                  <m:t>+</m:t>
                </m:r>
                <m:sSup>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ctrlPr>
                  <w:rPr>
                    <w:rFonts w:ascii="Cambria Math" w:hAnsi="Cambria Math"/>
                  </w:rPr>
                </m:ctrlPr>
              </m:e>
            </m:rad>
            <m:r>
              <m:rPr>
                <m:sty m:val="p"/>
              </m:rPr>
              <w:rPr>
                <w:rFonts w:hint="eastAsia" w:ascii="Cambria Math" w:hAnsi="Cambria Math"/>
                <w:lang w:eastAsia="zh-CN"/>
              </w:rPr>
              <m:t>，</m:t>
            </m:r>
            <m:r>
              <m:rPr>
                <m:sty m:val="p"/>
              </m:rPr>
              <w:rPr>
                <w:rFonts w:hint="eastAsia" w:ascii="Cambria Math" w:hAnsi="Cambria Math"/>
                <w:lang w:val="en-US" w:eastAsia="zh-CN"/>
              </w:rPr>
              <m:t>0.5</m:t>
            </m:r>
            <m:r>
              <m:rPr>
                <m:sty m:val="p"/>
              </m:rPr>
              <w:rPr>
                <w:rFonts w:hint="default" w:ascii="Cambria Math" w:hAnsi="Cambria Math"/>
                <w:lang w:val="en-US" w:eastAsia="zh-CN"/>
              </w:rPr>
              <m:t>)</m:t>
            </m:r>
            <m:ctrlPr>
              <w:rPr>
                <w:rFonts w:ascii="Cambria Math" w:hAnsi="Cambria Math"/>
              </w:rPr>
            </m:ctrlPr>
          </m:e>
        </m:d>
      </m:oMath>
      <w:r>
        <w:rPr>
          <w:rFonts w:hint="eastAsia"/>
          <w:sz w:val="18"/>
          <w:szCs w:val="18"/>
          <w:lang w:eastAsia="zh-CN"/>
        </w:rPr>
        <w:t>时</w:t>
      </w:r>
      <m:oMath>
        <m:r>
          <m:rPr/>
          <m:t>i</m:t>
        </m:r>
        <m:r>
          <m:rPr>
            <m:sty m:val="p"/>
          </m:rPr>
          <m:t>∈</m:t>
        </m:r>
        <m:r>
          <m:rPr/>
          <m:t>PRN</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 xml:space="preserve">  3. 偏好影响组（Perference Reverse Influence Nodes）PRIN：非常偏好成本型的节点。即在</w:t>
      </w:r>
      <w:r>
        <w:rPr>
          <w:rFonts w:hint="eastAsia"/>
          <w:sz w:val="18"/>
          <w:szCs w:val="18"/>
          <w:lang w:val="en-US" w:eastAsia="zh-CN"/>
        </w:rPr>
        <w:t>3.2节</w:t>
      </w:r>
      <w:r>
        <w:rPr>
          <w:rFonts w:hint="eastAsia"/>
          <w:sz w:val="18"/>
          <w:szCs w:val="18"/>
          <w:lang w:eastAsia="zh-CN"/>
        </w:rPr>
        <w:t>讨论的正向诱饵因子范围内无论如何设计诱饵项，雾节点也仍然会选择竞争类任务。对于这类雾节点，</w:t>
      </w:r>
      <w:r>
        <w:rPr>
          <w:rFonts w:hint="eastAsia"/>
          <w:color w:val="0000FF"/>
          <w:sz w:val="18"/>
          <w:szCs w:val="18"/>
          <w:lang w:eastAsia="zh-CN"/>
        </w:rPr>
        <w:t>本文应设计反向的诱饵项以使这类雾节点完成卸载任务的偏好得到满足</w:t>
      </w:r>
      <w:r>
        <w:rPr>
          <w:rFonts w:hint="eastAsia"/>
          <w:sz w:val="18"/>
          <w:szCs w:val="18"/>
          <w:lang w:eastAsia="zh-CN"/>
        </w:rPr>
        <w:t>。由定理4-1可知当</w:t>
      </w:r>
      <m:oMath>
        <m:sSubSup>
          <m:sSubSupPr/>
          <m:e>
            <m:r>
              <m:rPr/>
              <m:t>δ</m:t>
            </m:r>
          </m:e>
          <m:sub>
            <m:r>
              <m:rPr/>
              <m:t>i</m:t>
            </m:r>
          </m:sub>
          <m:sup>
            <m:r>
              <m:rPr/>
              <m:t>t</m:t>
            </m:r>
          </m:sup>
        </m:sSubSup>
        <m:r>
          <m:rPr>
            <m:sty m:val="p"/>
          </m:rPr>
          <m:t>∈</m:t>
        </m:r>
        <m:d>
          <m:dPr>
            <m:endChr m:val=""/>
            <m:ctrlPr>
              <w:rPr>
                <w:rFonts w:ascii="Cambria Math" w:hAnsi="Cambria Math"/>
              </w:rPr>
            </m:ctrlPr>
          </m:dPr>
          <m:e>
            <m:r>
              <m:rPr>
                <m:sty m:val="p"/>
              </m:rPr>
              <w:rPr>
                <w:rFonts w:hint="eastAsia" w:ascii="Cambria Math" w:hAnsi="Cambria Math"/>
                <w:lang w:val="en-US" w:eastAsia="zh-CN"/>
              </w:rPr>
              <m:t>0，</m:t>
            </m:r>
            <m:f>
              <m:fPr>
                <m:ctrlPr>
                  <w:rPr>
                    <w:rFonts w:ascii="Cambria Math" w:hAnsi="Cambria Math"/>
                  </w:rPr>
                </m:ctrlPr>
              </m:fPr>
              <m:num>
                <m:r>
                  <m:rPr>
                    <m:sty m:val="p"/>
                  </m:rPr>
                  <m:t>3</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r>
              <m:rPr>
                <m:sty m:val="p"/>
              </m:rPr>
              <m:t>−</m:t>
            </m:r>
            <m:rad>
              <m:radPr>
                <m:degHide m:val="1"/>
                <m:ctrlPr>
                  <w:rPr>
                    <w:rFonts w:ascii="Cambria Math" w:hAnsi="Cambria Math"/>
                  </w:rPr>
                </m:ctrlPr>
              </m:radPr>
              <m:deg>
                <m:ctrlPr>
                  <w:rPr>
                    <w:rFonts w:ascii="Cambria Math" w:hAnsi="Cambria Math"/>
                  </w:rPr>
                </m:ctrlPr>
              </m:deg>
              <m:e>
                <m:sSup>
                  <m:sSupPr/>
                  <m:e>
                    <m:d>
                      <m:dPr>
                        <m:begChr m:val="["/>
                        <m:endChr m:val="]"/>
                        <m:ctrlPr>
                          <w:rPr>
                            <w:rFonts w:ascii="Cambria Math" w:hAnsi="Cambria Math"/>
                          </w:rPr>
                        </m:ctrlPr>
                      </m:dPr>
                      <m:e>
                        <m:f>
                          <m:fPr>
                            <m:ctrlPr>
                              <w:rPr>
                                <w:rFonts w:ascii="Cambria Math" w:hAnsi="Cambria Math"/>
                              </w:rPr>
                            </m:ctrlPr>
                          </m:fPr>
                          <m:num>
                            <m:r>
                              <m:rPr>
                                <m:sty m:val="p"/>
                              </m:rPr>
                              <m:t>1</m:t>
                            </m:r>
                            <m:ctrlPr>
                              <w:rPr>
                                <w:rFonts w:ascii="Cambria Math" w:hAnsi="Cambria Math"/>
                              </w:rPr>
                            </m:ctrlPr>
                          </m:num>
                          <m:den>
                            <m:r>
                              <m:rPr>
                                <m:sty m:val="p"/>
                              </m:rPr>
                              <m:t>4</m:t>
                            </m:r>
                            <m:ctrlPr>
                              <w:rPr>
                                <w:rFonts w:ascii="Cambria Math" w:hAnsi="Cambria Math"/>
                              </w:rPr>
                            </m:ctrlPr>
                          </m:den>
                        </m:f>
                        <m:r>
                          <m:rPr>
                            <m:sty m:val="p"/>
                          </m:rPr>
                          <m:t>+</m:t>
                        </m:r>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r>
                  <m:rPr>
                    <m:sty m:val="p"/>
                  </m:rPr>
                  <m:t>+</m:t>
                </m:r>
                <m:sSup>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e>
                                    <m:r>
                                      <m:rPr/>
                                      <m:t>P</m:t>
                                    </m:r>
                                  </m:e>
                                  <m:sub>
                                    <m:r>
                                      <m:rPr/>
                                      <m:t>A</m:t>
                                    </m:r>
                                  </m:sub>
                                </m:sSub>
                                <m:r>
                                  <m:rPr>
                                    <m:sty m:val="p"/>
                                  </m:rPr>
                                  <m:t>−</m:t>
                                </m:r>
                                <m:sSub>
                                  <m:sSubPr/>
                                  <m:e>
                                    <m:r>
                                      <m:rPr/>
                                      <m:t>P</m:t>
                                    </m:r>
                                  </m:e>
                                  <m:sub>
                                    <m:r>
                                      <m:rPr/>
                                      <m:t>B</m:t>
                                    </m:r>
                                  </m:sub>
                                </m:sSub>
                                <m:ctrlPr>
                                  <w:rPr>
                                    <w:rFonts w:ascii="Cambria Math" w:hAnsi="Cambria Math"/>
                                  </w:rPr>
                                </m:ctrlPr>
                              </m:e>
                            </m:d>
                            <m:ctrlPr>
                              <w:rPr>
                                <w:rFonts w:ascii="Cambria Math" w:hAnsi="Cambria Math"/>
                              </w:rPr>
                            </m:ctrlPr>
                          </m:num>
                          <m:den>
                            <m:r>
                              <m:rPr>
                                <m:sty m:val="p"/>
                              </m:rPr>
                              <m:t>2</m:t>
                            </m:r>
                            <m:d>
                              <m:dPr>
                                <m:ctrlPr>
                                  <w:rPr>
                                    <w:rFonts w:ascii="Cambria Math" w:hAnsi="Cambria Math"/>
                                  </w:rPr>
                                </m:ctrlPr>
                              </m:dPr>
                              <m:e>
                                <m:sSub>
                                  <m:sSubPr/>
                                  <m:e>
                                    <m:r>
                                      <m:rPr/>
                                      <m:t>Q</m:t>
                                    </m:r>
                                  </m:e>
                                  <m:sub>
                                    <m:r>
                                      <m:rPr/>
                                      <m:t>B</m:t>
                                    </m:r>
                                  </m:sub>
                                </m:sSub>
                                <m:r>
                                  <m:rPr>
                                    <m:sty m:val="p"/>
                                  </m:rPr>
                                  <m:t>−</m:t>
                                </m:r>
                                <m:sSub>
                                  <m:sSubPr/>
                                  <m:e>
                                    <m:r>
                                      <m:rPr/>
                                      <m:t>Q</m:t>
                                    </m:r>
                                  </m:e>
                                  <m:sub>
                                    <m:r>
                                      <m:rPr/>
                                      <m:t>A</m:t>
                                    </m:r>
                                  </m:sub>
                                </m:sSub>
                                <m:ctrlPr>
                                  <w:rPr>
                                    <w:rFonts w:ascii="Cambria Math" w:hAnsi="Cambria Math"/>
                                  </w:rPr>
                                </m:ctrlPr>
                              </m:e>
                            </m:d>
                            <m:ctrlPr>
                              <w:rPr>
                                <w:rFonts w:ascii="Cambria Math" w:hAnsi="Cambria Math"/>
                              </w:rPr>
                            </m:ctrlPr>
                          </m:den>
                        </m:f>
                        <m:ctrlPr>
                          <w:rPr>
                            <w:rFonts w:ascii="Cambria Math" w:hAnsi="Cambria Math"/>
                          </w:rPr>
                        </m:ctrlPr>
                      </m:e>
                    </m:d>
                  </m:e>
                  <m:sup>
                    <m:r>
                      <m:rPr>
                        <m:sty m:val="p"/>
                      </m:rPr>
                      <m:t>2</m:t>
                    </m:r>
                  </m:sup>
                </m:sSup>
                <m:ctrlPr>
                  <w:rPr>
                    <w:rFonts w:ascii="Cambria Math" w:hAnsi="Cambria Math"/>
                  </w:rPr>
                </m:ctrlPr>
              </m:e>
            </m:rad>
            <m:r>
              <m:rPr>
                <m:sty m:val="p"/>
              </m:rPr>
              <w:rPr>
                <w:rFonts w:hint="default" w:ascii="Cambria Math" w:hAnsi="Cambria Math"/>
                <w:lang w:val="en-US" w:eastAsia="zh-CN"/>
              </w:rPr>
              <m:t>)</m:t>
            </m:r>
            <m:ctrlPr>
              <w:rPr>
                <w:rFonts w:ascii="Cambria Math" w:hAnsi="Cambria Math"/>
              </w:rPr>
            </m:ctrlPr>
          </m:e>
        </m:d>
      </m:oMath>
      <w:r>
        <w:rPr>
          <w:rFonts w:hint="eastAsia"/>
          <w:sz w:val="18"/>
          <w:szCs w:val="18"/>
          <w:lang w:eastAsia="zh-CN"/>
        </w:rPr>
        <w:t>时</w:t>
      </w:r>
      <m:oMath>
        <m:r>
          <m:rPr/>
          <m:t>i</m:t>
        </m:r>
        <m:r>
          <m:rPr>
            <m:sty m:val="p"/>
          </m:rPr>
          <m:t>∈</m:t>
        </m:r>
        <m:r>
          <m:rPr/>
          <m:t>PR</m:t>
        </m:r>
        <m:r>
          <m:rPr/>
          <w:rPr>
            <w:rFonts w:hint="default" w:ascii="Cambria Math" w:hAnsi="Cambria Math"/>
            <w:lang w:val="en-US" w:eastAsia="zh-CN"/>
          </w:rPr>
          <m:t>I</m:t>
        </m:r>
        <m:r>
          <m:rPr/>
          <m:t>N</m:t>
        </m:r>
      </m:oMath>
      <w:r>
        <w:rPr>
          <w:rFonts w:hint="eastAsia"/>
          <w:sz w:val="18"/>
          <w:szCs w:val="18"/>
          <w:lang w:eastAsia="zh-CN"/>
        </w:rPr>
        <w:t>。</w:t>
      </w:r>
    </w:p>
    <w:p>
      <w:pPr>
        <w:spacing w:after="0" w:line="240" w:lineRule="auto"/>
        <w:ind w:firstLine="0" w:firstLineChars="0"/>
        <w:jc w:val="left"/>
        <w:rPr>
          <w:sz w:val="18"/>
          <w:szCs w:val="18"/>
          <w:lang w:eastAsia="zh-CN"/>
        </w:rPr>
      </w:pPr>
      <w:r>
        <w:rPr>
          <w:rFonts w:hint="eastAsia"/>
          <w:sz w:val="18"/>
          <w:szCs w:val="18"/>
          <w:lang w:eastAsia="zh-CN"/>
        </w:rPr>
        <w:t>由于偏好系数是变化的，所以雾节点所属群体也随之动态的变化，</w:t>
      </w:r>
      <m:oMath>
        <m:sSub>
          <m:sSubPr>
            <m:ctrlPr>
              <w:rPr>
                <w:color w:val="0000FF"/>
              </w:rPr>
            </m:ctrlPr>
          </m:sSubPr>
          <m:e>
            <m:r>
              <m:rPr/>
              <w:rPr>
                <w:rFonts w:ascii="Times New Roman" w:hAnsi="Times New Roman"/>
                <w:color w:val="0000FF"/>
              </w:rPr>
              <m:t>n</m:t>
            </m:r>
            <m:ctrlPr>
              <w:rPr>
                <w:color w:val="0000FF"/>
              </w:rPr>
            </m:ctrlPr>
          </m:e>
          <m:sub>
            <m:r>
              <m:rPr/>
              <w:rPr>
                <w:rFonts w:ascii="Times New Roman" w:hAnsi="Times New Roman"/>
                <w:color w:val="0000FF"/>
              </w:rPr>
              <m:t>type</m:t>
            </m:r>
            <m:ctrlPr>
              <w:rPr>
                <w:color w:val="0000FF"/>
              </w:rPr>
            </m:ctrlPr>
          </m:sub>
        </m:sSub>
      </m:oMath>
      <w:r>
        <w:rPr>
          <w:rFonts w:hint="eastAsia"/>
          <w:color w:val="0000FF"/>
          <w:sz w:val="18"/>
          <w:szCs w:val="18"/>
          <w:lang w:eastAsia="zh-CN"/>
        </w:rPr>
        <w:t>表示三类雾节点的总数</w:t>
      </w:r>
      <w:r>
        <w:t xml:space="preserve">type </w:t>
      </w:r>
      <m:oMath>
        <m:r>
          <m:rPr>
            <m:sty m:val="p"/>
          </m:rPr>
          <m:t>∈{</m:t>
        </m:r>
        <m:r>
          <m:rPr/>
          <m:t>NPRN</m:t>
        </m:r>
        <m:r>
          <m:rPr>
            <m:sty m:val="p"/>
          </m:rPr>
          <m:t>,</m:t>
        </m:r>
        <m:r>
          <m:rPr/>
          <m:t>PRN</m:t>
        </m:r>
        <m:r>
          <m:rPr>
            <m:sty m:val="p"/>
          </m:rPr>
          <m:t>,</m:t>
        </m:r>
        <m:r>
          <m:rPr/>
          <m:t>PRIN</m:t>
        </m:r>
        <m:r>
          <m:rPr>
            <m:sty m:val="p"/>
          </m:rPr>
          <m:t>}</m:t>
        </m:r>
      </m:oMath>
      <w:r>
        <w:rPr>
          <w:rFonts w:hint="eastAsia"/>
          <w:sz w:val="18"/>
          <w:szCs w:val="18"/>
          <w:lang w:eastAsia="zh-CN"/>
        </w:rPr>
        <w:t>。</w:t>
      </w:r>
    </w:p>
    <w:p>
      <w:pPr>
        <w:spacing w:line="240" w:lineRule="auto"/>
        <w:jc w:val="left"/>
        <w:rPr>
          <w:b/>
          <w:bCs/>
          <w:sz w:val="18"/>
          <w:szCs w:val="18"/>
          <w:lang w:eastAsia="zh-CN"/>
        </w:rPr>
      </w:pPr>
      <w:r>
        <w:rPr>
          <w:rFonts w:hint="eastAsia"/>
          <w:b/>
          <w:bCs/>
          <w:sz w:val="18"/>
          <w:szCs w:val="18"/>
          <w:lang w:val="en-US" w:eastAsia="zh-CN"/>
        </w:rPr>
        <w:t>3.3.5</w:t>
      </w:r>
      <w:r>
        <w:rPr>
          <w:rFonts w:hint="eastAsia"/>
          <w:b/>
          <w:bCs/>
          <w:sz w:val="18"/>
          <w:szCs w:val="18"/>
          <w:lang w:eastAsia="zh-CN"/>
        </w:rPr>
        <w:t>基于偏好逆转的雾节点任务推送算法</w:t>
      </w:r>
    </w:p>
    <w:p>
      <w:pPr>
        <w:spacing w:line="240" w:lineRule="auto"/>
        <w:ind w:firstLine="360" w:firstLineChars="200"/>
        <w:jc w:val="left"/>
        <w:rPr>
          <w:sz w:val="18"/>
          <w:szCs w:val="18"/>
          <w:lang w:eastAsia="zh-CN"/>
        </w:rPr>
      </w:pPr>
      <w:r>
        <w:rPr>
          <w:rFonts w:hint="eastAsia"/>
          <w:sz w:val="18"/>
          <w:szCs w:val="18"/>
          <w:lang w:eastAsia="zh-CN"/>
        </w:rPr>
        <w:t>本小节将讨论如何根据雾节点所属群体推送任务，首先通过定理分析了对PRN和PRIN雾节点群体诱饵项的设计方式，再通过算法4-2介绍了基于偏好逆转的雾节点任务推送算法。</w:t>
      </w:r>
    </w:p>
    <w:p>
      <w:pPr>
        <w:spacing w:line="240" w:lineRule="auto"/>
        <w:ind w:firstLine="360" w:firstLineChars="200"/>
        <w:jc w:val="left"/>
        <w:rPr>
          <w:sz w:val="18"/>
          <w:szCs w:val="18"/>
          <w:lang w:eastAsia="zh-CN"/>
        </w:rPr>
      </w:pPr>
      <w:r>
        <w:rPr>
          <w:rFonts w:hint="eastAsia"/>
          <w:sz w:val="18"/>
          <w:szCs w:val="18"/>
          <w:lang w:eastAsia="zh-CN"/>
        </w:rPr>
        <w:t>第t轮落选任务集合</w:t>
      </w:r>
      <m:oMath>
        <m:sSup>
          <m:sSupPr/>
          <m:e>
            <m:r>
              <m:rPr>
                <m:sty m:val="p"/>
              </m:rPr>
              <m:t>Γ</m:t>
            </m:r>
          </m:e>
          <m:sup>
            <m:r>
              <m:rPr/>
              <m:t>t</m:t>
            </m:r>
          </m:sup>
        </m:sSup>
      </m:oMath>
      <w:r>
        <w:rPr>
          <w:rFonts w:hint="eastAsia"/>
          <w:sz w:val="18"/>
          <w:szCs w:val="18"/>
          <w:lang w:eastAsia="zh-CN"/>
        </w:rPr>
        <w:t>，落选任务数为</w:t>
      </w:r>
      <m:oMath>
        <m:sSup>
          <m:sSupPr/>
          <m:e>
            <m:r>
              <m:rPr>
                <m:sty m:val="p"/>
              </m:rPr>
              <w:rPr>
                <w:rFonts w:hint="eastAsia" w:ascii="Cambria Math"/>
                <w:sz w:val="18"/>
                <w:szCs w:val="18"/>
                <w:lang w:val="en-US" w:eastAsia="zh-CN"/>
              </w:rPr>
              <m:t>|</m:t>
            </m:r>
            <m:r>
              <m:rPr>
                <m:sty m:val="p"/>
              </m:rPr>
              <m:t>Γ</m:t>
            </m:r>
          </m:e>
          <m:sup>
            <m:r>
              <m:rPr/>
              <m:t>t</m:t>
            </m:r>
          </m:sup>
        </m:sSup>
        <m:r>
          <m:rPr>
            <m:sty m:val="p"/>
          </m:rPr>
          <w:rPr>
            <w:rFonts w:hint="eastAsia" w:ascii="Cambria Math"/>
            <w:sz w:val="18"/>
            <w:szCs w:val="18"/>
            <w:lang w:val="en-US" w:eastAsia="zh-CN"/>
          </w:rPr>
          <m:t>|</m:t>
        </m:r>
      </m:oMath>
      <w:r>
        <w:rPr>
          <w:rFonts w:hint="eastAsia"/>
          <w:sz w:val="18"/>
          <w:szCs w:val="18"/>
          <w:lang w:eastAsia="zh-CN"/>
        </w:rPr>
        <w:t>。参照</w:t>
      </w:r>
      <w:r>
        <w:rPr>
          <w:rFonts w:hint="eastAsia"/>
          <w:sz w:val="18"/>
          <w:szCs w:val="18"/>
          <w:lang w:val="en-US" w:eastAsia="zh-CN"/>
        </w:rPr>
        <w:t>3.2.1</w:t>
      </w:r>
      <w:r>
        <w:rPr>
          <w:rFonts w:hint="eastAsia"/>
          <w:sz w:val="18"/>
          <w:szCs w:val="18"/>
          <w:lang w:eastAsia="zh-CN"/>
        </w:rPr>
        <w:t>节对</w:t>
      </w:r>
      <w:r>
        <w:rPr>
          <w:rFonts w:hint="eastAsia"/>
          <w:color w:val="0000FF"/>
          <w:sz w:val="18"/>
          <w:szCs w:val="18"/>
          <w:lang w:eastAsia="zh-CN"/>
        </w:rPr>
        <w:t>落选任务再分类</w:t>
      </w:r>
      <w:r>
        <w:rPr>
          <w:rFonts w:hint="eastAsia"/>
          <w:sz w:val="18"/>
          <w:szCs w:val="18"/>
          <w:lang w:eastAsia="zh-CN"/>
        </w:rPr>
        <w:t>，确定目标任务，</w:t>
      </w:r>
      <w:r>
        <w:rPr>
          <w:rFonts w:hint="eastAsia"/>
          <w:sz w:val="18"/>
          <w:szCs w:val="18"/>
          <w:lang w:val="en-US" w:eastAsia="zh-CN"/>
        </w:rPr>
        <w:t>并</w:t>
      </w:r>
      <w:r>
        <w:rPr>
          <w:rFonts w:hint="eastAsia"/>
          <w:sz w:val="18"/>
          <w:szCs w:val="18"/>
          <w:lang w:eastAsia="zh-CN"/>
        </w:rPr>
        <w:t>重新计算取得最大诱饵效果的诱饵因子值。根据</w:t>
      </w:r>
      <w:r>
        <w:rPr>
          <w:rFonts w:hint="eastAsia"/>
          <w:sz w:val="18"/>
          <w:szCs w:val="18"/>
          <w:lang w:val="en-US" w:eastAsia="zh-CN"/>
        </w:rPr>
        <w:t>3.3.4</w:t>
      </w:r>
      <w:r>
        <w:rPr>
          <w:rFonts w:hint="eastAsia"/>
          <w:sz w:val="18"/>
          <w:szCs w:val="18"/>
          <w:lang w:eastAsia="zh-CN"/>
        </w:rPr>
        <w:t>对雾节点群体的定义，</w:t>
      </w:r>
      <w:r>
        <w:rPr>
          <w:rFonts w:hint="eastAsia"/>
          <w:color w:val="0000FF"/>
          <w:sz w:val="18"/>
          <w:szCs w:val="18"/>
          <w:lang w:eastAsia="zh-CN"/>
        </w:rPr>
        <w:t>主要针对偏好逆转组和偏好影响组</w:t>
      </w:r>
      <w:r>
        <w:rPr>
          <w:rFonts w:hint="eastAsia"/>
          <w:sz w:val="18"/>
          <w:szCs w:val="18"/>
          <w:lang w:eastAsia="zh-CN"/>
        </w:rPr>
        <w:t>雾节点群体重新设计诱饵任务，通过定理4-2求证之。</w:t>
      </w:r>
    </w:p>
    <w:p>
      <w:pPr>
        <w:snapToGrid w:val="0"/>
        <w:spacing w:line="240" w:lineRule="auto"/>
        <w:ind w:firstLine="0" w:firstLineChars="0"/>
        <w:jc w:val="left"/>
        <w:rPr>
          <w:sz w:val="18"/>
          <w:szCs w:val="18"/>
          <w:lang w:eastAsia="zh-CN"/>
        </w:rPr>
      </w:pPr>
      <w:r>
        <w:rPr>
          <w:rFonts w:hint="eastAsia"/>
          <w:sz w:val="18"/>
          <w:szCs w:val="18"/>
          <w:lang w:eastAsia="zh-CN"/>
        </w:rPr>
        <w:t>定理4-2：对PRN，</w:t>
      </w:r>
      <m:oMath>
        <m:sSub>
          <m:sSubPr/>
          <m:e>
            <m:r>
              <m:rPr/>
              <m:t>χ</m:t>
            </m:r>
          </m:e>
          <m:sub>
            <m:r>
              <m:rPr/>
              <m:t>t</m:t>
            </m:r>
            <m:r>
              <m:rPr>
                <m:sty m:val="p"/>
              </m:rPr>
              <m:t>+1</m:t>
            </m:r>
          </m:sub>
        </m:sSub>
        <m:r>
          <m:rPr>
            <m:sty m:val="p"/>
          </m:rPr>
          <m:t>=1</m:t>
        </m:r>
      </m:oMath>
      <w:r>
        <w:rPr>
          <w:rFonts w:hint="eastAsia"/>
          <w:b w:val="0"/>
          <w:i w:val="0"/>
          <w:lang w:eastAsia="zh-CN"/>
        </w:rPr>
        <w:t>，</w:t>
      </w:r>
      <m:oMath>
        <m:sSub>
          <m:sSubPr/>
          <m:e>
            <m:r>
              <m:rPr/>
              <m:t>γ</m:t>
            </m:r>
          </m:e>
          <m:sub>
            <m:r>
              <m:rPr/>
              <m:t>t</m:t>
            </m:r>
            <m:r>
              <m:rPr>
                <m:sty m:val="p"/>
              </m:rPr>
              <m:t>+1</m:t>
            </m:r>
          </m:sub>
        </m:sSub>
        <m:r>
          <m:rPr>
            <m:sty m:val="p"/>
          </m:rPr>
          <m:t>=</m:t>
        </m:r>
        <m:f>
          <m:fPr>
            <m:ctrlPr>
              <w:rPr>
                <w:rFonts w:ascii="Cambria Math" w:hAnsi="Cambria Math"/>
              </w:rPr>
            </m:ctrlPr>
          </m:fPr>
          <m:num>
            <m:r>
              <m:rPr>
                <m:sty m:val="p"/>
              </m:rPr>
              <m:t>3</m:t>
            </m:r>
            <m:f>
              <m:fPr>
                <m:ctrlPr>
                  <w:rPr>
                    <w:rFonts w:ascii="Cambria Math" w:hAnsi="Cambria Math"/>
                  </w:rPr>
                </m:ctrlPr>
              </m:fPr>
              <m:num>
                <m:r>
                  <m:rPr>
                    <m:sty m:val="p"/>
                  </m:rPr>
                  <m:t>1</m:t>
                </m:r>
                <m:ctrlPr>
                  <w:rPr>
                    <w:rFonts w:ascii="Cambria Math" w:hAnsi="Cambria Math"/>
                  </w:rPr>
                </m:ctrlPr>
              </m:num>
              <m:den>
                <m:r>
                  <m:rPr/>
                  <m:t>J</m:t>
                </m:r>
                <m:ctrlPr>
                  <w:rPr>
                    <w:rFonts w:ascii="Cambria Math" w:hAnsi="Cambria Math"/>
                  </w:rPr>
                </m:ctrlPr>
              </m:den>
            </m:f>
            <m:sSubSup>
              <m:sSubSupPr/>
              <m:e>
                <m:r>
                  <m:rPr>
                    <m:sty m:val="p"/>
                  </m:rPr>
                  <m:t>∑</m:t>
                </m:r>
              </m:e>
              <m:sub>
                <m:r>
                  <m:rPr/>
                  <m:t>j</m:t>
                </m:r>
                <m:r>
                  <m:rPr>
                    <m:sty m:val="p"/>
                  </m:rPr>
                  <m:t>=1</m:t>
                </m:r>
              </m:sub>
              <m:sup>
                <m:r>
                  <m:rPr>
                    <m:sty m:val="p"/>
                  </m:rPr>
                  <w:rPr>
                    <w:rFonts w:hint="default" w:ascii="Cambria Math" w:hAnsi="Cambria Math"/>
                    <w:lang w:val="en-US" w:eastAsia="zh-CN"/>
                  </w:rPr>
                  <m:t>J</m:t>
                </m:r>
              </m:sup>
            </m:sSubSup>
            <m:r>
              <m:rPr>
                <m:sty m:val="p"/>
              </m:rPr>
              <m:t> </m:t>
            </m:r>
            <m:sSub>
              <m:sSubPr/>
              <m:e>
                <m:r>
                  <m:rPr/>
                  <m:t>t</m:t>
                </m:r>
              </m:e>
              <m:sub>
                <m:r>
                  <m:rPr>
                    <m:sty m:val="p"/>
                  </m:rPr>
                  <w:rPr>
                    <w:rFonts w:hint="eastAsia" w:ascii="Cambria Math" w:hAnsi="Cambria Math"/>
                    <w:lang w:val="en-US" w:eastAsia="zh-CN"/>
                  </w:rPr>
                  <m:t>j</m:t>
                </m:r>
              </m:sub>
            </m:sSub>
            <m:r>
              <m:rPr>
                <m:sty m:val="p"/>
              </m:rPr>
              <m:t>−</m:t>
            </m:r>
            <m:d>
              <m:dPr>
                <m:ctrlPr>
                  <w:rPr>
                    <w:rFonts w:ascii="Cambria Math" w:hAnsi="Cambria Math"/>
                  </w:rPr>
                </m:ctrlPr>
              </m:dPr>
              <m:e>
                <m:sSub>
                  <m:sSubPr/>
                  <m:e>
                    <m:r>
                      <m:rPr/>
                      <m:t>t</m:t>
                    </m:r>
                  </m:e>
                  <m:sub>
                    <m:r>
                      <m:rPr/>
                      <m:t>A</m:t>
                    </m:r>
                  </m:sub>
                </m:sSub>
                <m:r>
                  <m:rPr>
                    <m:sty m:val="p"/>
                  </m:rPr>
                  <m:t>+</m:t>
                </m:r>
                <m:sSub>
                  <m:sSubPr/>
                  <m:e>
                    <m:r>
                      <m:rPr/>
                      <m:t>t</m:t>
                    </m:r>
                  </m:e>
                  <m:sub>
                    <m:r>
                      <m:rPr/>
                      <m:t>B</m:t>
                    </m:r>
                  </m:sub>
                </m:sSub>
                <m:ctrlPr>
                  <w:rPr>
                    <w:rFonts w:ascii="Cambria Math" w:hAnsi="Cambria Math"/>
                  </w:rPr>
                </m:ctrlPr>
              </m:e>
            </m:d>
            <m:ctrlPr>
              <w:rPr>
                <w:rFonts w:ascii="Cambria Math" w:hAnsi="Cambria Math"/>
              </w:rPr>
            </m:ctrlPr>
          </m:num>
          <m:den>
            <m:sSub>
              <m:sSubPr/>
              <m:e>
                <m:r>
                  <m:rPr/>
                  <m:t>t</m:t>
                </m:r>
              </m:e>
              <m:sub>
                <m:r>
                  <m:rPr/>
                  <m:t>A</m:t>
                </m:r>
              </m:sub>
            </m:sSub>
            <m:ctrlPr>
              <w:rPr>
                <w:rFonts w:ascii="Cambria Math" w:hAnsi="Cambria Math"/>
              </w:rPr>
            </m:ctrlPr>
          </m:den>
        </m:f>
      </m:oMath>
      <w:r>
        <w:rPr>
          <w:rFonts w:hint="eastAsia"/>
          <w:sz w:val="18"/>
          <w:szCs w:val="18"/>
          <w:lang w:eastAsia="zh-CN"/>
        </w:rPr>
        <w:t>时获最大诱饵效果；对PRIN，</w:t>
      </w:r>
      <m:oMath>
        <m:sSub>
          <m:sSubPr/>
          <m:e>
            <m:r>
              <m:rPr/>
              <m:t>χ</m:t>
            </m:r>
          </m:e>
          <m:sub>
            <m:r>
              <m:rPr/>
              <m:t>t</m:t>
            </m:r>
            <m:r>
              <m:rPr>
                <m:sty m:val="p"/>
              </m:rPr>
              <m:t>+1</m:t>
            </m:r>
          </m:sub>
        </m:sSub>
        <m:r>
          <m:rPr>
            <m:sty m:val="p"/>
          </m:rPr>
          <m:t>=</m:t>
        </m:r>
        <m:f>
          <m:fPr>
            <m:ctrlPr>
              <w:rPr>
                <w:rFonts w:ascii="Cambria Math" w:hAnsi="Cambria Math"/>
              </w:rPr>
            </m:ctrlPr>
          </m:fPr>
          <m:num>
            <m:r>
              <m:rPr>
                <m:sty m:val="p"/>
              </m:rPr>
              <m:t>2</m:t>
            </m:r>
            <m:sSub>
              <m:sSubPr/>
              <m:e>
                <m:r>
                  <m:rPr/>
                  <m:t>v</m:t>
                </m:r>
              </m:e>
              <m:sub>
                <m:r>
                  <m:rPr/>
                  <m:t>B</m:t>
                </m:r>
              </m:sub>
            </m:sSub>
            <m:r>
              <m:rPr>
                <m:sty m:val="p"/>
              </m:rPr>
              <m:t>−</m:t>
            </m:r>
            <m:sSub>
              <m:sSubPr/>
              <m:e>
                <m:r>
                  <m:rPr/>
                  <m:t>v</m:t>
                </m:r>
              </m:e>
              <m:sub>
                <m:r>
                  <m:rPr/>
                  <m:t>A</m:t>
                </m:r>
              </m:sub>
            </m:sSub>
            <m:ctrlPr>
              <w:rPr>
                <w:rFonts w:ascii="Cambria Math" w:hAnsi="Cambria Math"/>
              </w:rPr>
            </m:ctrlPr>
          </m:num>
          <m:den>
            <m:sSub>
              <m:sSubPr/>
              <m:e>
                <m:r>
                  <m:rPr/>
                  <m:t>v</m:t>
                </m:r>
              </m:e>
              <m:sub>
                <m:r>
                  <m:rPr/>
                  <m:t>A</m:t>
                </m:r>
              </m:sub>
            </m:sSub>
            <m:ctrlPr>
              <w:rPr>
                <w:rFonts w:ascii="Cambria Math" w:hAnsi="Cambria Math"/>
              </w:rPr>
            </m:ctrlPr>
          </m:den>
        </m:f>
      </m:oMath>
      <w:r>
        <w:rPr>
          <w:rFonts w:hint="eastAsia"/>
          <w:sz w:val="18"/>
          <w:szCs w:val="18"/>
          <w:lang w:eastAsia="zh-CN"/>
        </w:rPr>
        <w:t>，</w:t>
      </w:r>
      <m:oMath>
        <m:sSub>
          <m:sSubPr/>
          <m:e>
            <m:r>
              <m:rPr/>
              <m:t>γ</m:t>
            </m:r>
          </m:e>
          <m:sub>
            <m:r>
              <m:rPr/>
              <m:t>t</m:t>
            </m:r>
            <m:r>
              <m:rPr>
                <m:sty m:val="p"/>
              </m:rPr>
              <m:t>+1</m:t>
            </m:r>
          </m:sub>
        </m:sSub>
        <m:r>
          <m:rPr>
            <m:sty m:val="p"/>
          </m:rPr>
          <m:t>=</m:t>
        </m:r>
        <m:f>
          <m:fPr>
            <m:ctrlPr>
              <w:rPr>
                <w:rFonts w:ascii="Cambria Math" w:hAnsi="Cambria Math"/>
              </w:rPr>
            </m:ctrlPr>
          </m:fPr>
          <m:num>
            <m:r>
              <m:rPr>
                <m:sty m:val="p"/>
              </m:rPr>
              <m:t>3</m:t>
            </m:r>
            <m:f>
              <m:fPr>
                <m:ctrlPr>
                  <w:rPr>
                    <w:rFonts w:ascii="Cambria Math" w:hAnsi="Cambria Math"/>
                  </w:rPr>
                </m:ctrlPr>
              </m:fPr>
              <m:num>
                <m:r>
                  <m:rPr>
                    <m:sty m:val="p"/>
                  </m:rPr>
                  <m:t>1</m:t>
                </m:r>
                <m:ctrlPr>
                  <w:rPr>
                    <w:rFonts w:ascii="Cambria Math" w:hAnsi="Cambria Math"/>
                  </w:rPr>
                </m:ctrlPr>
              </m:num>
              <m:den>
                <m:r>
                  <m:rPr/>
                  <m:t>J</m:t>
                </m:r>
                <m:ctrlPr>
                  <w:rPr>
                    <w:rFonts w:ascii="Cambria Math" w:hAnsi="Cambria Math"/>
                  </w:rPr>
                </m:ctrlPr>
              </m:den>
            </m:f>
            <m:sSubSup>
              <m:sSubSupPr/>
              <m:e>
                <m:r>
                  <m:rPr>
                    <m:sty m:val="p"/>
                  </m:rPr>
                  <m:t>∑</m:t>
                </m:r>
              </m:e>
              <m:sub>
                <m:r>
                  <m:rPr/>
                  <m:t>j</m:t>
                </m:r>
                <m:r>
                  <m:rPr>
                    <m:sty m:val="p"/>
                  </m:rPr>
                  <m:t>=1</m:t>
                </m:r>
              </m:sub>
              <m:sup>
                <m:r>
                  <m:rPr>
                    <m:sty m:val="p"/>
                  </m:rPr>
                  <w:rPr>
                    <w:rFonts w:hint="default" w:ascii="Cambria Math" w:hAnsi="Cambria Math"/>
                    <w:lang w:val="en-US" w:eastAsia="zh-CN"/>
                  </w:rPr>
                  <m:t>J</m:t>
                </m:r>
              </m:sup>
            </m:sSubSup>
            <m:r>
              <m:rPr>
                <m:sty m:val="p"/>
              </m:rPr>
              <m:t> </m:t>
            </m:r>
            <m:sSub>
              <m:sSubPr/>
              <m:e>
                <m:r>
                  <m:rPr/>
                  <m:t>t</m:t>
                </m:r>
              </m:e>
              <m:sub>
                <m:r>
                  <m:rPr>
                    <m:sty m:val="p"/>
                  </m:rPr>
                  <w:rPr>
                    <w:rFonts w:hint="eastAsia" w:ascii="Cambria Math" w:hAnsi="Cambria Math"/>
                    <w:lang w:val="en-US" w:eastAsia="zh-CN"/>
                  </w:rPr>
                  <m:t>j</m:t>
                </m:r>
              </m:sub>
            </m:sSub>
            <m:r>
              <m:rPr>
                <m:sty m:val="p"/>
              </m:rPr>
              <m:t>−</m:t>
            </m:r>
            <m:d>
              <m:dPr>
                <m:ctrlPr>
                  <w:rPr>
                    <w:rFonts w:ascii="Cambria Math" w:hAnsi="Cambria Math"/>
                  </w:rPr>
                </m:ctrlPr>
              </m:dPr>
              <m:e>
                <m:sSub>
                  <m:sSubPr/>
                  <m:e>
                    <m:r>
                      <m:rPr/>
                      <m:t>t</m:t>
                    </m:r>
                  </m:e>
                  <m:sub>
                    <m:r>
                      <m:rPr/>
                      <m:t>A</m:t>
                    </m:r>
                  </m:sub>
                </m:sSub>
                <m:r>
                  <m:rPr>
                    <m:sty m:val="p"/>
                  </m:rPr>
                  <m:t>+</m:t>
                </m:r>
                <m:sSub>
                  <m:sSubPr/>
                  <m:e>
                    <m:r>
                      <m:rPr/>
                      <m:t>t</m:t>
                    </m:r>
                  </m:e>
                  <m:sub>
                    <m:r>
                      <m:rPr/>
                      <m:t>B</m:t>
                    </m:r>
                  </m:sub>
                </m:sSub>
                <m:ctrlPr>
                  <w:rPr>
                    <w:rFonts w:ascii="Cambria Math" w:hAnsi="Cambria Math"/>
                  </w:rPr>
                </m:ctrlPr>
              </m:e>
            </m:d>
            <m:ctrlPr>
              <w:rPr>
                <w:rFonts w:ascii="Cambria Math" w:hAnsi="Cambria Math"/>
              </w:rPr>
            </m:ctrlPr>
          </m:num>
          <m:den>
            <m:sSub>
              <m:sSubPr/>
              <m:e>
                <m:r>
                  <m:rPr/>
                  <m:t>t</m:t>
                </m:r>
              </m:e>
              <m:sub>
                <m:r>
                  <m:rPr/>
                  <m:t>A</m:t>
                </m:r>
              </m:sub>
            </m:sSub>
            <m:ctrlPr>
              <w:rPr>
                <w:rFonts w:ascii="Cambria Math" w:hAnsi="Cambria Math"/>
              </w:rPr>
            </m:ctrlPr>
          </m:den>
        </m:f>
      </m:oMath>
      <w:r>
        <w:rPr>
          <w:rFonts w:hint="eastAsia"/>
          <w:sz w:val="18"/>
          <w:szCs w:val="18"/>
          <w:lang w:eastAsia="zh-CN"/>
        </w:rPr>
        <w:t>时获最大诱饵效果。</w:t>
      </w:r>
    </w:p>
    <w:p>
      <w:pPr>
        <w:spacing w:line="240" w:lineRule="auto"/>
        <w:ind w:firstLine="360" w:firstLineChars="200"/>
        <w:jc w:val="left"/>
        <w:rPr>
          <w:rFonts w:hint="eastAsia"/>
          <w:sz w:val="18"/>
          <w:szCs w:val="18"/>
          <w:lang w:eastAsia="zh-CN"/>
        </w:rPr>
      </w:pPr>
      <w:r>
        <w:rPr>
          <w:rFonts w:hint="eastAsia"/>
          <w:sz w:val="18"/>
          <w:szCs w:val="18"/>
          <w:lang w:eastAsia="zh-CN"/>
        </w:rPr>
        <w:t xml:space="preserve">证明： </w:t>
      </w:r>
      <m:oMath>
        <m:r>
          <m:rPr/>
          <m:t>L</m:t>
        </m:r>
      </m:oMath>
      <w:r>
        <w:rPr>
          <w:rFonts w:hint="eastAsia"/>
          <w:sz w:val="18"/>
          <w:szCs w:val="18"/>
          <w:lang w:eastAsia="zh-CN"/>
        </w:rPr>
        <w:t>取最大值时取得最大诱饵效果，对PRN雾节点</w:t>
      </w:r>
      <m:oMath>
        <m:r>
          <m:rPr/>
          <m:t>L</m:t>
        </m:r>
        <m:r>
          <m:rPr>
            <m:sty m:val="p"/>
          </m:rPr>
          <m:t>=</m:t>
        </m:r>
        <m:sSubSup>
          <m:sSubSupPr/>
          <m:e>
            <m:r>
              <m:rPr/>
              <m:t>W</m:t>
            </m:r>
          </m:e>
          <m:sub>
            <m:r>
              <m:rPr/>
              <m:t>i</m:t>
            </m:r>
            <m:r>
              <m:rPr>
                <m:sty m:val="p"/>
              </m:rPr>
              <m:t>,</m:t>
            </m:r>
            <m:r>
              <m:rPr/>
              <m:t>A</m:t>
            </m:r>
          </m:sub>
          <m:sup>
            <m:r>
              <m:rPr/>
              <m:t>t</m:t>
            </m:r>
          </m:sup>
        </m:sSubSup>
        <m:r>
          <m:rPr>
            <m:sty m:val="p"/>
          </m:rPr>
          <m:t>−</m:t>
        </m:r>
        <m:sSubSup>
          <m:sSubSupPr/>
          <m:e>
            <m:r>
              <m:rPr/>
              <m:t>W</m:t>
            </m:r>
          </m:e>
          <m:sub>
            <m:r>
              <m:rPr/>
              <m:t>i</m:t>
            </m:r>
            <m:r>
              <m:rPr>
                <m:sty m:val="p"/>
              </m:rPr>
              <m:t>,</m:t>
            </m:r>
            <m:r>
              <m:rPr/>
              <m:t>B</m:t>
            </m:r>
          </m:sub>
          <m:sup>
            <m:r>
              <m:rPr/>
              <m:t>t</m:t>
            </m:r>
          </m:sup>
        </m:sSubSup>
      </m:oMath>
      <w:r>
        <w:rPr>
          <w:rFonts w:hint="eastAsia"/>
          <w:sz w:val="18"/>
          <w:szCs w:val="18"/>
          <w:lang w:eastAsia="zh-CN"/>
        </w:rPr>
        <w:t>，代入公式（</w:t>
      </w:r>
      <w:r>
        <w:rPr>
          <w:rFonts w:hint="eastAsia"/>
          <w:sz w:val="18"/>
          <w:szCs w:val="18"/>
          <w:lang w:val="en-US" w:eastAsia="zh-CN"/>
        </w:rPr>
        <w:t>15</w:t>
      </w:r>
      <w:r>
        <w:rPr>
          <w:rFonts w:hint="eastAsia"/>
          <w:sz w:val="18"/>
          <w:szCs w:val="18"/>
          <w:lang w:eastAsia="zh-CN"/>
        </w:rPr>
        <w:t>）可得：</w:t>
      </w:r>
    </w:p>
    <w:p>
      <w:pPr>
        <w:spacing w:line="240" w:lineRule="auto"/>
        <w:ind w:firstLine="0" w:firstLineChars="0"/>
        <w:jc w:val="left"/>
        <w:rPr>
          <w:rFonts w:hint="default" w:eastAsiaTheme="minorEastAsia"/>
          <w:sz w:val="18"/>
          <w:szCs w:val="18"/>
          <w:lang w:val="en-US" w:eastAsia="zh-CN"/>
        </w:rPr>
      </w:pPr>
      <m:oMathPara>
        <m:oMathParaPr>
          <m:jc m:val="center"/>
        </m:oMathParaPr>
        <m:oMath>
          <m:r>
            <m:rPr/>
            <w:rPr>
              <w:rFonts w:ascii="Cambria Math" w:hAnsi="Cambria Math"/>
              <w:sz w:val="17"/>
              <w:szCs w:val="17"/>
            </w:rPr>
            <m:t>L</m:t>
          </m:r>
          <m:r>
            <m:rPr>
              <m:sty m:val="p"/>
            </m:rPr>
            <w:rPr>
              <w:rFonts w:ascii="Cambria Math" w:hAnsi="Cambria Math"/>
              <w:sz w:val="17"/>
              <w:szCs w:val="17"/>
            </w:rPr>
            <m:t>=</m:t>
          </m:r>
          <m:sSubSup>
            <m:sSubSupPr>
              <m:ctrlPr>
                <w:rPr>
                  <w:sz w:val="17"/>
                  <w:szCs w:val="17"/>
                </w:rPr>
              </m:ctrlPr>
            </m:sSubSupPr>
            <m:e>
              <m:r>
                <m:rPr/>
                <w:rPr>
                  <w:rFonts w:ascii="Cambria Math" w:hAnsi="Cambria Math"/>
                  <w:sz w:val="17"/>
                  <w:szCs w:val="17"/>
                </w:rPr>
                <m:t>δ</m:t>
              </m:r>
              <m:ctrlPr>
                <w:rPr>
                  <w:sz w:val="17"/>
                  <w:szCs w:val="17"/>
                </w:rPr>
              </m:ctrlPr>
            </m:e>
            <m:sub>
              <m:r>
                <m:rPr/>
                <w:rPr>
                  <w:rFonts w:ascii="Cambria Math" w:hAnsi="Cambria Math"/>
                  <w:sz w:val="17"/>
                  <w:szCs w:val="17"/>
                </w:rPr>
                <m:t>i</m:t>
              </m:r>
              <m:ctrlPr>
                <w:rPr>
                  <w:sz w:val="17"/>
                  <w:szCs w:val="17"/>
                </w:rPr>
              </m:ctrlPr>
            </m:sub>
            <m:sup>
              <m:r>
                <m:rPr/>
                <w:rPr>
                  <w:rFonts w:ascii="Cambria Math" w:hAnsi="Cambria Math"/>
                  <w:sz w:val="17"/>
                  <w:szCs w:val="17"/>
                </w:rPr>
                <m:t>t</m:t>
              </m:r>
              <m:ctrlPr>
                <w:rPr>
                  <w:sz w:val="17"/>
                  <w:szCs w:val="17"/>
                </w:rPr>
              </m:ctrlPr>
            </m:sup>
          </m:sSubSup>
          <m:d>
            <m:dPr>
              <m:begChr m:val="["/>
              <m:endChr m:val="]"/>
              <m:ctrlPr>
                <w:rPr>
                  <w:rFonts w:ascii="Cambria Math" w:hAnsi="Cambria Math"/>
                  <w:sz w:val="17"/>
                  <w:szCs w:val="17"/>
                </w:rPr>
              </m:ctrlPr>
            </m:dPr>
            <m:e>
              <m:sSub>
                <m:sSubPr>
                  <m:ctrlPr>
                    <w:rPr>
                      <w:sz w:val="17"/>
                      <w:szCs w:val="17"/>
                    </w:rPr>
                  </m:ctrlPr>
                </m:sSubPr>
                <m:e>
                  <m:r>
                    <m:rPr>
                      <m:sty m:val="p"/>
                    </m:rPr>
                    <w:rPr>
                      <w:rFonts w:ascii="Cambria Math" w:hAnsi="Cambria Math"/>
                      <w:sz w:val="17"/>
                      <w:szCs w:val="17"/>
                    </w:rPr>
                    <m:t>P</m:t>
                  </m:r>
                  <m:ctrlPr>
                    <w:rPr>
                      <w:sz w:val="17"/>
                      <w:szCs w:val="17"/>
                    </w:rPr>
                  </m:ctrlPr>
                </m:e>
                <m:sub>
                  <m:r>
                    <m:rPr>
                      <m:sty m:val="p"/>
                    </m:rPr>
                    <w:rPr>
                      <w:rFonts w:ascii="Cambria Math" w:hAnsi="Cambria Math"/>
                      <w:sz w:val="17"/>
                      <w:szCs w:val="17"/>
                    </w:rPr>
                    <m:t>A</m:t>
                  </m:r>
                  <m:ctrlPr>
                    <w:rPr>
                      <w:sz w:val="17"/>
                      <w:szCs w:val="17"/>
                    </w:rPr>
                  </m:ctrlPr>
                </m:sub>
              </m:sSub>
              <m:d>
                <m:dPr>
                  <m:ctrlPr>
                    <w:rPr>
                      <w:rFonts w:ascii="Cambria Math" w:hAnsi="Cambria Math"/>
                      <w:sz w:val="17"/>
                      <w:szCs w:val="17"/>
                    </w:rPr>
                  </m:ctrlPr>
                </m:dPr>
                <m:e>
                  <m:sSub>
                    <m:sSubPr>
                      <m:ctrlPr>
                        <w:rPr>
                          <w:sz w:val="17"/>
                          <w:szCs w:val="17"/>
                        </w:rPr>
                      </m:ctrlPr>
                    </m:sSubPr>
                    <m:e>
                      <m:r>
                        <m:rPr>
                          <m:sty m:val="p"/>
                        </m:rPr>
                        <w:rPr>
                          <w:rFonts w:ascii="Cambria Math" w:hAnsi="Cambria Math"/>
                          <w:sz w:val="17"/>
                          <w:szCs w:val="17"/>
                        </w:rPr>
                        <m:t>v</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m:sty m:val="p"/>
                        </m:rPr>
                        <w:rPr>
                          <w:rFonts w:ascii="Cambria Math" w:hAnsi="Cambria Math"/>
                          <w:sz w:val="17"/>
                          <w:szCs w:val="17"/>
                        </w:rPr>
                        <m:t>v</m:t>
                      </m:r>
                      <m:ctrlPr>
                        <w:rPr>
                          <w:sz w:val="17"/>
                          <w:szCs w:val="17"/>
                        </w:rPr>
                      </m:ctrlPr>
                    </m:e>
                    <m:sub>
                      <m:r>
                        <m:rPr>
                          <m:sty m:val="p"/>
                        </m:rPr>
                        <w:rPr>
                          <w:rFonts w:ascii="Cambria Math" w:hAnsi="Cambria Math"/>
                          <w:sz w:val="17"/>
                          <w:szCs w:val="17"/>
                        </w:rPr>
                        <m:t>ave</m:t>
                      </m:r>
                      <m:ctrlPr>
                        <w:rPr>
                          <w:sz w:val="17"/>
                          <w:szCs w:val="17"/>
                        </w:rPr>
                      </m:ctrlPr>
                    </m:sub>
                  </m:sSub>
                  <m:ctrlPr>
                    <w:rPr>
                      <w:rFonts w:ascii="Cambria Math" w:hAnsi="Cambria Math"/>
                      <w:sz w:val="17"/>
                      <w:szCs w:val="17"/>
                    </w:rPr>
                  </m:ctrlPr>
                </m:e>
              </m:d>
              <m:r>
                <m:rPr>
                  <m:sty m:val="p"/>
                </m:rPr>
                <w:rPr>
                  <w:rFonts w:ascii="Cambria Math" w:hAnsi="Cambria Math"/>
                  <w:sz w:val="17"/>
                  <w:szCs w:val="17"/>
                </w:rPr>
                <m:t>−</m:t>
              </m:r>
              <m:sSub>
                <m:sSubPr>
                  <m:ctrlPr>
                    <w:rPr>
                      <w:sz w:val="17"/>
                      <w:szCs w:val="17"/>
                    </w:rPr>
                  </m:ctrlPr>
                </m:sSubPr>
                <m:e>
                  <m:r>
                    <m:rPr>
                      <m:sty m:val="p"/>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d>
                <m:dPr>
                  <m:ctrlPr>
                    <w:rPr>
                      <w:rFonts w:ascii="Cambria Math" w:hAnsi="Cambria Math"/>
                      <w:sz w:val="17"/>
                      <w:szCs w:val="17"/>
                    </w:rPr>
                  </m:ctrlPr>
                </m:dPr>
                <m:e>
                  <m:sSub>
                    <m:sSubPr>
                      <m:ctrlPr>
                        <w:rPr>
                          <w:sz w:val="17"/>
                          <w:szCs w:val="17"/>
                        </w:rPr>
                      </m:ctrlPr>
                    </m:sSubPr>
                    <m:e>
                      <m:r>
                        <m:rPr>
                          <m:sty m:val="p"/>
                        </m:rPr>
                        <w:rPr>
                          <w:rFonts w:ascii="Cambria Math" w:hAnsi="Cambria Math"/>
                          <w:sz w:val="17"/>
                          <w:szCs w:val="17"/>
                        </w:rPr>
                        <m:t>v</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m:sty m:val="p"/>
                        </m:rPr>
                        <w:rPr>
                          <w:rFonts w:ascii="Cambria Math" w:hAnsi="Cambria Math"/>
                          <w:sz w:val="17"/>
                          <w:szCs w:val="17"/>
                        </w:rPr>
                        <m:t>v</m:t>
                      </m:r>
                      <m:ctrlPr>
                        <w:rPr>
                          <w:sz w:val="17"/>
                          <w:szCs w:val="17"/>
                        </w:rPr>
                      </m:ctrlPr>
                    </m:e>
                    <m:sub>
                      <m:r>
                        <m:rPr>
                          <m:sty m:val="p"/>
                        </m:rPr>
                        <w:rPr>
                          <w:rFonts w:ascii="Cambria Math" w:hAnsi="Cambria Math"/>
                          <w:sz w:val="17"/>
                          <w:szCs w:val="17"/>
                        </w:rPr>
                        <m:t>ave</m:t>
                      </m:r>
                      <m:ctrlPr>
                        <w:rPr>
                          <w:sz w:val="17"/>
                          <w:szCs w:val="17"/>
                        </w:rPr>
                      </m:ctrlPr>
                    </m:sub>
                  </m:sSub>
                  <m:ctrlPr>
                    <w:rPr>
                      <w:rFonts w:ascii="Cambria Math" w:hAnsi="Cambria Math"/>
                      <w:sz w:val="17"/>
                      <w:szCs w:val="17"/>
                    </w:rPr>
                  </m:ctrlPr>
                </m:e>
              </m:d>
              <m:ctrlPr>
                <w:rPr>
                  <w:rFonts w:ascii="Cambria Math" w:hAnsi="Cambria Math"/>
                  <w:sz w:val="17"/>
                  <w:szCs w:val="17"/>
                </w:rPr>
              </m:ctrlPr>
            </m:e>
          </m:d>
          <m:r>
            <m:rPr>
              <m:sty m:val="p"/>
            </m:rPr>
            <w:rPr>
              <w:rFonts w:ascii="Cambria Math" w:hAnsi="Cambria Math"/>
              <w:sz w:val="17"/>
              <w:szCs w:val="17"/>
            </w:rPr>
            <m:t>+</m:t>
          </m:r>
          <m:d>
            <m:dPr>
              <m:ctrlPr>
                <w:rPr>
                  <w:rFonts w:ascii="Cambria Math" w:hAnsi="Cambria Math"/>
                  <w:sz w:val="17"/>
                  <w:szCs w:val="17"/>
                </w:rPr>
              </m:ctrlPr>
            </m:dPr>
            <m:e>
              <m:r>
                <m:rPr>
                  <m:sty m:val="p"/>
                </m:rPr>
                <w:rPr>
                  <w:rFonts w:ascii="Cambria Math" w:hAnsi="Cambria Math"/>
                  <w:sz w:val="17"/>
                  <w:szCs w:val="17"/>
                </w:rPr>
                <m:t>1−</m:t>
              </m:r>
              <m:sSubSup>
                <m:sSubSupPr>
                  <m:ctrlPr>
                    <w:rPr>
                      <w:sz w:val="17"/>
                      <w:szCs w:val="17"/>
                    </w:rPr>
                  </m:ctrlPr>
                </m:sSubSupPr>
                <m:e>
                  <m:r>
                    <m:rPr/>
                    <w:rPr>
                      <w:rFonts w:ascii="Cambria Math" w:hAnsi="Cambria Math"/>
                      <w:sz w:val="17"/>
                      <w:szCs w:val="17"/>
                    </w:rPr>
                    <m:t>δ</m:t>
                  </m:r>
                  <m:ctrlPr>
                    <w:rPr>
                      <w:sz w:val="17"/>
                      <w:szCs w:val="17"/>
                    </w:rPr>
                  </m:ctrlPr>
                </m:e>
                <m:sub>
                  <m:r>
                    <m:rPr/>
                    <w:rPr>
                      <w:rFonts w:ascii="Cambria Math" w:hAnsi="Cambria Math"/>
                      <w:sz w:val="17"/>
                      <w:szCs w:val="17"/>
                    </w:rPr>
                    <m:t>i</m:t>
                  </m:r>
                  <m:ctrlPr>
                    <w:rPr>
                      <w:sz w:val="17"/>
                      <w:szCs w:val="17"/>
                    </w:rPr>
                  </m:ctrlPr>
                </m:sub>
                <m:sup>
                  <m:r>
                    <m:rPr/>
                    <w:rPr>
                      <w:rFonts w:ascii="Cambria Math" w:hAnsi="Cambria Math"/>
                      <w:sz w:val="17"/>
                      <w:szCs w:val="17"/>
                    </w:rPr>
                    <m:t>t</m:t>
                  </m:r>
                  <m:ctrlPr>
                    <w:rPr>
                      <w:sz w:val="17"/>
                      <w:szCs w:val="17"/>
                    </w:rPr>
                  </m:ctrlPr>
                </m:sup>
              </m:sSubSup>
              <m:ctrlPr>
                <w:rPr>
                  <w:rFonts w:ascii="Cambria Math" w:hAnsi="Cambria Math"/>
                  <w:sz w:val="17"/>
                  <w:szCs w:val="17"/>
                </w:rPr>
              </m:ctrlPr>
            </m:e>
          </m:d>
          <m:d>
            <m:dPr>
              <m:begChr m:val="["/>
              <m:endChr m:val="]"/>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d>
                <m:dPr>
                  <m:ctrlPr>
                    <w:rPr>
                      <w:rFonts w:ascii="Cambria Math" w:hAnsi="Cambria Math"/>
                      <w:sz w:val="17"/>
                      <w:szCs w:val="17"/>
                    </w:rPr>
                  </m:ctrlPr>
                </m:dPr>
                <m:e>
                  <m:sSub>
                    <m:sSubPr>
                      <m:ctrlPr>
                        <w:rPr>
                          <w:sz w:val="17"/>
                          <w:szCs w:val="17"/>
                        </w:rPr>
                      </m:ctrlPr>
                    </m:sSubPr>
                    <m:e>
                      <m:r>
                        <m:rPr>
                          <m:sty m:val="p"/>
                        </m:rPr>
                        <w:rPr>
                          <w:rFonts w:ascii="Cambria Math" w:hAnsi="Cambria Math"/>
                          <w:sz w:val="17"/>
                          <w:szCs w:val="17"/>
                        </w:rPr>
                        <m:t>t</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m:sty m:val="p"/>
                        </m:rPr>
                        <w:rPr>
                          <w:rFonts w:ascii="Cambria Math" w:hAnsi="Cambria Math"/>
                          <w:sz w:val="17"/>
                          <w:szCs w:val="17"/>
                        </w:rPr>
                        <m:t>t</m:t>
                      </m:r>
                      <m:ctrlPr>
                        <w:rPr>
                          <w:sz w:val="17"/>
                          <w:szCs w:val="17"/>
                        </w:rPr>
                      </m:ctrlPr>
                    </m:e>
                    <m:sub>
                      <m:r>
                        <m:rPr>
                          <m:sty m:val="p"/>
                        </m:rPr>
                        <w:rPr>
                          <w:rFonts w:ascii="Cambria Math" w:hAnsi="Cambria Math"/>
                          <w:sz w:val="17"/>
                          <w:szCs w:val="17"/>
                        </w:rPr>
                        <m:t>ave</m:t>
                      </m:r>
                      <m:ctrlPr>
                        <w:rPr>
                          <w:sz w:val="17"/>
                          <w:szCs w:val="17"/>
                        </w:rPr>
                      </m:ctrlPr>
                    </m:sub>
                  </m:sSub>
                  <m:ctrlPr>
                    <w:rPr>
                      <w:rFonts w:ascii="Cambria Math" w:hAnsi="Cambria Math"/>
                      <w:sz w:val="17"/>
                      <w:szCs w:val="17"/>
                    </w:rPr>
                  </m:ctrlPr>
                </m:e>
              </m:d>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d>
                <m:dPr>
                  <m:ctrlPr>
                    <w:rPr>
                      <w:rFonts w:ascii="Cambria Math" w:hAnsi="Cambria Math"/>
                      <w:sz w:val="17"/>
                      <w:szCs w:val="17"/>
                    </w:rPr>
                  </m:ctrlPr>
                </m:dPr>
                <m:e>
                  <m:sSub>
                    <m:sSubPr>
                      <m:ctrlPr>
                        <w:rPr>
                          <w:sz w:val="17"/>
                          <w:szCs w:val="17"/>
                        </w:rPr>
                      </m:ctrlPr>
                    </m:sSubPr>
                    <m:e>
                      <m:r>
                        <m:rPr>
                          <m:sty m:val="p"/>
                        </m:rPr>
                        <w:rPr>
                          <w:rFonts w:ascii="Cambria Math" w:hAnsi="Cambria Math"/>
                          <w:sz w:val="17"/>
                          <w:szCs w:val="17"/>
                        </w:rPr>
                        <m:t>t</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m:sty m:val="p"/>
                        </m:rPr>
                        <w:rPr>
                          <w:rFonts w:ascii="Cambria Math" w:hAnsi="Cambria Math"/>
                          <w:sz w:val="17"/>
                          <w:szCs w:val="17"/>
                        </w:rPr>
                        <m:t>t</m:t>
                      </m:r>
                      <m:ctrlPr>
                        <w:rPr>
                          <w:sz w:val="17"/>
                          <w:szCs w:val="17"/>
                        </w:rPr>
                      </m:ctrlPr>
                    </m:e>
                    <m:sub>
                      <m:r>
                        <m:rPr>
                          <m:sty m:val="p"/>
                        </m:rPr>
                        <w:rPr>
                          <w:rFonts w:ascii="Cambria Math" w:hAnsi="Cambria Math"/>
                          <w:sz w:val="17"/>
                          <w:szCs w:val="17"/>
                        </w:rPr>
                        <m:t>ave</m:t>
                      </m:r>
                      <m:ctrlPr>
                        <w:rPr>
                          <w:sz w:val="17"/>
                          <w:szCs w:val="17"/>
                        </w:rPr>
                      </m:ctrlPr>
                    </m:sub>
                  </m:sSub>
                  <m:ctrlPr>
                    <w:rPr>
                      <w:rFonts w:ascii="Cambria Math" w:hAnsi="Cambria Math"/>
                      <w:sz w:val="17"/>
                      <w:szCs w:val="17"/>
                    </w:rPr>
                  </m:ctrlPr>
                </m:e>
              </m:d>
              <m:ctrlPr>
                <w:rPr>
                  <w:rFonts w:ascii="Cambria Math" w:hAnsi="Cambria Math"/>
                  <w:sz w:val="17"/>
                  <w:szCs w:val="17"/>
                </w:rPr>
              </m:ctrlPr>
            </m:e>
          </m:d>
          <m:r>
            <m:rPr>
              <m:sty m:val="p"/>
            </m:rPr>
            <w:rPr>
              <w:rFonts w:ascii="Cambria Math" w:hAnsi="Cambria Math"/>
              <w:sz w:val="17"/>
              <w:szCs w:val="17"/>
            </w:rPr>
            <m:t>&gt;</m:t>
          </m:r>
          <m:r>
            <m:rPr>
              <m:sty m:val="p"/>
            </m:rPr>
            <w:rPr>
              <w:rFonts w:hint="eastAsia" w:ascii="Cambria Math" w:hAnsi="Cambria Math"/>
              <w:sz w:val="17"/>
              <w:szCs w:val="17"/>
              <w:lang w:val="en-US" w:eastAsia="zh-CN"/>
            </w:rPr>
            <m:t>0</m:t>
          </m:r>
          <m:r>
            <m:rPr>
              <m:sty m:val="p"/>
            </m:rPr>
            <w:rPr>
              <w:rFonts w:hint="default" w:ascii="Cambria Math" w:hAnsi="Cambria Math"/>
              <w:sz w:val="17"/>
              <w:szCs w:val="17"/>
              <w:lang w:val="en-US" w:eastAsia="zh-CN"/>
            </w:rPr>
            <m:t xml:space="preserve">   (25)</m:t>
          </m:r>
          <m:r>
            <m:rPr>
              <m:sty m:val="p"/>
            </m:rPr>
            <w:rPr>
              <w:rFonts w:hint="default" w:ascii="Cambria Math" w:hAnsi="Cambria Math"/>
              <w:sz w:val="17"/>
              <w:szCs w:val="15"/>
              <w:lang w:val="en-US" w:eastAsia="zh-CN"/>
            </w:rPr>
            <m:t xml:space="preserve"> </m:t>
          </m:r>
        </m:oMath>
      </m:oMathPara>
    </w:p>
    <w:p>
      <w:pPr>
        <w:spacing w:line="240" w:lineRule="auto"/>
        <w:ind w:firstLine="360" w:firstLineChars="200"/>
        <w:jc w:val="left"/>
        <w:rPr>
          <w:sz w:val="18"/>
          <w:szCs w:val="18"/>
          <w:lang w:eastAsia="zh-CN"/>
        </w:rPr>
      </w:pPr>
      <w:r>
        <w:rPr>
          <w:rFonts w:hint="eastAsia"/>
          <w:sz w:val="18"/>
          <w:szCs w:val="18"/>
          <w:lang w:eastAsia="zh-CN"/>
        </w:rPr>
        <w:t>展开公式（</w:t>
      </w:r>
      <w:r>
        <w:rPr>
          <w:rFonts w:hint="eastAsia"/>
          <w:sz w:val="18"/>
          <w:szCs w:val="18"/>
          <w:lang w:val="en-US" w:eastAsia="zh-CN"/>
        </w:rPr>
        <w:t>25</w:t>
      </w:r>
      <w:r>
        <w:rPr>
          <w:rFonts w:hint="eastAsia"/>
          <w:sz w:val="18"/>
          <w:szCs w:val="18"/>
          <w:lang w:eastAsia="zh-CN"/>
        </w:rPr>
        <w:t>）得：</w:t>
      </w:r>
    </w:p>
    <w:p>
      <w:pPr>
        <w:spacing w:after="240" w:line="240" w:lineRule="auto"/>
        <w:ind w:firstLine="0" w:firstLineChars="0"/>
        <w:jc w:val="left"/>
        <w:rPr>
          <w:sz w:val="18"/>
          <w:szCs w:val="18"/>
          <w:lang w:eastAsia="zh-CN"/>
        </w:rPr>
      </w:pPr>
      <m:oMath>
        <m:sSubSup>
          <m:sSubSupPr/>
          <m:e>
            <m:r>
              <m:rPr/>
              <m:t>δ</m:t>
            </m:r>
          </m:e>
          <m:sub>
            <m:r>
              <m:rPr/>
              <m:t>i</m:t>
            </m:r>
          </m:sub>
          <m:sup>
            <m:r>
              <m:rPr/>
              <m:t>t</m:t>
            </m:r>
          </m:sup>
        </m:sSubSup>
        <m:d>
          <m:dPr>
            <m:begChr m:val="["/>
            <m:endChr m:val="]"/>
            <m:ctrlPr>
              <w:rPr>
                <w:rFonts w:ascii="Cambria Math" w:hAnsi="Cambria Math"/>
              </w:rPr>
            </m:ctrlPr>
          </m:dPr>
          <m:e>
            <m:sSup>
              <m:sSupPr/>
              <m:e>
                <m:d>
                  <m:dPr>
                    <m:ctrlPr>
                      <w:rPr>
                        <w:rFonts w:ascii="Cambria Math" w:hAnsi="Cambria Math"/>
                      </w:rPr>
                    </m:ctrlPr>
                  </m:dPr>
                  <m:e>
                    <m:sSub>
                      <m:sSubPr/>
                      <m:e>
                        <m:r>
                          <m:rPr>
                            <m:sty m:val="p"/>
                          </m:rPr>
                          <m:t>v</m:t>
                        </m:r>
                      </m:e>
                      <m:sub>
                        <m:r>
                          <m:rPr/>
                          <m:t>A</m:t>
                        </m:r>
                      </m:sub>
                    </m:sSub>
                    <m:r>
                      <m:rPr>
                        <m:sty m:val="p"/>
                      </m:rPr>
                      <m:t>−</m:t>
                    </m:r>
                    <m:sSub>
                      <m:sSubPr/>
                      <m:e>
                        <m:r>
                          <m:rPr>
                            <m:sty m:val="p"/>
                          </m:rPr>
                          <m:t>v</m:t>
                        </m:r>
                      </m:e>
                      <m:sub>
                        <m:r>
                          <m:rPr>
                            <m:sty m:val="p"/>
                          </m:rPr>
                          <m:t>ave</m:t>
                        </m:r>
                      </m:sub>
                    </m:sSub>
                    <m:ctrlPr>
                      <w:rPr>
                        <w:rFonts w:ascii="Cambria Math" w:hAnsi="Cambria Math"/>
                      </w:rPr>
                    </m:ctrlPr>
                  </m:e>
                </m:d>
              </m:e>
              <m:sup>
                <m:r>
                  <m:rPr/>
                  <m:t>α</m:t>
                </m:r>
              </m:sup>
            </m:sSup>
            <m:r>
              <m:rPr>
                <m:sty m:val="p"/>
              </m:rPr>
              <m:t>+</m:t>
            </m:r>
            <m:r>
              <m:rPr/>
              <m:t>λ</m:t>
            </m:r>
            <m:sSup>
              <m:sSupPr/>
              <m:e>
                <m:d>
                  <m:dPr>
                    <m:ctrlPr>
                      <w:rPr>
                        <w:rFonts w:ascii="Cambria Math" w:hAnsi="Cambria Math"/>
                      </w:rPr>
                    </m:ctrlPr>
                  </m:dPr>
                  <m:e>
                    <m:sSub>
                      <m:sSubPr/>
                      <m:e>
                        <m:r>
                          <m:rPr>
                            <m:sty m:val="p"/>
                          </m:rPr>
                          <m:t>v</m:t>
                        </m:r>
                      </m:e>
                      <m:sub>
                        <m:r>
                          <m:rPr>
                            <m:sty m:val="p"/>
                          </m:rPr>
                          <m:t>a</m:t>
                        </m:r>
                        <m:r>
                          <m:rPr>
                            <m:sty m:val="p"/>
                          </m:rPr>
                          <w:rPr>
                            <w:rFonts w:hint="default" w:ascii="Cambria Math" w:hAnsi="Cambria Math" w:eastAsia="宋体"/>
                            <w:lang w:val="en-US" w:eastAsia="zh-CN"/>
                          </w:rPr>
                          <m:t>v</m:t>
                        </m:r>
                        <m:r>
                          <m:rPr>
                            <m:sty m:val="p"/>
                          </m:rPr>
                          <m:t>e</m:t>
                        </m:r>
                      </m:sub>
                    </m:sSub>
                    <m:r>
                      <m:rPr>
                        <m:sty m:val="p"/>
                      </m:rPr>
                      <m:t>−</m:t>
                    </m:r>
                    <m:sSub>
                      <m:sSubPr/>
                      <m:e>
                        <m:r>
                          <m:rPr>
                            <m:sty m:val="p"/>
                          </m:rPr>
                          <m:t>v</m:t>
                        </m:r>
                      </m:e>
                      <m:sub>
                        <m:r>
                          <m:rPr/>
                          <m:t>B</m:t>
                        </m:r>
                      </m:sub>
                    </m:sSub>
                    <m:ctrlPr>
                      <w:rPr>
                        <w:rFonts w:ascii="Cambria Math" w:hAnsi="Cambria Math"/>
                      </w:rPr>
                    </m:ctrlPr>
                  </m:e>
                </m:d>
              </m:e>
              <m:sup>
                <m:r>
                  <m:rPr/>
                  <m:t>β</m:t>
                </m:r>
              </m:sup>
            </m:sSup>
            <m:ctrlPr>
              <w:rPr>
                <w:rFonts w:ascii="Cambria Math" w:hAnsi="Cambria Math"/>
              </w:rPr>
            </m:ctrlPr>
          </m:e>
        </m:d>
        <m:r>
          <m:rPr>
            <m:sty m:val="p"/>
          </m:rPr>
          <m:t>+</m:t>
        </m:r>
        <m:d>
          <m:dPr>
            <m:ctrlPr>
              <w:rPr>
                <w:rFonts w:ascii="Cambria Math" w:hAnsi="Cambria Math"/>
              </w:rPr>
            </m:ctrlPr>
          </m:dPr>
          <m:e>
            <m:r>
              <m:rPr>
                <m:sty m:val="p"/>
              </m:rPr>
              <m:t>1−</m:t>
            </m:r>
            <m:sSubSup>
              <m:sSubSupPr/>
              <m:e>
                <m:r>
                  <m:rPr/>
                  <m:t>δ</m:t>
                </m:r>
              </m:e>
              <m:sub>
                <m:r>
                  <m:rPr/>
                  <m:t>i</m:t>
                </m:r>
              </m:sub>
              <m:sup>
                <m:r>
                  <m:rPr/>
                  <m:t>t</m:t>
                </m:r>
              </m:sup>
            </m:sSubSup>
            <m:ctrlPr>
              <w:rPr>
                <w:rFonts w:ascii="Cambria Math" w:hAnsi="Cambria Math"/>
              </w:rPr>
            </m:ctrlPr>
          </m:e>
        </m:d>
        <m:d>
          <m:dPr>
            <m:begChr m:val="["/>
            <m:endChr m:val="]"/>
            <m:ctrlPr>
              <w:rPr>
                <w:rFonts w:ascii="Cambria Math" w:hAnsi="Cambria Math"/>
              </w:rPr>
            </m:ctrlPr>
          </m:dPr>
          <m:e>
            <m:r>
              <m:rPr>
                <m:sty m:val="p"/>
              </m:rPr>
              <m:t>−</m:t>
            </m:r>
            <m:r>
              <m:rPr/>
              <m:t>λ</m:t>
            </m:r>
            <m:sSup>
              <m:sSupPr/>
              <m:e>
                <m:d>
                  <m:dPr>
                    <m:ctrlPr>
                      <w:rPr>
                        <w:rFonts w:ascii="Cambria Math" w:hAnsi="Cambria Math"/>
                      </w:rPr>
                    </m:ctrlPr>
                  </m:dPr>
                  <m:e>
                    <m:sSub>
                      <m:sSubPr/>
                      <m:e>
                        <m:r>
                          <m:rPr>
                            <m:sty m:val="p"/>
                          </m:rPr>
                          <m:t>t</m:t>
                        </m:r>
                      </m:e>
                      <m:sub>
                        <m:r>
                          <m:rPr/>
                          <m:t>A</m:t>
                        </m:r>
                      </m:sub>
                    </m:sSub>
                    <m:r>
                      <m:rPr>
                        <m:sty m:val="p"/>
                      </m:rPr>
                      <m:t>−</m:t>
                    </m:r>
                    <m:sSub>
                      <m:sSubPr/>
                      <m:e>
                        <m:r>
                          <m:rPr>
                            <m:sty m:val="p"/>
                          </m:rPr>
                          <m:t>t</m:t>
                        </m:r>
                      </m:e>
                      <m:sub>
                        <m:r>
                          <m:rPr>
                            <m:sty m:val="p"/>
                          </m:rPr>
                          <m:t>ave</m:t>
                        </m:r>
                      </m:sub>
                    </m:sSub>
                    <m:ctrlPr>
                      <w:rPr>
                        <w:rFonts w:ascii="Cambria Math" w:hAnsi="Cambria Math"/>
                      </w:rPr>
                    </m:ctrlPr>
                  </m:e>
                </m:d>
              </m:e>
              <m:sup>
                <m:r>
                  <m:rPr/>
                  <m:t>β</m:t>
                </m:r>
              </m:sup>
            </m:sSup>
            <m:r>
              <m:rPr>
                <m:sty m:val="p"/>
              </m:rPr>
              <m:t>−</m:t>
            </m:r>
            <m:sSup>
              <m:sSupPr/>
              <m:e>
                <m:d>
                  <m:dPr>
                    <m:ctrlPr>
                      <w:rPr>
                        <w:rFonts w:ascii="Cambria Math" w:hAnsi="Cambria Math"/>
                      </w:rPr>
                    </m:ctrlPr>
                  </m:dPr>
                  <m:e>
                    <m:sSub>
                      <m:sSubPr/>
                      <m:e>
                        <m:r>
                          <m:rPr>
                            <m:sty m:val="p"/>
                          </m:rPr>
                          <m:t>t</m:t>
                        </m:r>
                      </m:e>
                      <m:sub>
                        <m:r>
                          <m:rPr>
                            <m:sty m:val="p"/>
                          </m:rPr>
                          <m:t>a</m:t>
                        </m:r>
                        <m:r>
                          <m:rPr>
                            <m:sty m:val="p"/>
                          </m:rPr>
                          <w:rPr>
                            <w:rFonts w:hint="default" w:ascii="Cambria Math" w:hAnsi="Cambria Math" w:eastAsia="宋体"/>
                            <w:lang w:val="en-US" w:eastAsia="zh-CN"/>
                          </w:rPr>
                          <m:t>v</m:t>
                        </m:r>
                        <m:r>
                          <m:rPr>
                            <m:sty m:val="p"/>
                          </m:rPr>
                          <m:t>e</m:t>
                        </m:r>
                      </m:sub>
                    </m:sSub>
                    <m:r>
                      <m:rPr>
                        <m:sty m:val="p"/>
                      </m:rPr>
                      <m:t>−</m:t>
                    </m:r>
                    <m:sSub>
                      <m:sSubPr/>
                      <m:e>
                        <m:r>
                          <m:rPr>
                            <m:sty m:val="p"/>
                          </m:rPr>
                          <m:t>t</m:t>
                        </m:r>
                      </m:e>
                      <m:sub>
                        <m:r>
                          <m:rPr/>
                          <m:t>B</m:t>
                        </m:r>
                      </m:sub>
                    </m:sSub>
                    <m:ctrlPr>
                      <w:rPr>
                        <w:rFonts w:ascii="Cambria Math" w:hAnsi="Cambria Math"/>
                      </w:rPr>
                    </m:ctrlPr>
                  </m:e>
                </m:d>
              </m:e>
              <m:sup>
                <m:r>
                  <m:rPr/>
                  <m:t>α</m:t>
                </m:r>
              </m:sup>
            </m:sSup>
            <m:ctrlPr>
              <w:rPr>
                <w:rFonts w:ascii="Cambria Math" w:hAnsi="Cambria Math"/>
              </w:rPr>
            </m:ctrlPr>
          </m:e>
        </m:d>
        <m:r>
          <m:rPr>
            <m:sty m:val="p"/>
          </m:rPr>
          <m:t>&gt;0</m:t>
        </m:r>
      </m:oMath>
      <w:r>
        <w:rPr>
          <w:rFonts w:hint="eastAsia"/>
          <w:sz w:val="18"/>
          <w:szCs w:val="18"/>
          <w:lang w:eastAsia="zh-CN"/>
        </w:rPr>
        <w:t>，</w:t>
      </w:r>
      <w:commentRangeStart w:id="24"/>
      <w:r>
        <w:rPr>
          <w:rFonts w:hint="eastAsia"/>
          <w:sz w:val="18"/>
          <w:szCs w:val="18"/>
          <w:lang w:eastAsia="zh-CN"/>
        </w:rPr>
        <w:t>做近似处理</w:t>
      </w:r>
      <m:oMath>
        <m:r>
          <m:rPr/>
          <m:t>α</m:t>
        </m:r>
        <m:r>
          <m:rPr>
            <m:sty m:val="p"/>
          </m:rPr>
          <m:t>=</m:t>
        </m:r>
        <m:r>
          <m:rPr/>
          <m:t>β</m:t>
        </m:r>
        <m:r>
          <m:rPr>
            <m:sty m:val="p"/>
          </m:rPr>
          <m:t>=1,</m:t>
        </m:r>
        <m:r>
          <m:rPr/>
          <m:t>λ</m:t>
        </m:r>
        <m:r>
          <m:rPr>
            <m:sty m:val="p"/>
          </m:rPr>
          <m:t>=2</m:t>
        </m:r>
        <w:commentRangeEnd w:id="24"/>
        <m:r>
          <m:rPr>
            <m:sty m:val="p"/>
          </m:rPr>
          <w:commentReference w:id="24"/>
        </m:r>
      </m:oMath>
      <w:r>
        <w:rPr>
          <w:rFonts w:hint="eastAsia"/>
          <w:sz w:val="18"/>
          <w:szCs w:val="18"/>
          <w:lang w:eastAsia="zh-CN"/>
        </w:rPr>
        <w:t>，化简可得：</w:t>
      </w:r>
      <m:oMath>
        <m:sSubSup>
          <m:sSubSupPr/>
          <m:e>
            <m:r>
              <m:rPr/>
              <m:t>δ</m:t>
            </m:r>
          </m:e>
          <m:sub>
            <m:r>
              <m:rPr/>
              <m:t>i</m:t>
            </m:r>
          </m:sub>
          <m:sup>
            <m:r>
              <m:rPr/>
              <m:t>t</m:t>
            </m:r>
          </m:sup>
        </m:sSubSup>
        <m:d>
          <m:dPr>
            <m:ctrlPr>
              <w:rPr>
                <w:rFonts w:ascii="Cambria Math" w:hAnsi="Cambria Math"/>
              </w:rPr>
            </m:ctrlPr>
          </m:dPr>
          <m:e>
            <m:r>
              <m:rPr>
                <m:sty m:val="p"/>
              </m:rPr>
              <m:t>4</m:t>
            </m:r>
            <m:sSub>
              <m:sSubPr/>
              <m:e>
                <m:r>
                  <m:rPr/>
                  <m:t>v</m:t>
                </m:r>
              </m:e>
              <m:sub>
                <m:r>
                  <m:rPr/>
                  <m:t>A</m:t>
                </m:r>
              </m:sub>
            </m:sSub>
            <m:r>
              <m:rPr>
                <m:sty m:val="p"/>
              </m:rPr>
              <m:t>−5</m:t>
            </m:r>
            <m:sSub>
              <m:sSubPr/>
              <m:e>
                <m:r>
                  <m:rPr/>
                  <m:t>v</m:t>
                </m:r>
              </m:e>
              <m:sub>
                <m:r>
                  <m:rPr/>
                  <m:t>B</m:t>
                </m:r>
              </m:sub>
            </m:sSub>
            <m:r>
              <m:rPr>
                <m:sty m:val="p"/>
              </m:rPr>
              <m:t>+</m:t>
            </m:r>
            <m:r>
              <m:rPr/>
              <m:t>χ</m:t>
            </m:r>
            <m:sSub>
              <m:sSubPr/>
              <m:e>
                <m:r>
                  <m:rPr/>
                  <m:t>v</m:t>
                </m:r>
              </m:e>
              <m:sub>
                <m:r>
                  <m:rPr/>
                  <m:t>A</m:t>
                </m:r>
              </m:sub>
            </m:sSub>
            <m:ctrlPr>
              <w:rPr>
                <w:rFonts w:ascii="Cambria Math" w:hAnsi="Cambria Math"/>
              </w:rPr>
            </m:ctrlPr>
          </m:e>
        </m:d>
        <m:r>
          <m:rPr>
            <m:sty m:val="p"/>
          </m:rPr>
          <m:t>+</m:t>
        </m:r>
        <m:d>
          <m:dPr>
            <m:ctrlPr>
              <w:rPr>
                <w:rFonts w:ascii="Cambria Math" w:hAnsi="Cambria Math"/>
              </w:rPr>
            </m:ctrlPr>
          </m:dPr>
          <m:e>
            <m:r>
              <m:rPr>
                <m:sty m:val="p"/>
              </m:rPr>
              <m:t>1−</m:t>
            </m:r>
            <m:sSubSup>
              <m:sSubSupPr/>
              <m:e>
                <m:r>
                  <m:rPr/>
                  <m:t>δ</m:t>
                </m:r>
              </m:e>
              <m:sub>
                <m:r>
                  <m:rPr/>
                  <m:t>i</m:t>
                </m:r>
              </m:sub>
              <m:sup>
                <m:r>
                  <m:rPr/>
                  <m:t>t</m:t>
                </m:r>
              </m:sup>
            </m:sSubSup>
            <m:ctrlPr>
              <w:rPr>
                <w:rFonts w:ascii="Cambria Math" w:hAnsi="Cambria Math"/>
              </w:rPr>
            </m:ctrlPr>
          </m:e>
        </m:d>
        <m:d>
          <m:dPr>
            <m:ctrlPr>
              <w:rPr>
                <w:rFonts w:ascii="Cambria Math" w:hAnsi="Cambria Math"/>
              </w:rPr>
            </m:ctrlPr>
          </m:dPr>
          <m:e>
            <m:r>
              <m:rPr>
                <m:sty m:val="p"/>
              </m:rPr>
              <m:t>4</m:t>
            </m:r>
            <m:sSub>
              <m:sSubPr/>
              <m:e>
                <m:r>
                  <m:rPr/>
                  <m:t>t</m:t>
                </m:r>
              </m:e>
              <m:sub>
                <m:r>
                  <m:rPr/>
                  <m:t>B</m:t>
                </m:r>
              </m:sub>
            </m:sSub>
            <m:r>
              <m:rPr>
                <m:sty m:val="p"/>
              </m:rPr>
              <m:t>−5</m:t>
            </m:r>
            <m:sSub>
              <m:sSubPr/>
              <m:e>
                <m:r>
                  <m:rPr/>
                  <m:t>t</m:t>
                </m:r>
              </m:e>
              <m:sub>
                <m:r>
                  <m:rPr/>
                  <m:t>A</m:t>
                </m:r>
              </m:sub>
            </m:sSub>
            <m:r>
              <m:rPr>
                <m:sty m:val="p"/>
              </m:rPr>
              <m:t>−</m:t>
            </m:r>
            <m:r>
              <m:rPr/>
              <m:t>γ</m:t>
            </m:r>
            <m:sSub>
              <m:sSubPr/>
              <m:e>
                <m:r>
                  <m:rPr/>
                  <m:t>t</m:t>
                </m:r>
              </m:e>
              <m:sub>
                <m:r>
                  <m:rPr/>
                  <m:t>A</m:t>
                </m:r>
              </m:sub>
            </m:sSub>
            <m:ctrlPr>
              <w:rPr>
                <w:rFonts w:ascii="Cambria Math" w:hAnsi="Cambria Math"/>
              </w:rPr>
            </m:ctrlPr>
          </m:e>
        </m:d>
        <m:r>
          <m:rPr>
            <m:sty m:val="p"/>
          </m:rPr>
          <m:t>&gt;0</m:t>
        </m:r>
      </m:oMath>
      <w:r>
        <w:rPr>
          <w:rFonts w:hint="eastAsia"/>
          <w:sz w:val="18"/>
          <w:szCs w:val="18"/>
          <w:lang w:eastAsia="zh-CN"/>
        </w:rPr>
        <w:t>，可知</w:t>
      </w:r>
      <m:oMath>
        <m:r>
          <m:rPr/>
          <m:t>L</m:t>
        </m:r>
      </m:oMath>
      <w:r>
        <w:rPr>
          <w:rFonts w:hint="eastAsia"/>
          <w:sz w:val="18"/>
          <w:szCs w:val="18"/>
          <w:lang w:eastAsia="zh-CN"/>
        </w:rPr>
        <w:t>关于</w:t>
      </w:r>
      <m:oMath>
        <m:r>
          <m:rPr/>
          <m:t>χ</m:t>
        </m:r>
      </m:oMath>
      <w:r>
        <w:rPr>
          <w:rFonts w:hint="eastAsia"/>
          <w:sz w:val="18"/>
          <w:szCs w:val="18"/>
          <w:lang w:eastAsia="zh-CN"/>
        </w:rPr>
        <w:t>单调递增，关于</w:t>
      </w:r>
      <m:oMath>
        <m:r>
          <m:rPr/>
          <m:t>γ</m:t>
        </m:r>
      </m:oMath>
      <w:r>
        <w:rPr>
          <w:rFonts w:hint="eastAsia"/>
          <w:sz w:val="18"/>
          <w:szCs w:val="18"/>
          <w:lang w:eastAsia="zh-CN"/>
        </w:rPr>
        <w:t>单调递减，结合定理3-3的正向诱饵因子范围可得：</w:t>
      </w:r>
      <m:oMath>
        <m:sSub>
          <m:sSubPr/>
          <m:e>
            <m:r>
              <m:rPr/>
              <m:t>χ</m:t>
            </m:r>
          </m:e>
          <m:sub>
            <m:r>
              <m:rPr/>
              <m:t>t</m:t>
            </m:r>
            <m:r>
              <m:rPr>
                <m:sty m:val="p"/>
              </m:rPr>
              <m:t>+1</m:t>
            </m:r>
          </m:sub>
        </m:sSub>
        <m:r>
          <m:rPr>
            <m:sty m:val="p"/>
          </m:rPr>
          <m:t>=1</m:t>
        </m:r>
      </m:oMath>
      <w:r>
        <w:rPr>
          <w:rFonts w:hint="eastAsia"/>
          <w:b w:val="0"/>
          <w:i w:val="0"/>
          <w:lang w:eastAsia="zh-CN"/>
        </w:rPr>
        <w:t>，</w:t>
      </w:r>
      <m:oMath>
        <m:sSub>
          <m:sSubPr/>
          <m:e>
            <m:r>
              <m:rPr/>
              <m:t>γ</m:t>
            </m:r>
          </m:e>
          <m:sub>
            <m:r>
              <m:rPr/>
              <m:t>t</m:t>
            </m:r>
            <m:r>
              <m:rPr>
                <m:sty m:val="p"/>
              </m:rPr>
              <m:t>+1</m:t>
            </m:r>
          </m:sub>
        </m:sSub>
        <m:r>
          <m:rPr>
            <m:sty m:val="p"/>
          </m:rPr>
          <m:t>=</m:t>
        </m:r>
        <m:f>
          <m:fPr>
            <m:ctrlPr>
              <w:rPr>
                <w:rFonts w:ascii="Cambria Math" w:hAnsi="Cambria Math"/>
              </w:rPr>
            </m:ctrlPr>
          </m:fPr>
          <m:num>
            <m:r>
              <m:rPr>
                <m:sty m:val="p"/>
              </m:rPr>
              <m:t>3</m:t>
            </m:r>
            <m:f>
              <m:fPr>
                <m:ctrlPr>
                  <w:rPr>
                    <w:rFonts w:ascii="Cambria Math" w:hAnsi="Cambria Math"/>
                  </w:rPr>
                </m:ctrlPr>
              </m:fPr>
              <m:num>
                <m:r>
                  <m:rPr>
                    <m:sty m:val="p"/>
                  </m:rPr>
                  <m:t>1</m:t>
                </m:r>
                <m:ctrlPr>
                  <w:rPr>
                    <w:rFonts w:ascii="Cambria Math" w:hAnsi="Cambria Math"/>
                  </w:rPr>
                </m:ctrlPr>
              </m:num>
              <m:den>
                <m:r>
                  <m:rPr/>
                  <m:t>J</m:t>
                </m:r>
                <m:ctrlPr>
                  <w:rPr>
                    <w:rFonts w:ascii="Cambria Math" w:hAnsi="Cambria Math"/>
                  </w:rPr>
                </m:ctrlPr>
              </m:den>
            </m:f>
            <m:sSubSup>
              <m:sSubSupPr/>
              <m:e>
                <m:r>
                  <m:rPr>
                    <m:sty m:val="p"/>
                  </m:rPr>
                  <m:t>∑</m:t>
                </m:r>
              </m:e>
              <m:sub>
                <m:r>
                  <m:rPr/>
                  <m:t>j</m:t>
                </m:r>
                <m:r>
                  <m:rPr>
                    <m:sty m:val="p"/>
                  </m:rPr>
                  <m:t>=1</m:t>
                </m:r>
              </m:sub>
              <m:sup>
                <m:r>
                  <m:rPr>
                    <m:sty m:val="p"/>
                  </m:rPr>
                  <w:rPr>
                    <w:rFonts w:hint="default" w:ascii="Cambria Math" w:hAnsi="Cambria Math"/>
                    <w:lang w:val="en-US" w:eastAsia="zh-CN"/>
                  </w:rPr>
                  <m:t>J</m:t>
                </m:r>
              </m:sup>
            </m:sSubSup>
            <m:r>
              <m:rPr>
                <m:sty m:val="p"/>
              </m:rPr>
              <m:t> </m:t>
            </m:r>
            <m:sSub>
              <m:sSubPr/>
              <m:e>
                <m:r>
                  <m:rPr/>
                  <m:t>t</m:t>
                </m:r>
              </m:e>
              <m:sub>
                <m:r>
                  <m:rPr>
                    <m:sty m:val="p"/>
                  </m:rPr>
                  <w:rPr>
                    <w:rFonts w:hint="eastAsia" w:ascii="Cambria Math" w:hAnsi="Cambria Math"/>
                    <w:lang w:val="en-US" w:eastAsia="zh-CN"/>
                  </w:rPr>
                  <m:t>j</m:t>
                </m:r>
              </m:sub>
            </m:sSub>
            <m:r>
              <m:rPr>
                <m:sty m:val="p"/>
              </m:rPr>
              <m:t>−</m:t>
            </m:r>
            <m:d>
              <m:dPr>
                <m:ctrlPr>
                  <w:rPr>
                    <w:rFonts w:ascii="Cambria Math" w:hAnsi="Cambria Math"/>
                  </w:rPr>
                </m:ctrlPr>
              </m:dPr>
              <m:e>
                <m:sSub>
                  <m:sSubPr/>
                  <m:e>
                    <m:r>
                      <m:rPr/>
                      <m:t>t</m:t>
                    </m:r>
                  </m:e>
                  <m:sub>
                    <m:r>
                      <m:rPr/>
                      <m:t>A</m:t>
                    </m:r>
                  </m:sub>
                </m:sSub>
                <m:r>
                  <m:rPr>
                    <m:sty m:val="p"/>
                  </m:rPr>
                  <m:t>+</m:t>
                </m:r>
                <m:sSub>
                  <m:sSubPr/>
                  <m:e>
                    <m:r>
                      <m:rPr/>
                      <m:t>t</m:t>
                    </m:r>
                  </m:e>
                  <m:sub>
                    <m:r>
                      <m:rPr/>
                      <m:t>B</m:t>
                    </m:r>
                  </m:sub>
                </m:sSub>
                <m:ctrlPr>
                  <w:rPr>
                    <w:rFonts w:ascii="Cambria Math" w:hAnsi="Cambria Math"/>
                  </w:rPr>
                </m:ctrlPr>
              </m:e>
            </m:d>
            <m:ctrlPr>
              <w:rPr>
                <w:rFonts w:ascii="Cambria Math" w:hAnsi="Cambria Math"/>
              </w:rPr>
            </m:ctrlPr>
          </m:num>
          <m:den>
            <m:sSub>
              <m:sSubPr/>
              <m:e>
                <m:r>
                  <m:rPr/>
                  <m:t>t</m:t>
                </m:r>
              </m:e>
              <m:sub>
                <m:r>
                  <m:rPr/>
                  <m:t>A</m:t>
                </m:r>
              </m:sub>
            </m:sSub>
            <m:ctrlPr>
              <w:rPr>
                <w:rFonts w:ascii="Cambria Math" w:hAnsi="Cambria Math"/>
              </w:rPr>
            </m:ctrlPr>
          </m:den>
        </m:f>
      </m:oMath>
    </w:p>
    <w:p>
      <w:pPr>
        <w:spacing w:line="240" w:lineRule="auto"/>
        <w:ind w:firstLine="360" w:firstLineChars="200"/>
        <w:jc w:val="left"/>
        <w:rPr>
          <w:sz w:val="18"/>
          <w:szCs w:val="18"/>
          <w:lang w:eastAsia="zh-CN"/>
        </w:rPr>
      </w:pPr>
      <w:r>
        <w:rPr>
          <w:rFonts w:hint="eastAsia"/>
          <w:sz w:val="18"/>
          <w:szCs w:val="18"/>
          <w:lang w:eastAsia="zh-CN"/>
        </w:rPr>
        <w:t>同理，对PRIN雾节点</w:t>
      </w:r>
      <m:oMath>
        <m:r>
          <m:rPr/>
          <m:t>L</m:t>
        </m:r>
        <m:r>
          <m:rPr>
            <m:sty m:val="p"/>
          </m:rPr>
          <m:t>=</m:t>
        </m:r>
        <m:sSubSup>
          <m:sSubSupPr/>
          <m:e>
            <m:r>
              <m:rPr/>
              <m:t>W</m:t>
            </m:r>
          </m:e>
          <m:sub>
            <m:r>
              <m:rPr/>
              <m:t>i</m:t>
            </m:r>
            <m:r>
              <m:rPr>
                <m:sty m:val="p"/>
              </m:rPr>
              <m:t>,</m:t>
            </m:r>
            <m:r>
              <m:rPr>
                <m:sty m:val="p"/>
              </m:rPr>
              <w:rPr>
                <w:rFonts w:hint="default" w:ascii="Cambria Math" w:hAnsi="Cambria Math"/>
                <w:lang w:val="en-US" w:eastAsia="zh-CN"/>
              </w:rPr>
              <m:t>B</m:t>
            </m:r>
          </m:sub>
          <m:sup>
            <m:r>
              <m:rPr/>
              <m:t>t</m:t>
            </m:r>
          </m:sup>
        </m:sSubSup>
        <m:r>
          <m:rPr>
            <m:sty m:val="p"/>
          </m:rPr>
          <m:t>−</m:t>
        </m:r>
        <m:sSubSup>
          <m:sSubSupPr/>
          <m:e>
            <m:r>
              <m:rPr/>
              <m:t>W</m:t>
            </m:r>
          </m:e>
          <m:sub>
            <m:r>
              <m:rPr/>
              <m:t>i</m:t>
            </m:r>
            <m:r>
              <m:rPr>
                <m:sty m:val="p"/>
              </m:rPr>
              <m:t>,</m:t>
            </m:r>
            <m:r>
              <m:rPr>
                <m:sty m:val="p"/>
              </m:rPr>
              <w:rPr>
                <w:rFonts w:hint="default" w:ascii="Cambria Math" w:hAnsi="Cambria Math"/>
                <w:lang w:val="en-US" w:eastAsia="zh-CN"/>
              </w:rPr>
              <m:t>A</m:t>
            </m:r>
          </m:sub>
          <m:sup>
            <m:r>
              <m:rPr/>
              <m:t>t</m:t>
            </m:r>
          </m:sup>
        </m:sSubSup>
      </m:oMath>
      <w:r>
        <w:rPr>
          <w:rFonts w:hint="eastAsia"/>
          <w:sz w:val="18"/>
          <w:szCs w:val="18"/>
          <w:lang w:eastAsia="zh-CN"/>
        </w:rPr>
        <w:t>求解，结合定理3-2的有效诱饵范围可得：</w:t>
      </w:r>
      <m:oMath>
        <m:sSub>
          <m:sSubPr/>
          <m:e>
            <m:r>
              <m:rPr/>
              <m:t>χ</m:t>
            </m:r>
          </m:e>
          <m:sub>
            <m:r>
              <m:rPr/>
              <m:t>t</m:t>
            </m:r>
            <m:r>
              <m:rPr>
                <m:sty m:val="p"/>
              </m:rPr>
              <m:t>+1</m:t>
            </m:r>
          </m:sub>
        </m:sSub>
        <m:r>
          <m:rPr>
            <m:sty m:val="p"/>
          </m:rPr>
          <m:t>=</m:t>
        </m:r>
        <m:f>
          <m:fPr>
            <m:ctrlPr>
              <w:rPr>
                <w:rFonts w:ascii="Cambria Math" w:hAnsi="Cambria Math"/>
              </w:rPr>
            </m:ctrlPr>
          </m:fPr>
          <m:num>
            <m:r>
              <m:rPr>
                <m:sty m:val="p"/>
              </m:rPr>
              <m:t>2</m:t>
            </m:r>
            <m:sSub>
              <m:sSubPr/>
              <m:e>
                <m:r>
                  <m:rPr/>
                  <m:t>v</m:t>
                </m:r>
              </m:e>
              <m:sub>
                <m:r>
                  <m:rPr/>
                  <m:t>B</m:t>
                </m:r>
              </m:sub>
            </m:sSub>
            <m:r>
              <m:rPr>
                <m:sty m:val="p"/>
              </m:rPr>
              <m:t>−</m:t>
            </m:r>
            <m:sSub>
              <m:sSubPr/>
              <m:e>
                <m:r>
                  <m:rPr/>
                  <m:t>v</m:t>
                </m:r>
              </m:e>
              <m:sub>
                <m:r>
                  <m:rPr/>
                  <m:t>A</m:t>
                </m:r>
              </m:sub>
            </m:sSub>
            <m:ctrlPr>
              <w:rPr>
                <w:rFonts w:ascii="Cambria Math" w:hAnsi="Cambria Math"/>
              </w:rPr>
            </m:ctrlPr>
          </m:num>
          <m:den>
            <m:sSub>
              <m:sSubPr/>
              <m:e>
                <m:r>
                  <m:rPr/>
                  <m:t>v</m:t>
                </m:r>
              </m:e>
              <m:sub>
                <m:r>
                  <m:rPr/>
                  <m:t>A</m:t>
                </m:r>
              </m:sub>
            </m:sSub>
            <m:ctrlPr>
              <w:rPr>
                <w:rFonts w:ascii="Cambria Math" w:hAnsi="Cambria Math"/>
              </w:rPr>
            </m:ctrlPr>
          </m:den>
        </m:f>
      </m:oMath>
      <w:r>
        <w:rPr>
          <w:rFonts w:hint="eastAsia"/>
          <w:sz w:val="18"/>
          <w:szCs w:val="18"/>
          <w:lang w:eastAsia="zh-CN"/>
        </w:rPr>
        <w:t>，</w:t>
      </w:r>
      <m:oMath>
        <m:sSub>
          <m:sSubPr/>
          <m:e>
            <m:r>
              <m:rPr/>
              <m:t>γ</m:t>
            </m:r>
          </m:e>
          <m:sub>
            <m:r>
              <m:rPr/>
              <m:t>t</m:t>
            </m:r>
            <m:r>
              <m:rPr>
                <m:sty m:val="p"/>
              </m:rPr>
              <m:t>+1</m:t>
            </m:r>
          </m:sub>
        </m:sSub>
        <m:r>
          <m:rPr>
            <m:sty m:val="p"/>
          </m:rPr>
          <m:t>=</m:t>
        </m:r>
        <m:f>
          <m:fPr>
            <m:ctrlPr>
              <w:rPr>
                <w:rFonts w:ascii="Cambria Math" w:hAnsi="Cambria Math"/>
              </w:rPr>
            </m:ctrlPr>
          </m:fPr>
          <m:num>
            <m:r>
              <m:rPr>
                <m:sty m:val="p"/>
              </m:rPr>
              <m:t>3</m:t>
            </m:r>
            <m:f>
              <m:fPr>
                <m:ctrlPr>
                  <w:rPr>
                    <w:rFonts w:ascii="Cambria Math" w:hAnsi="Cambria Math"/>
                  </w:rPr>
                </m:ctrlPr>
              </m:fPr>
              <m:num>
                <m:r>
                  <m:rPr>
                    <m:sty m:val="p"/>
                  </m:rPr>
                  <m:t>1</m:t>
                </m:r>
                <m:ctrlPr>
                  <w:rPr>
                    <w:rFonts w:ascii="Cambria Math" w:hAnsi="Cambria Math"/>
                  </w:rPr>
                </m:ctrlPr>
              </m:num>
              <m:den>
                <m:r>
                  <m:rPr/>
                  <m:t>J</m:t>
                </m:r>
                <m:ctrlPr>
                  <w:rPr>
                    <w:rFonts w:ascii="Cambria Math" w:hAnsi="Cambria Math"/>
                  </w:rPr>
                </m:ctrlPr>
              </m:den>
            </m:f>
            <m:sSubSup>
              <m:sSubSupPr/>
              <m:e>
                <m:r>
                  <m:rPr>
                    <m:sty m:val="p"/>
                  </m:rPr>
                  <m:t>∑</m:t>
                </m:r>
              </m:e>
              <m:sub>
                <m:r>
                  <m:rPr/>
                  <m:t>j</m:t>
                </m:r>
                <m:r>
                  <m:rPr>
                    <m:sty m:val="p"/>
                  </m:rPr>
                  <m:t>=1</m:t>
                </m:r>
              </m:sub>
              <m:sup>
                <m:r>
                  <m:rPr>
                    <m:sty m:val="p"/>
                  </m:rPr>
                  <w:rPr>
                    <w:rFonts w:hint="default" w:ascii="Cambria Math" w:hAnsi="Cambria Math"/>
                    <w:lang w:val="en-US" w:eastAsia="zh-CN"/>
                  </w:rPr>
                  <m:t>J</m:t>
                </m:r>
              </m:sup>
            </m:sSubSup>
            <m:r>
              <m:rPr>
                <m:sty m:val="p"/>
              </m:rPr>
              <m:t> </m:t>
            </m:r>
            <m:sSub>
              <m:sSubPr/>
              <m:e>
                <m:r>
                  <m:rPr/>
                  <m:t>t</m:t>
                </m:r>
              </m:e>
              <m:sub>
                <m:r>
                  <m:rPr>
                    <m:sty m:val="p"/>
                  </m:rPr>
                  <w:rPr>
                    <w:rFonts w:hint="eastAsia" w:ascii="Cambria Math" w:hAnsi="Cambria Math"/>
                    <w:lang w:val="en-US" w:eastAsia="zh-CN"/>
                  </w:rPr>
                  <m:t>j</m:t>
                </m:r>
              </m:sub>
            </m:sSub>
            <m:r>
              <m:rPr>
                <m:sty m:val="p"/>
              </m:rPr>
              <m:t>−</m:t>
            </m:r>
            <m:d>
              <m:dPr>
                <m:ctrlPr>
                  <w:rPr>
                    <w:rFonts w:ascii="Cambria Math" w:hAnsi="Cambria Math"/>
                  </w:rPr>
                </m:ctrlPr>
              </m:dPr>
              <m:e>
                <m:sSub>
                  <m:sSubPr/>
                  <m:e>
                    <m:r>
                      <m:rPr/>
                      <m:t>t</m:t>
                    </m:r>
                  </m:e>
                  <m:sub>
                    <m:r>
                      <m:rPr/>
                      <m:t>A</m:t>
                    </m:r>
                  </m:sub>
                </m:sSub>
                <m:r>
                  <m:rPr>
                    <m:sty m:val="p"/>
                  </m:rPr>
                  <m:t>+</m:t>
                </m:r>
                <m:sSub>
                  <m:sSubPr/>
                  <m:e>
                    <m:r>
                      <m:rPr/>
                      <m:t>t</m:t>
                    </m:r>
                  </m:e>
                  <m:sub>
                    <m:r>
                      <m:rPr/>
                      <m:t>B</m:t>
                    </m:r>
                  </m:sub>
                </m:sSub>
                <m:ctrlPr>
                  <w:rPr>
                    <w:rFonts w:ascii="Cambria Math" w:hAnsi="Cambria Math"/>
                  </w:rPr>
                </m:ctrlPr>
              </m:e>
            </m:d>
            <m:ctrlPr>
              <w:rPr>
                <w:rFonts w:ascii="Cambria Math" w:hAnsi="Cambria Math"/>
              </w:rPr>
            </m:ctrlPr>
          </m:num>
          <m:den>
            <m:sSub>
              <m:sSubPr/>
              <m:e>
                <m:r>
                  <m:rPr/>
                  <m:t>t</m:t>
                </m:r>
              </m:e>
              <m:sub>
                <m:r>
                  <m:rPr/>
                  <m:t>A</m:t>
                </m:r>
              </m:sub>
            </m:sSub>
            <m:ctrlPr>
              <w:rPr>
                <w:rFonts w:ascii="Cambria Math" w:hAnsi="Cambria Math"/>
              </w:rPr>
            </m:ctrlPr>
          </m:den>
        </m:f>
      </m:oMath>
      <w:r>
        <w:rPr>
          <w:rFonts w:hint="eastAsia"/>
          <w:sz w:val="18"/>
          <w:szCs w:val="18"/>
          <w:lang w:eastAsia="zh-CN"/>
        </w:rPr>
        <w:t xml:space="preserve"> 。证毕。</w:t>
      </w:r>
    </w:p>
    <w:p>
      <w:pPr>
        <w:spacing w:line="240" w:lineRule="auto"/>
        <w:ind w:firstLine="360" w:firstLineChars="200"/>
        <w:jc w:val="left"/>
        <w:rPr>
          <w:sz w:val="18"/>
          <w:szCs w:val="18"/>
          <w:lang w:eastAsia="zh-CN"/>
        </w:rPr>
      </w:pPr>
      <w:r>
        <w:rPr>
          <w:rFonts w:hint="eastAsia"/>
          <w:sz w:val="18"/>
          <w:szCs w:val="18"/>
          <w:lang w:eastAsia="zh-CN"/>
        </w:rPr>
        <w:t>接下来，由该诱饵因子设计诱饵任务，加入落选任务集合，向三类雾节点组推送任务，具体过程如算法4-2所示：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3" w:type="dxa"/>
          </w:tcPr>
          <w:p>
            <w:pPr>
              <w:spacing w:line="240" w:lineRule="auto"/>
              <w:jc w:val="left"/>
              <w:rPr>
                <w:rFonts w:hint="eastAsia"/>
                <w:sz w:val="17"/>
                <w:szCs w:val="17"/>
                <w:vertAlign w:val="baseline"/>
                <w:lang w:eastAsia="zh-CN"/>
              </w:rPr>
            </w:pPr>
            <w:r>
              <w:rPr>
                <w:rFonts w:ascii="Times New Roman" w:hAnsi="Times New Roman"/>
                <w:sz w:val="17"/>
                <w:szCs w:val="17"/>
              </w:rPr>
              <w:t>算法4-2： FNPRM</w:t>
            </w:r>
            <w:r>
              <w:rPr>
                <w:rFonts w:ascii="Times New Roman" w:hAnsi="Times New Roman"/>
                <w:color w:val="000000" w:themeColor="text1"/>
                <w:sz w:val="17"/>
                <w:szCs w:val="17"/>
                <w14:textFill>
                  <w14:solidFill>
                    <w14:schemeClr w14:val="tx1"/>
                  </w14:solidFill>
                </w14:textFill>
              </w:rPr>
              <w:t>雾节点推送算法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spacing w:line="240" w:lineRule="auto"/>
              <w:jc w:val="left"/>
              <w:rPr>
                <w:rFonts w:hint="eastAsia"/>
                <w:sz w:val="17"/>
                <w:szCs w:val="17"/>
                <w:vertAlign w:val="baseline"/>
                <w:lang w:eastAsia="zh-CN"/>
              </w:rPr>
            </w:pPr>
            <w:r>
              <w:rPr>
                <w:rFonts w:ascii="Times New Roman" w:hAnsi="Times New Roman"/>
                <w:sz w:val="17"/>
                <w:szCs w:val="17"/>
              </w:rPr>
              <w:t>Input：</w:t>
            </w:r>
            <w:r>
              <w:rPr>
                <w:rFonts w:ascii="Times New Roman" w:hAnsi="Times New Roman"/>
                <w:color w:val="000000" w:themeColor="text1"/>
                <w:sz w:val="17"/>
                <w:szCs w:val="17"/>
                <w14:textFill>
                  <w14:solidFill>
                    <w14:schemeClr w14:val="tx1"/>
                  </w14:solidFill>
                </w14:textFill>
              </w:rPr>
              <w:t xml:space="preserve"> </w:t>
            </w:r>
            <m:oMath>
              <m:sSup>
                <m:sSupPr>
                  <m:ctrlPr>
                    <w:rPr>
                      <w:rFonts w:ascii="Cambria Math" w:hAnsi="Cambria Math"/>
                      <w:sz w:val="17"/>
                      <w:szCs w:val="17"/>
                    </w:rPr>
                  </m:ctrlPr>
                </m:sSupPr>
                <m:e>
                  <m:r>
                    <m:rPr>
                      <m:sty m:val="p"/>
                    </m:rPr>
                    <w:rPr>
                      <w:rFonts w:ascii="Cambria Math" w:hAnsi="Cambria Math"/>
                      <w:sz w:val="17"/>
                      <w:szCs w:val="17"/>
                    </w:rPr>
                    <m:t>Γ</m:t>
                  </m:r>
                  <m:ctrlPr>
                    <w:rPr>
                      <w:rFonts w:ascii="Cambria Math" w:hAnsi="Cambria Math"/>
                      <w:sz w:val="17"/>
                      <w:szCs w:val="17"/>
                    </w:rPr>
                  </m:ctrlPr>
                </m:e>
                <m:sup>
                  <m:r>
                    <m:rPr/>
                    <w:rPr>
                      <w:rFonts w:ascii="Cambria Math" w:hAnsi="Cambria Math"/>
                      <w:sz w:val="17"/>
                      <w:szCs w:val="17"/>
                    </w:rPr>
                    <m:t>t</m:t>
                  </m:r>
                  <m:ctrlPr>
                    <w:rPr>
                      <w:rFonts w:ascii="Cambria Math" w:hAnsi="Cambria Math"/>
                      <w:sz w:val="17"/>
                      <w:szCs w:val="17"/>
                    </w:rPr>
                  </m:ctrlPr>
                </m:sup>
              </m:sSup>
              <m:r>
                <m:rPr>
                  <m:sty m:val="p"/>
                </m:rPr>
                <w:rPr>
                  <w:rFonts w:hint="default" w:ascii="Cambria Math" w:hAnsi="Cambria Math"/>
                  <w:sz w:val="17"/>
                  <w:szCs w:val="17"/>
                  <w:lang w:eastAsia="zh-CN"/>
                </w:rPr>
                <m:t>，</m:t>
              </m:r>
              <m:sSubSup>
                <m:sSubSupPr>
                  <m:ctrlPr>
                    <w:rPr>
                      <w:rFonts w:ascii="Cambria Math" w:hAnsi="Cambria Math"/>
                      <w:sz w:val="17"/>
                      <w:szCs w:val="17"/>
                    </w:rPr>
                  </m:ctrlPr>
                </m:sSubSupPr>
                <m:e>
                  <m:r>
                    <m:rPr/>
                    <w:rPr>
                      <w:rFonts w:ascii="Cambria Math" w:hAnsi="Cambria Math"/>
                      <w:sz w:val="17"/>
                      <w:szCs w:val="17"/>
                    </w:rPr>
                    <m:t>b</m:t>
                  </m:r>
                  <m:ctrlPr>
                    <w:rPr>
                      <w:rFonts w:ascii="Cambria Math" w:hAnsi="Cambria Math"/>
                      <w:sz w:val="17"/>
                      <w:szCs w:val="17"/>
                    </w:rPr>
                  </m:ctrlPr>
                </m:e>
                <m:sub>
                  <m:r>
                    <m:rPr/>
                    <w:rPr>
                      <w:rFonts w:ascii="Cambria Math" w:hAnsi="Cambria Math"/>
                      <w:sz w:val="17"/>
                      <w:szCs w:val="17"/>
                    </w:rPr>
                    <m:t>i</m:t>
                  </m:r>
                  <m:r>
                    <m:rPr>
                      <m:sty m:val="p"/>
                    </m:rPr>
                    <w:rPr>
                      <w:rFonts w:ascii="Cambria Math" w:hAnsi="Cambria Math"/>
                      <w:sz w:val="17"/>
                      <w:szCs w:val="17"/>
                    </w:rPr>
                    <m:t>,</m:t>
                  </m:r>
                  <m:r>
                    <m:rPr/>
                    <w:rPr>
                      <w:rFonts w:ascii="Cambria Math" w:hAnsi="Cambria Math"/>
                      <w:sz w:val="17"/>
                      <w:szCs w:val="17"/>
                    </w:rPr>
                    <m:t>j</m:t>
                  </m:r>
                  <m:ctrlPr>
                    <w:rPr>
                      <w:rFonts w:ascii="Cambria Math" w:hAnsi="Cambria Math"/>
                      <w:sz w:val="17"/>
                      <w:szCs w:val="17"/>
                    </w:rPr>
                  </m:ctrlPr>
                </m:sub>
                <m:sup>
                  <m:r>
                    <m:rPr/>
                    <w:rPr>
                      <w:rFonts w:ascii="Cambria Math" w:hAnsi="Cambria Math"/>
                      <w:sz w:val="17"/>
                      <w:szCs w:val="17"/>
                    </w:rPr>
                    <m:t>t</m:t>
                  </m:r>
                  <m:ctrlPr>
                    <w:rPr>
                      <w:rFonts w:ascii="Cambria Math" w:hAnsi="Cambria Math"/>
                      <w:sz w:val="17"/>
                      <w:szCs w:val="17"/>
                    </w:rPr>
                  </m:ctrlPr>
                </m:sup>
              </m:sSubSup>
              <m:r>
                <m:rPr>
                  <m:sty m:val="p"/>
                </m:rPr>
                <w:rPr>
                  <w:rFonts w:hint="default" w:ascii="Cambria Math" w:hAnsi="Cambria Math"/>
                  <w:sz w:val="17"/>
                  <w:szCs w:val="17"/>
                  <w:lang w:eastAsia="zh-CN"/>
                </w:rPr>
                <m:t>，</m:t>
              </m:r>
              <m:sSubSup>
                <m:sSubSupPr>
                  <m:ctrlPr>
                    <w:rPr>
                      <w:rFonts w:ascii="Cambria Math" w:hAnsi="Cambria Math"/>
                      <w:sz w:val="17"/>
                      <w:szCs w:val="17"/>
                    </w:rPr>
                  </m:ctrlPr>
                </m:sSubSupPr>
                <m:e>
                  <m:r>
                    <m:rPr/>
                    <w:rPr>
                      <w:rFonts w:ascii="Cambria Math" w:hAnsi="Cambria Math"/>
                      <w:sz w:val="17"/>
                      <w:szCs w:val="17"/>
                    </w:rPr>
                    <m:t>δ</m:t>
                  </m:r>
                  <m:ctrlPr>
                    <w:rPr>
                      <w:rFonts w:ascii="Cambria Math" w:hAnsi="Cambria Math"/>
                      <w:sz w:val="17"/>
                      <w:szCs w:val="17"/>
                    </w:rPr>
                  </m:ctrlPr>
                </m:e>
                <m:sub>
                  <m:r>
                    <m:rPr/>
                    <w:rPr>
                      <w:rFonts w:ascii="Cambria Math" w:hAnsi="Cambria Math"/>
                      <w:sz w:val="17"/>
                      <w:szCs w:val="17"/>
                    </w:rPr>
                    <m:t>i</m:t>
                  </m:r>
                  <m:ctrlPr>
                    <w:rPr>
                      <w:rFonts w:ascii="Cambria Math" w:hAnsi="Cambria Math"/>
                      <w:sz w:val="17"/>
                      <w:szCs w:val="17"/>
                    </w:rPr>
                  </m:ctrlPr>
                </m:sub>
                <m:sup>
                  <m:r>
                    <m:rPr/>
                    <w:rPr>
                      <w:rFonts w:ascii="Cambria Math" w:hAnsi="Cambria Math"/>
                      <w:sz w:val="17"/>
                      <w:szCs w:val="17"/>
                    </w:rPr>
                    <m:t>t</m:t>
                  </m:r>
                  <m:ctrlPr>
                    <w:rPr>
                      <w:rFonts w:ascii="Cambria Math" w:hAnsi="Cambria Math"/>
                      <w:sz w:val="17"/>
                      <w:szCs w:val="17"/>
                    </w:rPr>
                  </m:ctrlPr>
                </m:sup>
              </m:sSubSup>
            </m:oMath>
            <w:r>
              <w:rPr>
                <w:rFonts w:ascii="Times New Roman" w:hAnsi="Times New Roman"/>
                <w:color w:val="000000" w:themeColor="text1"/>
                <w:sz w:val="17"/>
                <w:szCs w:val="17"/>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spacing w:line="240" w:lineRule="auto"/>
              <w:jc w:val="left"/>
              <w:rPr>
                <w:rFonts w:hint="eastAsia"/>
                <w:sz w:val="17"/>
                <w:szCs w:val="17"/>
                <w:vertAlign w:val="baseline"/>
                <w:lang w:eastAsia="zh-CN"/>
              </w:rPr>
            </w:pPr>
            <w:r>
              <w:rPr>
                <w:rFonts w:ascii="Times New Roman" w:hAnsi="Times New Roman"/>
                <w:color w:val="000000" w:themeColor="text1"/>
                <w:sz w:val="17"/>
                <w:szCs w:val="17"/>
                <w14:textFill>
                  <w14:solidFill>
                    <w14:schemeClr w14:val="tx1"/>
                  </w14:solidFill>
                </w14:textFill>
              </w:rPr>
              <w:t>Output：</w:t>
            </w:r>
            <m:oMath>
              <m:sSubSup>
                <m:sSubSupPr>
                  <m:ctrlPr>
                    <w:rPr>
                      <w:rFonts w:ascii="Cambria Math" w:hAnsi="Cambria Math"/>
                      <w:sz w:val="17"/>
                      <w:szCs w:val="17"/>
                    </w:rPr>
                  </m:ctrlPr>
                </m:sSubSupPr>
                <m:e>
                  <m:r>
                    <m:rPr>
                      <m:sty m:val="p"/>
                    </m:rPr>
                    <w:rPr>
                      <w:rFonts w:ascii="Cambria Math" w:hAnsi="Cambria Math"/>
                      <w:sz w:val="17"/>
                      <w:szCs w:val="17"/>
                    </w:rPr>
                    <m:t>Γ</m:t>
                  </m:r>
                  <m:ctrlPr>
                    <w:rPr>
                      <w:rFonts w:ascii="Cambria Math" w:hAnsi="Cambria Math"/>
                      <w:sz w:val="17"/>
                      <w:szCs w:val="17"/>
                    </w:rPr>
                  </m:ctrlPr>
                </m:e>
                <m:sub>
                  <m:r>
                    <m:rPr>
                      <m:nor/>
                      <m:sty m:val="p"/>
                    </m:rPr>
                    <w:rPr>
                      <w:rFonts w:ascii="Cambria Math" w:hAnsi="Cambria Math"/>
                      <w:b w:val="0"/>
                      <w:i w:val="0"/>
                      <w:sz w:val="17"/>
                      <w:szCs w:val="17"/>
                    </w:rPr>
                    <m:t>type </m:t>
                  </m:r>
                  <m:ctrlPr>
                    <w:rPr>
                      <w:rFonts w:ascii="Cambria Math" w:hAnsi="Cambria Math"/>
                      <w:sz w:val="17"/>
                      <w:szCs w:val="17"/>
                    </w:rPr>
                  </m:ctrlPr>
                </m:sub>
                <m:sup>
                  <m:r>
                    <m:rPr/>
                    <w:rPr>
                      <w:rFonts w:ascii="Cambria Math" w:hAnsi="Cambria Math"/>
                      <w:sz w:val="17"/>
                      <w:szCs w:val="17"/>
                    </w:rPr>
                    <m:t>t</m:t>
                  </m:r>
                  <m:r>
                    <m:rPr>
                      <m:sty m:val="p"/>
                    </m:rPr>
                    <w:rPr>
                      <w:rFonts w:ascii="Cambria Math" w:hAnsi="Cambria Math"/>
                      <w:sz w:val="17"/>
                      <w:szCs w:val="17"/>
                    </w:rPr>
                    <m:t>+1</m:t>
                  </m:r>
                  <m:ctrlPr>
                    <w:rPr>
                      <w:rFonts w:ascii="Cambria Math" w:hAnsi="Cambria Math"/>
                      <w:sz w:val="17"/>
                      <w:szCs w:val="17"/>
                    </w:rPr>
                  </m:ctrlPr>
                </m:sup>
              </m:sSubSup>
              <m:r>
                <m:rPr>
                  <m:sty m:val="p"/>
                </m:rPr>
                <w:rPr>
                  <w:rFonts w:ascii="Cambria Math" w:hAnsi="Cambria Math"/>
                  <w:sz w:val="17"/>
                  <w:szCs w:val="17"/>
                </w:rPr>
                <m:t>=</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goal </m:t>
                      </m:r>
                      <m:ctrlPr>
                        <w:rPr>
                          <w:rFonts w:ascii="Cambria Math" w:hAnsi="Cambria Math"/>
                          <w:sz w:val="17"/>
                          <w:szCs w:val="17"/>
                        </w:rPr>
                      </m:ctrlPr>
                    </m:sub>
                  </m:sSub>
                  <m:r>
                    <m:rPr>
                      <m:sty m:val="p"/>
                    </m:rPr>
                    <w:rPr>
                      <w:rFonts w:ascii="Cambria Math" w:hAnsi="Cambria Math"/>
                      <w:sz w:val="17"/>
                      <w:szCs w:val="17"/>
                    </w:rPr>
                    <m:t>,</m:t>
                  </m:r>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compete </m:t>
                      </m:r>
                      <m:ctrlPr>
                        <w:rPr>
                          <w:rFonts w:ascii="Cambria Math" w:hAnsi="Cambria Math"/>
                          <w:sz w:val="17"/>
                          <w:szCs w:val="17"/>
                        </w:rPr>
                      </m:ctrlPr>
                    </m:sub>
                  </m:sSub>
                  <m:r>
                    <m:rPr>
                      <m:sty m:val="p"/>
                    </m:rPr>
                    <w:rPr>
                      <w:rFonts w:ascii="Cambria Math" w:hAnsi="Cambria Math"/>
                      <w:sz w:val="17"/>
                      <w:szCs w:val="17"/>
                    </w:rPr>
                    <m:t>,</m:t>
                  </m:r>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decoy </m:t>
                      </m:r>
                      <m:ctrlPr>
                        <w:rPr>
                          <w:rFonts w:ascii="Cambria Math" w:hAnsi="Cambria Math"/>
                          <w:sz w:val="17"/>
                          <w:szCs w:val="17"/>
                        </w:rPr>
                      </m:ctrlPr>
                    </m:sub>
                  </m:sSub>
                  <m:ctrlPr>
                    <w:rPr>
                      <w:rFonts w:ascii="Cambria Math" w:hAnsi="Cambria Math"/>
                      <w:sz w:val="17"/>
                      <w:szCs w:val="17"/>
                    </w:rPr>
                  </m:ctrlPr>
                </m:e>
              </m:d>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sz w:val="17"/>
                <w:szCs w:val="17"/>
                <w:vertAlign w:val="baseline"/>
                <w:lang w:eastAsia="zh-CN"/>
              </w:rPr>
            </w:pPr>
            <w:r>
              <w:rPr>
                <w:rFonts w:hint="eastAsia" w:hAnsi="Cambria Math" w:cs="Times New Roman"/>
                <w:i w:val="0"/>
                <w:sz w:val="17"/>
                <w:szCs w:val="17"/>
                <w:lang w:val="en-US" w:eastAsia="zh-CN"/>
              </w:rPr>
              <w:t xml:space="preserve"> </w:t>
            </w:r>
            <m:oMath>
              <m:sSubSup>
                <m:sSubSupPr>
                  <m:ctrlPr>
                    <w:rPr>
                      <w:rFonts w:ascii="Cambria Math" w:hAnsi="Cambria Math" w:cs="Times New Roman"/>
                      <w:sz w:val="17"/>
                      <w:szCs w:val="17"/>
                    </w:rPr>
                  </m:ctrlPr>
                </m:sSubSupPr>
                <m:e>
                  <m:r>
                    <m:rPr/>
                    <w:rPr>
                      <w:rFonts w:ascii="Cambria Math" w:hAnsi="Cambria Math" w:cs="Times New Roman"/>
                      <w:sz w:val="17"/>
                      <w:szCs w:val="17"/>
                    </w:rPr>
                    <m:t>b</m:t>
                  </m:r>
                  <m:ctrlPr>
                    <w:rPr>
                      <w:rFonts w:ascii="Cambria Math" w:hAnsi="Cambria Math" w:cs="Times New Roman"/>
                      <w:sz w:val="17"/>
                      <w:szCs w:val="17"/>
                    </w:rPr>
                  </m:ctrlPr>
                </m:e>
                <m:sub>
                  <m:r>
                    <m:rPr/>
                    <w:rPr>
                      <w:rFonts w:ascii="Cambria Math" w:hAnsi="Cambria Math" w:cs="Times New Roman"/>
                      <w:sz w:val="17"/>
                      <w:szCs w:val="17"/>
                    </w:rPr>
                    <m:t>i</m:t>
                  </m:r>
                  <m:r>
                    <m:rPr>
                      <m:sty m:val="p"/>
                    </m:rPr>
                    <w:rPr>
                      <w:rFonts w:ascii="Cambria Math" w:hAnsi="Cambria Math" w:cs="Times New Roman"/>
                      <w:sz w:val="17"/>
                      <w:szCs w:val="17"/>
                    </w:rPr>
                    <m:t>,</m:t>
                  </m:r>
                  <m:r>
                    <m:rPr/>
                    <w:rPr>
                      <w:rFonts w:ascii="Cambria Math" w:hAnsi="Cambria Math" w:cs="Times New Roman"/>
                      <w:sz w:val="17"/>
                      <w:szCs w:val="17"/>
                    </w:rPr>
                    <m:t>j</m:t>
                  </m:r>
                  <m:ctrlPr>
                    <w:rPr>
                      <w:rFonts w:ascii="Cambria Math" w:hAnsi="Cambria Math" w:cs="Times New Roman"/>
                      <w:sz w:val="17"/>
                      <w:szCs w:val="17"/>
                    </w:rPr>
                  </m:ctrlPr>
                </m:sub>
                <m:sup>
                  <m:r>
                    <m:rPr/>
                    <w:rPr>
                      <w:rFonts w:ascii="Cambria Math" w:hAnsi="Cambria Math" w:cs="Times New Roman"/>
                      <w:sz w:val="17"/>
                      <w:szCs w:val="17"/>
                    </w:rPr>
                    <m:t>t</m:t>
                  </m:r>
                  <m:ctrlPr>
                    <w:rPr>
                      <w:rFonts w:ascii="Cambria Math" w:hAnsi="Cambria Math" w:cs="Times New Roman"/>
                      <w:sz w:val="17"/>
                      <w:szCs w:val="17"/>
                    </w:rPr>
                  </m:ctrlPr>
                </m:sup>
              </m:sSubSup>
            </m:oMath>
            <w:r>
              <w:rPr>
                <w:rFonts w:hint="default" w:ascii="Times New Roman" w:hAnsi="Times New Roman" w:cs="Times New Roman"/>
                <w:i w:val="0"/>
                <w:sz w:val="17"/>
                <w:szCs w:val="17"/>
                <w:lang w:val="en-US" w:eastAsia="zh-CN"/>
              </w:rPr>
              <w:t>→</w:t>
            </w:r>
            <w:r>
              <w:rPr>
                <w:rFonts w:ascii="Times New Roman" w:hAnsi="Times New Roman" w:cs="Times New Roman"/>
                <w:sz w:val="17"/>
                <w:szCs w:val="17"/>
              </w:rPr>
              <w:t>评估雾节点偏好系数</w:t>
            </w:r>
            <m:oMath>
              <m:sSubSup>
                <m:sSubSupPr>
                  <m:ctrlPr>
                    <w:rPr>
                      <w:rFonts w:ascii="Cambria Math" w:hAnsi="Cambria Math" w:cs="Times New Roman"/>
                      <w:sz w:val="17"/>
                      <w:szCs w:val="17"/>
                    </w:rPr>
                  </m:ctrlPr>
                </m:sSubSupPr>
                <m:e>
                  <m:r>
                    <m:rPr/>
                    <w:rPr>
                      <w:rFonts w:ascii="Cambria Math" w:hAnsi="Cambria Math" w:cs="Times New Roman"/>
                      <w:sz w:val="17"/>
                      <w:szCs w:val="17"/>
                    </w:rPr>
                    <m:t>δ</m:t>
                  </m:r>
                  <m:ctrlPr>
                    <w:rPr>
                      <w:rFonts w:ascii="Cambria Math" w:hAnsi="Cambria Math" w:cs="Times New Roman"/>
                      <w:sz w:val="17"/>
                      <w:szCs w:val="17"/>
                    </w:rPr>
                  </m:ctrlPr>
                </m:e>
                <m:sub>
                  <m:r>
                    <m:rPr/>
                    <w:rPr>
                      <w:rFonts w:ascii="Cambria Math" w:hAnsi="Cambria Math" w:cs="Times New Roman"/>
                      <w:sz w:val="17"/>
                      <w:szCs w:val="17"/>
                    </w:rPr>
                    <m:t>i</m:t>
                  </m:r>
                  <m:ctrlPr>
                    <w:rPr>
                      <w:rFonts w:ascii="Cambria Math" w:hAnsi="Cambria Math" w:cs="Times New Roman"/>
                      <w:sz w:val="17"/>
                      <w:szCs w:val="17"/>
                    </w:rPr>
                  </m:ctrlPr>
                </m:sub>
                <m:sup>
                  <m:r>
                    <m:rPr/>
                    <w:rPr>
                      <w:rFonts w:ascii="Cambria Math" w:hAnsi="Cambria Math" w:cs="Times New Roman"/>
                      <w:sz w:val="17"/>
                      <w:szCs w:val="17"/>
                    </w:rPr>
                    <m:t>t</m:t>
                  </m:r>
                  <m:ctrlPr>
                    <w:rPr>
                      <w:rFonts w:ascii="Cambria Math" w:hAnsi="Cambria Math" w:cs="Times New Roman"/>
                      <w:sz w:val="17"/>
                      <w:szCs w:val="17"/>
                    </w:rPr>
                  </m:ctrlPr>
                </m:sup>
              </m:sSub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pStyle w:val="77"/>
              <w:numPr>
                <w:ilvl w:val="0"/>
                <w:numId w:val="17"/>
              </w:numPr>
              <w:autoSpaceDE w:val="0"/>
              <w:autoSpaceDN w:val="0"/>
              <w:spacing w:line="240" w:lineRule="auto"/>
              <w:ind w:firstLine="0" w:firstLineChars="0"/>
              <w:jc w:val="left"/>
              <w:rPr>
                <w:rFonts w:hint="default"/>
                <w:sz w:val="17"/>
                <w:szCs w:val="17"/>
                <w:vertAlign w:val="baseline"/>
                <w:lang w:val="en-US" w:eastAsia="zh-CN"/>
              </w:rPr>
            </w:pPr>
            <w:r>
              <w:rPr>
                <w:rFonts w:hint="eastAsia" w:ascii="Times New Roman" w:hAnsi="Times New Roman" w:cs="Times New Roman"/>
                <w:sz w:val="17"/>
                <w:szCs w:val="17"/>
                <w:lang w:val="en-US" w:eastAsia="zh-CN"/>
              </w:rPr>
              <w:t xml:space="preserve"> f</w:t>
            </w:r>
            <w:r>
              <w:rPr>
                <w:rFonts w:ascii="Times New Roman" w:hAnsi="Times New Roman" w:cs="Times New Roman"/>
                <w:sz w:val="17"/>
                <w:szCs w:val="17"/>
              </w:rPr>
              <w:t>or i to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default"/>
                <w:sz w:val="17"/>
                <w:szCs w:val="17"/>
                <w:vertAlign w:val="baseline"/>
                <w:lang w:val="en-US" w:eastAsia="zh-CN"/>
              </w:rPr>
            </w:pPr>
            <w:r>
              <w:rPr>
                <w:rFonts w:hint="eastAsia"/>
                <w:sz w:val="17"/>
                <w:szCs w:val="17"/>
                <w:vertAlign w:val="baseline"/>
                <w:lang w:val="en-US" w:eastAsia="zh-CN"/>
              </w:rPr>
              <w:t xml:space="preserve">   </w:t>
            </w:r>
            <w:r>
              <w:rPr>
                <w:rFonts w:hint="eastAsia" w:ascii="Times New Roman" w:hAnsi="Times New Roman" w:cs="Times New Roman"/>
                <w:sz w:val="17"/>
                <w:szCs w:val="17"/>
                <w:lang w:val="en-US" w:eastAsia="zh-CN"/>
              </w:rPr>
              <w:t>i</w:t>
            </w:r>
            <w:r>
              <w:rPr>
                <w:rFonts w:ascii="Times New Roman" w:hAnsi="Times New Roman" w:cs="Times New Roman"/>
                <w:sz w:val="17"/>
                <w:szCs w:val="17"/>
              </w:rPr>
              <w:t>f</w:t>
            </w:r>
            <w:r>
              <w:rPr>
                <w:rFonts w:hint="eastAsia" w:ascii="Times New Roman" w:hAnsi="Times New Roman" w:cs="Times New Roman"/>
                <w:sz w:val="17"/>
                <w:szCs w:val="17"/>
                <w:lang w:val="en-US" w:eastAsia="zh-CN"/>
              </w:rPr>
              <w:t xml:space="preserve"> </w:t>
            </w:r>
            <m:oMath>
              <m:sSubSup>
                <m:sSubSupPr>
                  <m:ctrlPr>
                    <w:rPr>
                      <w:rFonts w:ascii="Cambria Math" w:hAnsi="Cambria Math"/>
                      <w:sz w:val="17"/>
                      <w:szCs w:val="17"/>
                    </w:rPr>
                  </m:ctrlPr>
                </m:sSubSupPr>
                <m:e>
                  <m:r>
                    <m:rPr/>
                    <w:rPr>
                      <w:rFonts w:ascii="Cambria Math" w:hAnsi="Cambria Math"/>
                      <w:sz w:val="17"/>
                      <w:szCs w:val="17"/>
                    </w:rPr>
                    <m:t>δ</m:t>
                  </m:r>
                  <m:ctrlPr>
                    <w:rPr>
                      <w:rFonts w:ascii="Cambria Math" w:hAnsi="Cambria Math"/>
                      <w:sz w:val="17"/>
                      <w:szCs w:val="17"/>
                    </w:rPr>
                  </m:ctrlPr>
                </m:e>
                <m:sub>
                  <m:r>
                    <m:rPr/>
                    <w:rPr>
                      <w:rFonts w:ascii="Cambria Math" w:hAnsi="Cambria Math"/>
                      <w:sz w:val="17"/>
                      <w:szCs w:val="17"/>
                    </w:rPr>
                    <m:t>i</m:t>
                  </m:r>
                  <m:ctrlPr>
                    <w:rPr>
                      <w:rFonts w:ascii="Cambria Math" w:hAnsi="Cambria Math"/>
                      <w:sz w:val="17"/>
                      <w:szCs w:val="17"/>
                    </w:rPr>
                  </m:ctrlPr>
                </m:sub>
                <m:sup>
                  <m:r>
                    <m:rPr/>
                    <w:rPr>
                      <w:rFonts w:ascii="Cambria Math" w:hAnsi="Cambria Math"/>
                      <w:sz w:val="17"/>
                      <w:szCs w:val="17"/>
                    </w:rPr>
                    <m:t>t</m:t>
                  </m:r>
                  <m:ctrlPr>
                    <w:rPr>
                      <w:rFonts w:ascii="Cambria Math" w:hAnsi="Cambria Math"/>
                      <w:sz w:val="17"/>
                      <w:szCs w:val="17"/>
                    </w:rPr>
                  </m:ctrlPr>
                </m:sup>
              </m:sSubSup>
              <m:r>
                <m:rPr>
                  <m:sty m:val="p"/>
                </m:rPr>
                <w:rPr>
                  <w:rFonts w:hint="default" w:ascii="Cambria Math" w:hAnsi="Cambria Math"/>
                  <w:sz w:val="17"/>
                  <w:szCs w:val="17"/>
                  <w:lang w:val="en-US" w:eastAsia="zh-CN"/>
                </w:rPr>
                <m:t>&gt;0.5</m:t>
              </m:r>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default"/>
                <w:sz w:val="17"/>
                <w:szCs w:val="17"/>
                <w:vertAlign w:val="baseline"/>
                <w:lang w:val="en-US" w:eastAsia="zh-CN"/>
              </w:rPr>
            </w:pPr>
            <w:r>
              <w:rPr>
                <w:rFonts w:hint="eastAsia"/>
                <w:sz w:val="17"/>
                <w:szCs w:val="17"/>
                <w:vertAlign w:val="baseline"/>
                <w:lang w:val="en-US" w:eastAsia="zh-CN"/>
              </w:rPr>
              <w:t xml:space="preserve">     </w:t>
            </w:r>
            <w:r>
              <w:rPr>
                <w:rFonts w:ascii="Times New Roman" w:hAnsi="Times New Roman" w:cs="Times New Roman"/>
                <w:sz w:val="17"/>
                <w:szCs w:val="17"/>
              </w:rPr>
              <w:t xml:space="preserve">then </w:t>
            </w:r>
            <m:oMath>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NPRN</m:t>
                  </m:r>
                  <m:ctrlPr>
                    <w:rPr>
                      <w:sz w:val="17"/>
                      <w:szCs w:val="17"/>
                    </w:rPr>
                  </m:ctrlPr>
                </m:sub>
              </m:sSub>
              <m:r>
                <m:rPr>
                  <m:sty m:val="p"/>
                </m:rPr>
                <w:rPr>
                  <w:rFonts w:hint="default" w:ascii="Cambria Math" w:hAnsi="Cambria Math"/>
                  <w:sz w:val="17"/>
                  <w:szCs w:val="17"/>
                  <w:lang w:val="en-US" w:eastAsia="zh-CN"/>
                </w:rPr>
                <m:t>=</m:t>
              </m:r>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i</m:t>
                  </m:r>
                  <m:ctrlPr>
                    <w:rPr>
                      <w:sz w:val="17"/>
                      <w:szCs w:val="17"/>
                    </w:rPr>
                  </m:ctrlPr>
                </m:sub>
              </m:sSub>
            </m:oMath>
            <w:r>
              <w:rPr>
                <w:rFonts w:ascii="Times New Roman" w:hAnsi="Times New Roman" w:cs="Times New Roman"/>
                <w:color w:val="000000" w:themeColor="text1"/>
                <w:sz w:val="17"/>
                <w:szCs w:val="17"/>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default"/>
                <w:sz w:val="17"/>
                <w:szCs w:val="17"/>
                <w:vertAlign w:val="baseline"/>
                <w:lang w:val="en-US" w:eastAsia="zh-CN"/>
              </w:rPr>
            </w:pPr>
            <w:r>
              <w:rPr>
                <w:rFonts w:hint="eastAsia"/>
                <w:sz w:val="17"/>
                <w:szCs w:val="17"/>
                <w:vertAlign w:val="baseline"/>
                <w:lang w:val="en-US" w:eastAsia="zh-CN"/>
              </w:rPr>
              <w:t xml:space="preserve">   i</w:t>
            </w:r>
            <w:r>
              <w:rPr>
                <w:rFonts w:ascii="Times New Roman" w:hAnsi="Times New Roman" w:cs="Times New Roman"/>
                <w:sz w:val="17"/>
                <w:szCs w:val="17"/>
              </w:rPr>
              <w:t xml:space="preserve">f </w:t>
            </w:r>
            <w:r>
              <w:rPr>
                <w:rFonts w:hint="eastAsia" w:ascii="Times New Roman" w:hAnsi="Times New Roman" w:cs="Times New Roman"/>
                <w:sz w:val="17"/>
                <w:szCs w:val="17"/>
                <w:lang w:val="en-US" w:eastAsia="zh-CN"/>
              </w:rPr>
              <w:t xml:space="preserve"> </w:t>
            </w:r>
            <m:oMath>
              <m:f>
                <m:fPr>
                  <m:ctrlPr>
                    <w:rPr>
                      <w:rFonts w:ascii="Cambria Math" w:hAnsi="Cambria Math"/>
                      <w:sz w:val="17"/>
                      <w:szCs w:val="17"/>
                    </w:rPr>
                  </m:ctrlPr>
                </m:fPr>
                <m:num>
                  <m:r>
                    <m:rPr>
                      <m:sty m:val="p"/>
                    </m:rPr>
                    <w:rPr>
                      <w:rFonts w:ascii="Cambria Math" w:hAnsi="Cambria Math"/>
                      <w:sz w:val="17"/>
                      <w:szCs w:val="17"/>
                    </w:rPr>
                    <m:t>3</m:t>
                  </m:r>
                  <m:ctrlPr>
                    <w:rPr>
                      <w:rFonts w:ascii="Cambria Math" w:hAnsi="Cambria Math"/>
                      <w:sz w:val="17"/>
                      <w:szCs w:val="17"/>
                    </w:rPr>
                  </m:ctrlPr>
                </m:num>
                <m:den>
                  <m:r>
                    <m:rPr>
                      <m:sty m:val="p"/>
                    </m:rPr>
                    <w:rPr>
                      <w:rFonts w:ascii="Cambria Math" w:hAnsi="Cambria Math"/>
                      <w:sz w:val="17"/>
                      <w:szCs w:val="17"/>
                    </w:rPr>
                    <m:t>4</m:t>
                  </m:r>
                  <m:ctrlPr>
                    <w:rPr>
                      <w:rFonts w:ascii="Cambria Math" w:hAnsi="Cambria Math"/>
                      <w:sz w:val="17"/>
                      <w:szCs w:val="17"/>
                    </w:rPr>
                  </m:ctrlPr>
                </m:den>
              </m:f>
              <m:r>
                <m:rPr>
                  <m:sty m:val="p"/>
                </m:rPr>
                <w:rPr>
                  <w:rFonts w:ascii="Cambria Math" w:hAnsi="Cambria Math"/>
                  <w:sz w:val="17"/>
                  <w:szCs w:val="17"/>
                </w:rPr>
                <m:t>+</m:t>
              </m:r>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r>
                <m:rPr>
                  <m:sty m:val="p"/>
                </m:rPr>
                <w:rPr>
                  <w:rFonts w:ascii="Cambria Math" w:hAnsi="Cambria Math"/>
                  <w:sz w:val="17"/>
                  <w:szCs w:val="17"/>
                </w:rPr>
                <m:t>−</m:t>
              </m:r>
              <m:rad>
                <m:radPr>
                  <m:degHide m:val="1"/>
                  <m:ctrlPr>
                    <w:rPr>
                      <w:rFonts w:ascii="Cambria Math" w:hAnsi="Cambria Math"/>
                      <w:sz w:val="17"/>
                      <w:szCs w:val="17"/>
                    </w:rPr>
                  </m:ctrlPr>
                </m:radPr>
                <m:deg>
                  <m:ctrlPr>
                    <w:rPr>
                      <w:rFonts w:ascii="Cambria Math" w:hAnsi="Cambria Math"/>
                      <w:sz w:val="17"/>
                      <w:szCs w:val="17"/>
                    </w:rPr>
                  </m:ctrlPr>
                </m:deg>
                <m:e>
                  <m:sSup>
                    <m:sSupPr>
                      <m:ctrlPr>
                        <w:rPr>
                          <w:sz w:val="17"/>
                          <w:szCs w:val="17"/>
                        </w:rPr>
                      </m:ctrlPr>
                    </m:sSupPr>
                    <m:e>
                      <m:d>
                        <m:dPr>
                          <m:begChr m:val="["/>
                          <m:endChr m:val="]"/>
                          <m:ctrlPr>
                            <w:rPr>
                              <w:rFonts w:ascii="Cambria Math" w:hAnsi="Cambria Math"/>
                              <w:sz w:val="17"/>
                              <w:szCs w:val="17"/>
                            </w:rPr>
                          </m:ctrlPr>
                        </m:dPr>
                        <m:e>
                          <m:f>
                            <m:fPr>
                              <m:ctrlPr>
                                <w:rPr>
                                  <w:rFonts w:ascii="Cambria Math" w:hAnsi="Cambria Math"/>
                                  <w:sz w:val="17"/>
                                  <w:szCs w:val="17"/>
                                </w:rPr>
                              </m:ctrlPr>
                            </m:fPr>
                            <m:num>
                              <m:r>
                                <m:rPr>
                                  <m:sty m:val="p"/>
                                </m:rPr>
                                <w:rPr>
                                  <w:rFonts w:ascii="Cambria Math" w:hAnsi="Cambria Math"/>
                                  <w:sz w:val="17"/>
                                  <w:szCs w:val="17"/>
                                </w:rPr>
                                <m:t>1</m:t>
                              </m:r>
                              <m:ctrlPr>
                                <w:rPr>
                                  <w:rFonts w:ascii="Cambria Math" w:hAnsi="Cambria Math"/>
                                  <w:sz w:val="17"/>
                                  <w:szCs w:val="17"/>
                                </w:rPr>
                              </m:ctrlPr>
                            </m:num>
                            <m:den>
                              <m:r>
                                <m:rPr>
                                  <m:sty m:val="p"/>
                                </m:rPr>
                                <w:rPr>
                                  <w:rFonts w:ascii="Cambria Math" w:hAnsi="Cambria Math"/>
                                  <w:sz w:val="17"/>
                                  <w:szCs w:val="17"/>
                                </w:rPr>
                                <m:t>4</m:t>
                              </m:r>
                              <m:ctrlPr>
                                <w:rPr>
                                  <w:rFonts w:ascii="Cambria Math" w:hAnsi="Cambria Math"/>
                                  <w:sz w:val="17"/>
                                  <w:szCs w:val="17"/>
                                </w:rPr>
                              </m:ctrlPr>
                            </m:den>
                          </m:f>
                          <m:r>
                            <m:rPr>
                              <m:sty m:val="p"/>
                            </m:rPr>
                            <w:rPr>
                              <w:rFonts w:ascii="Cambria Math" w:hAnsi="Cambria Math"/>
                              <w:sz w:val="17"/>
                              <w:szCs w:val="17"/>
                            </w:rPr>
                            <m:t>+</m:t>
                          </m:r>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ctrlPr>
                            <w:rPr>
                              <w:rFonts w:ascii="Cambria Math" w:hAnsi="Cambria Math"/>
                              <w:sz w:val="17"/>
                              <w:szCs w:val="17"/>
                            </w:rPr>
                          </m:ctrlPr>
                        </m:e>
                      </m:d>
                      <m:ctrlPr>
                        <w:rPr>
                          <w:sz w:val="17"/>
                          <w:szCs w:val="17"/>
                        </w:rPr>
                      </m:ctrlPr>
                    </m:e>
                    <m:sup>
                      <m:r>
                        <m:rPr>
                          <m:sty m:val="p"/>
                        </m:rPr>
                        <w:rPr>
                          <w:rFonts w:ascii="Cambria Math" w:hAnsi="Cambria Math"/>
                          <w:sz w:val="17"/>
                          <w:szCs w:val="17"/>
                        </w:rPr>
                        <m:t>2</m:t>
                      </m:r>
                      <m:ctrlPr>
                        <w:rPr>
                          <w:sz w:val="17"/>
                          <w:szCs w:val="17"/>
                        </w:rPr>
                      </m:ctrlPr>
                    </m:sup>
                  </m:sSup>
                  <m:r>
                    <m:rPr>
                      <m:sty m:val="p"/>
                    </m:rPr>
                    <w:rPr>
                      <w:rFonts w:ascii="Cambria Math" w:hAnsi="Cambria Math"/>
                      <w:sz w:val="17"/>
                      <w:szCs w:val="17"/>
                    </w:rPr>
                    <m:t>+</m:t>
                  </m:r>
                  <m:sSup>
                    <m:sSupPr>
                      <m:ctrlPr>
                        <w:rPr>
                          <w:sz w:val="17"/>
                          <w:szCs w:val="17"/>
                        </w:rPr>
                      </m:ctrlPr>
                    </m:sSupPr>
                    <m:e>
                      <m:d>
                        <m:dPr>
                          <m:begChr m:val="["/>
                          <m:endChr m:val="]"/>
                          <m:ctrlPr>
                            <w:rPr>
                              <w:rFonts w:ascii="Cambria Math" w:hAnsi="Cambria Math"/>
                              <w:sz w:val="17"/>
                              <w:szCs w:val="17"/>
                            </w:rPr>
                          </m:ctrlPr>
                        </m:dPr>
                        <m:e>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ctrlPr>
                            <w:rPr>
                              <w:rFonts w:ascii="Cambria Math" w:hAnsi="Cambria Math"/>
                              <w:sz w:val="17"/>
                              <w:szCs w:val="17"/>
                            </w:rPr>
                          </m:ctrlPr>
                        </m:e>
                      </m:d>
                      <m:ctrlPr>
                        <w:rPr>
                          <w:sz w:val="17"/>
                          <w:szCs w:val="17"/>
                        </w:rPr>
                      </m:ctrlPr>
                    </m:e>
                    <m:sup>
                      <m:r>
                        <m:rPr>
                          <m:sty m:val="p"/>
                        </m:rPr>
                        <w:rPr>
                          <w:rFonts w:ascii="Cambria Math" w:hAnsi="Cambria Math"/>
                          <w:sz w:val="17"/>
                          <w:szCs w:val="17"/>
                        </w:rPr>
                        <m:t>2</m:t>
                      </m:r>
                      <m:ctrlPr>
                        <w:rPr>
                          <w:sz w:val="17"/>
                          <w:szCs w:val="17"/>
                        </w:rPr>
                      </m:ctrlPr>
                    </m:sup>
                  </m:sSup>
                  <m:ctrlPr>
                    <w:rPr>
                      <w:rFonts w:ascii="Cambria Math" w:hAnsi="Cambria Math"/>
                      <w:sz w:val="17"/>
                      <w:szCs w:val="17"/>
                    </w:rPr>
                  </m:ctrlPr>
                </m:e>
              </m:rad>
              <m:r>
                <m:rPr>
                  <m:sty m:val="p"/>
                </m:rPr>
                <w:rPr>
                  <w:rFonts w:hint="default" w:ascii="Cambria Math" w:hAnsi="Cambria Math"/>
                  <w:sz w:val="17"/>
                  <w:szCs w:val="17"/>
                  <w:lang w:val="en-US" w:eastAsia="zh-CN"/>
                </w:rPr>
                <m:t>&lt;</m:t>
              </m:r>
              <m:sSubSup>
                <m:sSubSupPr>
                  <m:ctrlPr>
                    <w:rPr>
                      <w:rFonts w:ascii="Cambria Math" w:hAnsi="Cambria Math"/>
                      <w:sz w:val="17"/>
                      <w:szCs w:val="17"/>
                    </w:rPr>
                  </m:ctrlPr>
                </m:sSubSupPr>
                <m:e>
                  <m:r>
                    <m:rPr/>
                    <w:rPr>
                      <w:rFonts w:ascii="Cambria Math" w:hAnsi="Cambria Math"/>
                      <w:sz w:val="17"/>
                      <w:szCs w:val="17"/>
                    </w:rPr>
                    <m:t>δ</m:t>
                  </m:r>
                  <m:ctrlPr>
                    <w:rPr>
                      <w:rFonts w:ascii="Cambria Math" w:hAnsi="Cambria Math"/>
                      <w:sz w:val="17"/>
                      <w:szCs w:val="17"/>
                    </w:rPr>
                  </m:ctrlPr>
                </m:e>
                <m:sub>
                  <m:r>
                    <m:rPr/>
                    <w:rPr>
                      <w:rFonts w:ascii="Cambria Math" w:hAnsi="Cambria Math"/>
                      <w:sz w:val="17"/>
                      <w:szCs w:val="17"/>
                    </w:rPr>
                    <m:t>i</m:t>
                  </m:r>
                  <m:ctrlPr>
                    <w:rPr>
                      <w:rFonts w:ascii="Cambria Math" w:hAnsi="Cambria Math"/>
                      <w:sz w:val="17"/>
                      <w:szCs w:val="17"/>
                    </w:rPr>
                  </m:ctrlPr>
                </m:sub>
                <m:sup>
                  <m:r>
                    <m:rPr/>
                    <w:rPr>
                      <w:rFonts w:ascii="Cambria Math" w:hAnsi="Cambria Math"/>
                      <w:sz w:val="17"/>
                      <w:szCs w:val="17"/>
                    </w:rPr>
                    <m:t>t</m:t>
                  </m:r>
                  <m:ctrlPr>
                    <w:rPr>
                      <w:rFonts w:ascii="Cambria Math" w:hAnsi="Cambria Math"/>
                      <w:sz w:val="17"/>
                      <w:szCs w:val="17"/>
                    </w:rPr>
                  </m:ctrlPr>
                </m:sup>
              </m:sSubSup>
              <m:r>
                <m:rPr>
                  <m:sty m:val="p"/>
                </m:rPr>
                <w:rPr>
                  <w:rFonts w:hint="default" w:ascii="Cambria Math" w:hAnsi="Cambria Math"/>
                  <w:sz w:val="17"/>
                  <w:szCs w:val="17"/>
                  <w:lang w:val="en-US" w:eastAsia="zh-CN"/>
                </w:rPr>
                <m:t>&lt;</m:t>
              </m:r>
              <m:r>
                <m:rPr>
                  <m:sty m:val="p"/>
                </m:rPr>
                <w:rPr>
                  <w:rFonts w:hint="eastAsia" w:ascii="Cambria Math" w:hAnsi="Cambria Math"/>
                  <w:sz w:val="17"/>
                  <w:szCs w:val="17"/>
                  <w:lang w:val="en-US" w:eastAsia="zh-CN"/>
                </w:rPr>
                <m:t>0.5</m:t>
              </m:r>
            </m:oMath>
            <w:r>
              <w:rPr>
                <w:rFonts w:ascii="Times New Roman" w:hAnsi="Times New Roman" w:cs="Times New Roman"/>
                <w:color w:val="000000" w:themeColor="text1"/>
                <w:sz w:val="17"/>
                <w:szCs w:val="17"/>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sz w:val="17"/>
                <w:szCs w:val="17"/>
                <w:vertAlign w:val="baseline"/>
                <w:lang w:val="en-US" w:eastAsia="zh-CN"/>
              </w:rPr>
            </w:pPr>
            <w:r>
              <w:rPr>
                <w:rFonts w:hint="eastAsia"/>
                <w:sz w:val="17"/>
                <w:szCs w:val="17"/>
                <w:vertAlign w:val="baseline"/>
                <w:lang w:val="en-US" w:eastAsia="zh-CN"/>
              </w:rPr>
              <w:t xml:space="preserve">     </w:t>
            </w:r>
            <w:r>
              <w:rPr>
                <w:rFonts w:ascii="Times New Roman" w:hAnsi="Times New Roman" w:cs="Times New Roman"/>
                <w:sz w:val="17"/>
                <w:szCs w:val="17"/>
              </w:rPr>
              <w:t>then</w:t>
            </w:r>
            <w:r>
              <w:rPr>
                <w:rFonts w:hint="eastAsia" w:ascii="Times New Roman" w:hAnsi="Times New Roman" w:cs="Times New Roman"/>
                <w:sz w:val="17"/>
                <w:szCs w:val="17"/>
                <w:lang w:val="en-US" w:eastAsia="zh-CN"/>
              </w:rPr>
              <w:t xml:space="preserve"> </w:t>
            </w:r>
            <w:r>
              <w:rPr>
                <w:rFonts w:ascii="Times New Roman" w:hAnsi="Times New Roman" w:cs="Times New Roman"/>
                <w:sz w:val="17"/>
                <w:szCs w:val="17"/>
              </w:rPr>
              <w:t xml:space="preserve"> </w:t>
            </w:r>
            <m:oMath>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PRN</m:t>
                  </m:r>
                  <m:ctrlPr>
                    <w:rPr>
                      <w:sz w:val="17"/>
                      <w:szCs w:val="17"/>
                    </w:rPr>
                  </m:ctrlPr>
                </m:sub>
              </m:sSub>
              <m:r>
                <m:rPr>
                  <m:sty m:val="p"/>
                </m:rPr>
                <w:rPr>
                  <w:rFonts w:hint="default" w:ascii="Cambria Math" w:hAnsi="Cambria Math"/>
                  <w:sz w:val="17"/>
                  <w:szCs w:val="17"/>
                  <w:lang w:val="en-US" w:eastAsia="zh-CN"/>
                </w:rPr>
                <m:t>=</m:t>
              </m:r>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i</m:t>
                  </m:r>
                  <m:ctrlPr>
                    <w:rPr>
                      <w:sz w:val="17"/>
                      <w:szCs w:val="17"/>
                    </w:rPr>
                  </m:ctrlPr>
                </m:sub>
              </m:sSub>
            </m:oMath>
            <w:r>
              <w:rPr>
                <w:rFonts w:ascii="Times New Roman" w:hAnsi="Times New Roman" w:cs="Times New Roman"/>
                <w:color w:val="000000" w:themeColor="text1"/>
                <w:sz w:val="17"/>
                <w:szCs w:val="17"/>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sz w:val="17"/>
                <w:szCs w:val="17"/>
                <w:vertAlign w:val="baseline"/>
                <w:lang w:val="en-US" w:eastAsia="zh-CN"/>
              </w:rPr>
            </w:pPr>
            <w:r>
              <w:rPr>
                <w:rFonts w:hint="eastAsia"/>
                <w:sz w:val="17"/>
                <w:szCs w:val="17"/>
                <w:vertAlign w:val="baseline"/>
                <w:lang w:val="en-US" w:eastAsia="zh-CN"/>
              </w:rPr>
              <w:t xml:space="preserve">   i</w:t>
            </w:r>
            <w:r>
              <w:rPr>
                <w:rFonts w:ascii="Times New Roman" w:hAnsi="Times New Roman" w:cs="Times New Roman"/>
                <w:sz w:val="17"/>
                <w:szCs w:val="17"/>
              </w:rPr>
              <w:t xml:space="preserve">f </w:t>
            </w:r>
            <w:r>
              <w:rPr>
                <w:rFonts w:hint="eastAsia" w:ascii="Times New Roman" w:hAnsi="Times New Roman" w:cs="Times New Roman"/>
                <w:sz w:val="17"/>
                <w:szCs w:val="17"/>
                <w:lang w:val="en-US" w:eastAsia="zh-CN"/>
              </w:rPr>
              <w:t xml:space="preserve"> </w:t>
            </w:r>
            <m:oMath>
              <m:sSubSup>
                <m:sSubSupPr>
                  <m:ctrlPr>
                    <w:rPr>
                      <w:rFonts w:ascii="Cambria Math" w:hAnsi="Cambria Math"/>
                      <w:sz w:val="17"/>
                      <w:szCs w:val="17"/>
                    </w:rPr>
                  </m:ctrlPr>
                </m:sSubSupPr>
                <m:e>
                  <m:r>
                    <m:rPr/>
                    <w:rPr>
                      <w:rFonts w:ascii="Cambria Math" w:hAnsi="Cambria Math"/>
                      <w:sz w:val="17"/>
                      <w:szCs w:val="17"/>
                    </w:rPr>
                    <m:t>δ</m:t>
                  </m:r>
                  <m:ctrlPr>
                    <w:rPr>
                      <w:rFonts w:ascii="Cambria Math" w:hAnsi="Cambria Math"/>
                      <w:sz w:val="17"/>
                      <w:szCs w:val="17"/>
                    </w:rPr>
                  </m:ctrlPr>
                </m:e>
                <m:sub>
                  <m:r>
                    <m:rPr/>
                    <w:rPr>
                      <w:rFonts w:ascii="Cambria Math" w:hAnsi="Cambria Math"/>
                      <w:sz w:val="17"/>
                      <w:szCs w:val="17"/>
                    </w:rPr>
                    <m:t>i</m:t>
                  </m:r>
                  <m:ctrlPr>
                    <w:rPr>
                      <w:rFonts w:ascii="Cambria Math" w:hAnsi="Cambria Math"/>
                      <w:sz w:val="17"/>
                      <w:szCs w:val="17"/>
                    </w:rPr>
                  </m:ctrlPr>
                </m:sub>
                <m:sup>
                  <m:r>
                    <m:rPr/>
                    <w:rPr>
                      <w:rFonts w:ascii="Cambria Math" w:hAnsi="Cambria Math"/>
                      <w:sz w:val="17"/>
                      <w:szCs w:val="17"/>
                    </w:rPr>
                    <m:t>t</m:t>
                  </m:r>
                  <m:ctrlPr>
                    <w:rPr>
                      <w:rFonts w:ascii="Cambria Math" w:hAnsi="Cambria Math"/>
                      <w:sz w:val="17"/>
                      <w:szCs w:val="17"/>
                    </w:rPr>
                  </m:ctrlPr>
                </m:sup>
              </m:sSubSup>
              <m:r>
                <m:rPr>
                  <m:sty m:val="p"/>
                </m:rPr>
                <w:rPr>
                  <w:rFonts w:hint="default" w:ascii="Cambria Math" w:hAnsi="Cambria Math"/>
                  <w:sz w:val="17"/>
                  <w:szCs w:val="17"/>
                  <w:lang w:val="en-US" w:eastAsia="zh-CN"/>
                </w:rPr>
                <m:t>&lt;</m:t>
              </m:r>
              <m:f>
                <m:fPr>
                  <m:ctrlPr>
                    <w:rPr>
                      <w:rFonts w:ascii="Cambria Math" w:hAnsi="Cambria Math"/>
                      <w:sz w:val="17"/>
                      <w:szCs w:val="17"/>
                    </w:rPr>
                  </m:ctrlPr>
                </m:fPr>
                <m:num>
                  <m:r>
                    <m:rPr>
                      <m:sty m:val="p"/>
                    </m:rPr>
                    <w:rPr>
                      <w:rFonts w:ascii="Cambria Math" w:hAnsi="Cambria Math"/>
                      <w:sz w:val="17"/>
                      <w:szCs w:val="17"/>
                    </w:rPr>
                    <m:t>3</m:t>
                  </m:r>
                  <m:ctrlPr>
                    <w:rPr>
                      <w:rFonts w:ascii="Cambria Math" w:hAnsi="Cambria Math"/>
                      <w:sz w:val="17"/>
                      <w:szCs w:val="17"/>
                    </w:rPr>
                  </m:ctrlPr>
                </m:num>
                <m:den>
                  <m:r>
                    <m:rPr>
                      <m:sty m:val="p"/>
                    </m:rPr>
                    <w:rPr>
                      <w:rFonts w:ascii="Cambria Math" w:hAnsi="Cambria Math"/>
                      <w:sz w:val="17"/>
                      <w:szCs w:val="17"/>
                    </w:rPr>
                    <m:t>4</m:t>
                  </m:r>
                  <m:ctrlPr>
                    <w:rPr>
                      <w:rFonts w:ascii="Cambria Math" w:hAnsi="Cambria Math"/>
                      <w:sz w:val="17"/>
                      <w:szCs w:val="17"/>
                    </w:rPr>
                  </m:ctrlPr>
                </m:den>
              </m:f>
              <m:r>
                <m:rPr>
                  <m:sty m:val="p"/>
                </m:rPr>
                <w:rPr>
                  <w:rFonts w:ascii="Cambria Math" w:hAnsi="Cambria Math"/>
                  <w:sz w:val="17"/>
                  <w:szCs w:val="17"/>
                </w:rPr>
                <m:t>+</m:t>
              </m:r>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r>
                <m:rPr>
                  <m:sty m:val="p"/>
                </m:rPr>
                <w:rPr>
                  <w:rFonts w:ascii="Cambria Math" w:hAnsi="Cambria Math"/>
                  <w:sz w:val="17"/>
                  <w:szCs w:val="17"/>
                </w:rPr>
                <m:t>−</m:t>
              </m:r>
              <m:rad>
                <m:radPr>
                  <m:degHide m:val="1"/>
                  <m:ctrlPr>
                    <w:rPr>
                      <w:rFonts w:ascii="Cambria Math" w:hAnsi="Cambria Math"/>
                      <w:sz w:val="17"/>
                      <w:szCs w:val="17"/>
                    </w:rPr>
                  </m:ctrlPr>
                </m:radPr>
                <m:deg>
                  <m:ctrlPr>
                    <w:rPr>
                      <w:rFonts w:ascii="Cambria Math" w:hAnsi="Cambria Math"/>
                      <w:sz w:val="17"/>
                      <w:szCs w:val="17"/>
                    </w:rPr>
                  </m:ctrlPr>
                </m:deg>
                <m:e>
                  <m:sSup>
                    <m:sSupPr>
                      <m:ctrlPr>
                        <w:rPr>
                          <w:sz w:val="17"/>
                          <w:szCs w:val="17"/>
                        </w:rPr>
                      </m:ctrlPr>
                    </m:sSupPr>
                    <m:e>
                      <m:d>
                        <m:dPr>
                          <m:begChr m:val="["/>
                          <m:endChr m:val="]"/>
                          <m:ctrlPr>
                            <w:rPr>
                              <w:rFonts w:ascii="Cambria Math" w:hAnsi="Cambria Math"/>
                              <w:sz w:val="17"/>
                              <w:szCs w:val="17"/>
                            </w:rPr>
                          </m:ctrlPr>
                        </m:dPr>
                        <m:e>
                          <m:f>
                            <m:fPr>
                              <m:ctrlPr>
                                <w:rPr>
                                  <w:rFonts w:ascii="Cambria Math" w:hAnsi="Cambria Math"/>
                                  <w:sz w:val="17"/>
                                  <w:szCs w:val="17"/>
                                </w:rPr>
                              </m:ctrlPr>
                            </m:fPr>
                            <m:num>
                              <m:r>
                                <m:rPr>
                                  <m:sty m:val="p"/>
                                </m:rPr>
                                <w:rPr>
                                  <w:rFonts w:ascii="Cambria Math" w:hAnsi="Cambria Math"/>
                                  <w:sz w:val="17"/>
                                  <w:szCs w:val="17"/>
                                </w:rPr>
                                <m:t>1</m:t>
                              </m:r>
                              <m:ctrlPr>
                                <w:rPr>
                                  <w:rFonts w:ascii="Cambria Math" w:hAnsi="Cambria Math"/>
                                  <w:sz w:val="17"/>
                                  <w:szCs w:val="17"/>
                                </w:rPr>
                              </m:ctrlPr>
                            </m:num>
                            <m:den>
                              <m:r>
                                <m:rPr>
                                  <m:sty m:val="p"/>
                                </m:rPr>
                                <w:rPr>
                                  <w:rFonts w:ascii="Cambria Math" w:hAnsi="Cambria Math"/>
                                  <w:sz w:val="17"/>
                                  <w:szCs w:val="17"/>
                                </w:rPr>
                                <m:t>4</m:t>
                              </m:r>
                              <m:ctrlPr>
                                <w:rPr>
                                  <w:rFonts w:ascii="Cambria Math" w:hAnsi="Cambria Math"/>
                                  <w:sz w:val="17"/>
                                  <w:szCs w:val="17"/>
                                </w:rPr>
                              </m:ctrlPr>
                            </m:den>
                          </m:f>
                          <m:r>
                            <m:rPr>
                              <m:sty m:val="p"/>
                            </m:rPr>
                            <w:rPr>
                              <w:rFonts w:ascii="Cambria Math" w:hAnsi="Cambria Math"/>
                              <w:sz w:val="17"/>
                              <w:szCs w:val="17"/>
                            </w:rPr>
                            <m:t>+</m:t>
                          </m:r>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ctrlPr>
                            <w:rPr>
                              <w:rFonts w:ascii="Cambria Math" w:hAnsi="Cambria Math"/>
                              <w:sz w:val="17"/>
                              <w:szCs w:val="17"/>
                            </w:rPr>
                          </m:ctrlPr>
                        </m:e>
                      </m:d>
                      <m:ctrlPr>
                        <w:rPr>
                          <w:sz w:val="17"/>
                          <w:szCs w:val="17"/>
                        </w:rPr>
                      </m:ctrlPr>
                    </m:e>
                    <m:sup>
                      <m:r>
                        <m:rPr>
                          <m:sty m:val="p"/>
                        </m:rPr>
                        <w:rPr>
                          <w:rFonts w:ascii="Cambria Math" w:hAnsi="Cambria Math"/>
                          <w:sz w:val="17"/>
                          <w:szCs w:val="17"/>
                        </w:rPr>
                        <m:t>2</m:t>
                      </m:r>
                      <m:ctrlPr>
                        <w:rPr>
                          <w:sz w:val="17"/>
                          <w:szCs w:val="17"/>
                        </w:rPr>
                      </m:ctrlPr>
                    </m:sup>
                  </m:sSup>
                  <m:r>
                    <m:rPr>
                      <m:sty m:val="p"/>
                    </m:rPr>
                    <w:rPr>
                      <w:rFonts w:ascii="Cambria Math" w:hAnsi="Cambria Math"/>
                      <w:sz w:val="17"/>
                      <w:szCs w:val="17"/>
                    </w:rPr>
                    <m:t>+</m:t>
                  </m:r>
                  <m:sSup>
                    <m:sSupPr>
                      <m:ctrlPr>
                        <w:rPr>
                          <w:sz w:val="17"/>
                          <w:szCs w:val="17"/>
                        </w:rPr>
                      </m:ctrlPr>
                    </m:sSupPr>
                    <m:e>
                      <m:d>
                        <m:dPr>
                          <m:begChr m:val="["/>
                          <m:endChr m:val="]"/>
                          <m:ctrlPr>
                            <w:rPr>
                              <w:rFonts w:ascii="Cambria Math" w:hAnsi="Cambria Math"/>
                              <w:sz w:val="17"/>
                              <w:szCs w:val="17"/>
                            </w:rPr>
                          </m:ctrlPr>
                        </m:dPr>
                        <m:e>
                          <m:f>
                            <m:fPr>
                              <m:ctrlPr>
                                <w:rPr>
                                  <w:rFonts w:ascii="Cambria Math" w:hAnsi="Cambria Math"/>
                                  <w:sz w:val="17"/>
                                  <w:szCs w:val="17"/>
                                </w:rPr>
                              </m:ctrlPr>
                            </m:fPr>
                            <m:num>
                              <m:d>
                                <m:dPr>
                                  <m:ctrlPr>
                                    <w:rPr>
                                      <w:rFonts w:ascii="Cambria Math" w:hAnsi="Cambria Math"/>
                                      <w:sz w:val="17"/>
                                      <w:szCs w:val="17"/>
                                    </w:rPr>
                                  </m:ctrlPr>
                                </m:dPr>
                                <m:e>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P</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r>
                                <m:rPr>
                                  <m:sty m:val="p"/>
                                </m:rPr>
                                <w:rPr>
                                  <w:rFonts w:ascii="Cambria Math" w:hAnsi="Cambria Math"/>
                                  <w:sz w:val="17"/>
                                  <w:szCs w:val="17"/>
                                </w:rPr>
                                <m:t>2</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Q</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e>
                              </m:d>
                              <m:ctrlPr>
                                <w:rPr>
                                  <w:rFonts w:ascii="Cambria Math" w:hAnsi="Cambria Math"/>
                                  <w:sz w:val="17"/>
                                  <w:szCs w:val="17"/>
                                </w:rPr>
                              </m:ctrlPr>
                            </m:den>
                          </m:f>
                          <m:ctrlPr>
                            <w:rPr>
                              <w:rFonts w:ascii="Cambria Math" w:hAnsi="Cambria Math"/>
                              <w:sz w:val="17"/>
                              <w:szCs w:val="17"/>
                            </w:rPr>
                          </m:ctrlPr>
                        </m:e>
                      </m:d>
                      <m:ctrlPr>
                        <w:rPr>
                          <w:sz w:val="17"/>
                          <w:szCs w:val="17"/>
                        </w:rPr>
                      </m:ctrlPr>
                    </m:e>
                    <m:sup>
                      <m:r>
                        <m:rPr>
                          <m:sty m:val="p"/>
                        </m:rPr>
                        <w:rPr>
                          <w:rFonts w:ascii="Cambria Math" w:hAnsi="Cambria Math"/>
                          <w:sz w:val="17"/>
                          <w:szCs w:val="17"/>
                        </w:rPr>
                        <m:t>2</m:t>
                      </m:r>
                      <m:ctrlPr>
                        <w:rPr>
                          <w:sz w:val="17"/>
                          <w:szCs w:val="17"/>
                        </w:rPr>
                      </m:ctrlPr>
                    </m:sup>
                  </m:sSup>
                  <m:ctrlPr>
                    <w:rPr>
                      <w:rFonts w:ascii="Cambria Math" w:hAnsi="Cambria Math"/>
                      <w:sz w:val="17"/>
                      <w:szCs w:val="17"/>
                    </w:rPr>
                  </m:ctrlPr>
                </m:e>
              </m:rad>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sz w:val="17"/>
                <w:szCs w:val="17"/>
                <w:vertAlign w:val="baseline"/>
                <w:lang w:val="en-US" w:eastAsia="zh-CN"/>
              </w:rPr>
            </w:pPr>
            <w:r>
              <w:rPr>
                <w:rFonts w:hint="eastAsia"/>
                <w:sz w:val="17"/>
                <w:szCs w:val="17"/>
                <w:vertAlign w:val="baseline"/>
                <w:lang w:val="en-US" w:eastAsia="zh-CN"/>
              </w:rPr>
              <w:t xml:space="preserve">     </w:t>
            </w:r>
            <w:r>
              <w:rPr>
                <w:rFonts w:ascii="Times New Roman" w:hAnsi="Times New Roman" w:cs="Times New Roman"/>
                <w:sz w:val="17"/>
                <w:szCs w:val="17"/>
              </w:rPr>
              <w:t xml:space="preserve">then </w:t>
            </w:r>
            <m:oMath>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PRIN</m:t>
                  </m:r>
                  <m:ctrlPr>
                    <w:rPr>
                      <w:sz w:val="17"/>
                      <w:szCs w:val="17"/>
                    </w:rPr>
                  </m:ctrlPr>
                </m:sub>
              </m:sSub>
              <m:r>
                <m:rPr>
                  <m:sty m:val="p"/>
                </m:rPr>
                <w:rPr>
                  <w:rFonts w:hint="default" w:ascii="Cambria Math" w:hAnsi="Cambria Math"/>
                  <w:sz w:val="17"/>
                  <w:szCs w:val="17"/>
                  <w:lang w:val="en-US" w:eastAsia="zh-CN"/>
                </w:rPr>
                <m:t>=</m:t>
              </m:r>
              <m:sSub>
                <m:sSubPr>
                  <m:ctrlPr>
                    <w:rPr>
                      <w:sz w:val="17"/>
                      <w:szCs w:val="17"/>
                    </w:rPr>
                  </m:ctrlPr>
                </m:sSubPr>
                <m:e>
                  <m:r>
                    <m:rPr/>
                    <w:rPr>
                      <w:rFonts w:ascii="Cambria Math" w:hAnsi="Cambria Math"/>
                      <w:sz w:val="17"/>
                      <w:szCs w:val="17"/>
                    </w:rPr>
                    <m:t>n</m:t>
                  </m:r>
                  <m:ctrlPr>
                    <w:rPr>
                      <w:sz w:val="17"/>
                      <w:szCs w:val="17"/>
                    </w:rPr>
                  </m:ctrlPr>
                </m:e>
                <m:sub>
                  <m:r>
                    <m:rPr>
                      <m:sty m:val="p"/>
                    </m:rPr>
                    <w:rPr>
                      <w:rFonts w:hint="default" w:ascii="Cambria Math" w:hAnsi="Cambria Math"/>
                      <w:sz w:val="17"/>
                      <w:szCs w:val="17"/>
                      <w:lang w:val="en-US" w:eastAsia="zh-CN"/>
                    </w:rPr>
                    <m:t>i</m:t>
                  </m:r>
                  <m:ctrlPr>
                    <w:rPr>
                      <w:sz w:val="17"/>
                      <w:szCs w:val="17"/>
                    </w:rPr>
                  </m:ctrlPr>
                </m:sub>
              </m:sSub>
            </m:oMath>
            <w:r>
              <w:rPr>
                <w:rFonts w:ascii="Times New Roman" w:hAnsi="Times New Roman" w:cs="Times New Roman"/>
                <w:color w:val="000000" w:themeColor="text1"/>
                <w:sz w:val="17"/>
                <w:szCs w:val="17"/>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sz w:val="17"/>
                <w:szCs w:val="17"/>
                <w:vertAlign w:val="baseline"/>
                <w:lang w:val="en-US" w:eastAsia="zh-CN"/>
              </w:rPr>
            </w:pPr>
            <w:r>
              <w:rPr>
                <w:rFonts w:hint="eastAsia" w:ascii="Times New Roman" w:hAnsi="Times New Roman" w:cs="Times New Roman"/>
                <w:color w:val="000000" w:themeColor="text1"/>
                <w:sz w:val="17"/>
                <w:szCs w:val="17"/>
                <w:lang w:val="en-US" w:eastAsia="zh-CN"/>
                <w14:textFill>
                  <w14:solidFill>
                    <w14:schemeClr w14:val="tx1"/>
                  </w14:solidFill>
                </w14:textFill>
              </w:rPr>
              <w:t xml:space="preserve"> e</w:t>
            </w:r>
            <w:r>
              <w:rPr>
                <w:rFonts w:ascii="Times New Roman" w:hAnsi="Times New Roman" w:cs="Times New Roman"/>
                <w:color w:val="000000" w:themeColor="text1"/>
                <w:sz w:val="17"/>
                <w:szCs w:val="17"/>
                <w14:textFill>
                  <w14:solidFill>
                    <w14:schemeClr w14:val="tx1"/>
                  </w14:solidFill>
                </w14:textFill>
              </w:rPr>
              <w:t>nd 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ascii="Times New Roman" w:hAnsi="Times New Roman" w:cs="Times New Roman"/>
                <w:color w:val="0000FF"/>
                <w:sz w:val="17"/>
                <w:szCs w:val="17"/>
                <w:lang w:val="en-US" w:eastAsia="zh-CN"/>
              </w:rPr>
            </w:pPr>
            <w:r>
              <w:rPr>
                <w:rFonts w:ascii="Times New Roman" w:hAnsi="Times New Roman" w:cs="Times New Roman"/>
                <w:color w:val="0000FF"/>
                <w:sz w:val="17"/>
                <w:szCs w:val="17"/>
              </w:rPr>
              <w:t xml:space="preserve">While </w:t>
            </w:r>
            <m:oMath>
              <m:sSubSup>
                <m:sSubSupPr>
                  <m:ctrlPr>
                    <w:rPr>
                      <w:color w:val="0000FF"/>
                      <w:sz w:val="17"/>
                      <w:szCs w:val="17"/>
                    </w:rPr>
                  </m:ctrlPr>
                </m:sSubSupPr>
                <m:e>
                  <m:r>
                    <m:rPr>
                      <m:sty m:val="p"/>
                    </m:rPr>
                    <w:rPr>
                      <w:rFonts w:ascii="Cambria Math" w:hAnsi="Cambria Math"/>
                      <w:color w:val="0000FF"/>
                      <w:sz w:val="17"/>
                      <w:szCs w:val="17"/>
                    </w:rPr>
                    <m:t>Γ</m:t>
                  </m:r>
                  <m:ctrlPr>
                    <w:rPr>
                      <w:color w:val="0000FF"/>
                      <w:sz w:val="17"/>
                      <w:szCs w:val="17"/>
                    </w:rPr>
                  </m:ctrlPr>
                </m:e>
                <m:sub>
                  <m:r>
                    <m:rPr/>
                    <w:rPr>
                      <w:rFonts w:ascii="Cambria Math" w:hAnsi="Cambria Math"/>
                      <w:color w:val="0000FF"/>
                      <w:sz w:val="17"/>
                      <w:szCs w:val="17"/>
                    </w:rPr>
                    <m:t>A</m:t>
                  </m:r>
                  <m:ctrlPr>
                    <w:rPr>
                      <w:color w:val="0000FF"/>
                      <w:sz w:val="17"/>
                      <w:szCs w:val="17"/>
                    </w:rPr>
                  </m:ctrlPr>
                </m:sub>
                <m:sup>
                  <m:r>
                    <m:rPr/>
                    <w:rPr>
                      <w:rFonts w:ascii="Cambria Math" w:hAnsi="Cambria Math"/>
                      <w:color w:val="0000FF"/>
                      <w:sz w:val="17"/>
                      <w:szCs w:val="17"/>
                    </w:rPr>
                    <m:t>t</m:t>
                  </m:r>
                  <m:ctrlPr>
                    <w:rPr>
                      <w:color w:val="0000FF"/>
                      <w:sz w:val="17"/>
                      <w:szCs w:val="17"/>
                    </w:rPr>
                  </m:ctrlPr>
                </m:sup>
              </m:sSubSup>
              <m:r>
                <m:rPr>
                  <m:sty m:val="p"/>
                </m:rPr>
                <w:rPr>
                  <w:rFonts w:ascii="Cambria Math" w:hAnsi="Cambria Math"/>
                  <w:color w:val="0000FF"/>
                  <w:sz w:val="17"/>
                  <w:szCs w:val="17"/>
                </w:rPr>
                <m:t>≠</m:t>
              </m:r>
              <m:r>
                <m:rPr/>
                <w:rPr>
                  <w:rFonts w:ascii="Cambria Math" w:hAnsi="Cambria Math"/>
                  <w:color w:val="0000FF"/>
                  <w:sz w:val="17"/>
                  <w:szCs w:val="17"/>
                </w:rPr>
                <m:t>∅</m:t>
              </m:r>
            </m:oMath>
            <w:r>
              <w:rPr>
                <w:rFonts w:ascii="Times New Roman" w:hAnsi="Times New Roman" w:cs="Times New Roman"/>
                <w:color w:val="0000FF"/>
                <w:sz w:val="17"/>
                <w:szCs w:val="17"/>
              </w:rPr>
              <w:t xml:space="preserve">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ascii="Times New Roman" w:hAnsi="Times New Roman" w:cs="Times New Roman"/>
                <w:color w:val="0000FF"/>
                <w:sz w:val="17"/>
                <w:szCs w:val="17"/>
              </w:rPr>
            </w:pPr>
            <w:r>
              <w:rPr>
                <w:rFonts w:hint="eastAsia" w:hAnsi="Cambria Math"/>
                <w:i w:val="0"/>
                <w:color w:val="0000FF"/>
                <w:sz w:val="17"/>
                <w:szCs w:val="17"/>
                <w:lang w:val="en-US" w:eastAsia="zh-CN"/>
              </w:rPr>
              <w:t xml:space="preserve">   </w:t>
            </w:r>
            <m:oMath>
              <m:sSup>
                <m:sSupPr>
                  <m:ctrlPr>
                    <w:rPr>
                      <w:rFonts w:ascii="Cambria Math" w:hAnsi="Cambria Math"/>
                      <w:color w:val="0000FF"/>
                      <w:sz w:val="17"/>
                      <w:szCs w:val="17"/>
                    </w:rPr>
                  </m:ctrlPr>
                </m:sSupPr>
                <m:e>
                  <m:r>
                    <m:rPr>
                      <m:sty m:val="p"/>
                    </m:rPr>
                    <w:rPr>
                      <w:rFonts w:ascii="Cambria Math" w:hAnsi="Cambria Math"/>
                      <w:color w:val="0000FF"/>
                      <w:sz w:val="17"/>
                      <w:szCs w:val="17"/>
                    </w:rPr>
                    <m:t>Γ</m:t>
                  </m:r>
                  <m:ctrlPr>
                    <w:rPr>
                      <w:rFonts w:ascii="Cambria Math" w:hAnsi="Cambria Math"/>
                      <w:color w:val="0000FF"/>
                      <w:sz w:val="17"/>
                      <w:szCs w:val="17"/>
                    </w:rPr>
                  </m:ctrlPr>
                </m:e>
                <m:sup>
                  <m:r>
                    <m:rPr/>
                    <w:rPr>
                      <w:rFonts w:ascii="Cambria Math" w:hAnsi="Cambria Math"/>
                      <w:color w:val="0000FF"/>
                      <w:sz w:val="17"/>
                      <w:szCs w:val="17"/>
                    </w:rPr>
                    <m:t>t</m:t>
                  </m:r>
                  <m:ctrlPr>
                    <w:rPr>
                      <w:rFonts w:ascii="Cambria Math" w:hAnsi="Cambria Math"/>
                      <w:color w:val="0000FF"/>
                      <w:sz w:val="17"/>
                      <w:szCs w:val="17"/>
                    </w:rPr>
                  </m:ctrlPr>
                </m:sup>
              </m:sSup>
            </m:oMath>
            <w:r>
              <w:rPr>
                <w:rFonts w:hint="default" w:ascii="Times New Roman" w:hAnsi="Times New Roman" w:cs="Times New Roman"/>
                <w:i w:val="0"/>
                <w:color w:val="0000FF"/>
                <w:sz w:val="17"/>
                <w:szCs w:val="17"/>
                <w:lang w:val="en-US" w:eastAsia="zh-CN"/>
              </w:rPr>
              <w:t>→</w:t>
            </w:r>
            <w:r>
              <w:rPr>
                <w:rFonts w:ascii="Times New Roman" w:hAnsi="Times New Roman" w:cs="Times New Roman"/>
                <w:color w:val="0000FF"/>
                <w:sz w:val="17"/>
                <w:szCs w:val="17"/>
              </w:rPr>
              <w:t>DIM任务分类算法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hAnsi="Cambria Math"/>
                <w:i w:val="0"/>
                <w:sz w:val="17"/>
                <w:szCs w:val="17"/>
                <w:lang w:val="en-US" w:eastAsia="zh-CN"/>
              </w:rPr>
            </w:pPr>
            <w:r>
              <w:rPr>
                <w:rFonts w:hint="eastAsia" w:hAnsi="Cambria Math"/>
                <w:i w:val="0"/>
                <w:sz w:val="17"/>
                <w:szCs w:val="17"/>
                <w:lang w:val="en-US" w:eastAsia="zh-CN"/>
              </w:rPr>
              <w:t xml:space="preserve">   f</w:t>
            </w:r>
            <w:r>
              <w:rPr>
                <w:rFonts w:ascii="Times New Roman" w:hAnsi="Times New Roman" w:cs="Times New Roman"/>
                <w:sz w:val="17"/>
                <w:szCs w:val="17"/>
              </w:rPr>
              <w:t>or i to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hAnsi="Cambria Math"/>
                <w:i w:val="0"/>
                <w:sz w:val="17"/>
                <w:szCs w:val="17"/>
                <w:lang w:val="en-US" w:eastAsia="zh-CN"/>
              </w:rPr>
            </w:pPr>
            <w:r>
              <w:rPr>
                <w:rFonts w:hint="eastAsia" w:hAnsi="Cambria Math"/>
                <w:i w:val="0"/>
                <w:sz w:val="17"/>
                <w:szCs w:val="17"/>
                <w:lang w:val="en-US" w:eastAsia="zh-CN"/>
              </w:rPr>
              <w:t xml:space="preserve">      i</w:t>
            </w:r>
            <w:r>
              <w:rPr>
                <w:rFonts w:ascii="Times New Roman" w:hAnsi="Times New Roman" w:cs="Times New Roman"/>
                <w:sz w:val="17"/>
                <w:szCs w:val="17"/>
              </w:rPr>
              <w:t xml:space="preserve">f </w:t>
            </w:r>
            <w:r>
              <w:rPr>
                <w:sz w:val="17"/>
                <w:szCs w:val="17"/>
              </w:rPr>
              <w:t xml:space="preserve"> </w:t>
            </w:r>
            <m:oMath>
              <m:sSub>
                <m:sSubPr>
                  <m:ctrlPr>
                    <w:rPr>
                      <w:rFonts w:ascii="Cambria Math" w:hAnsi="Cambria Math" w:cs="Times New Roman"/>
                      <w:sz w:val="17"/>
                      <w:szCs w:val="17"/>
                    </w:rPr>
                  </m:ctrlPr>
                </m:sSubPr>
                <m:e>
                  <m:r>
                    <m:rPr>
                      <m:sty m:val="p"/>
                    </m:rPr>
                    <w:rPr>
                      <w:rFonts w:ascii="Cambria Math" w:hAnsi="Cambria Math" w:cs="Times New Roman"/>
                      <w:sz w:val="17"/>
                      <w:szCs w:val="17"/>
                    </w:rPr>
                    <m:t>type</m:t>
                  </m:r>
                  <m:ctrlPr>
                    <w:rPr>
                      <w:rFonts w:ascii="Cambria Math" w:hAnsi="Cambria Math" w:cs="Times New Roman"/>
                      <w:sz w:val="17"/>
                      <w:szCs w:val="17"/>
                    </w:rPr>
                  </m:ctrlPr>
                </m:e>
                <m:sub>
                  <m:r>
                    <m:rPr/>
                    <w:rPr>
                      <w:rFonts w:ascii="Cambria Math" w:hAnsi="Cambria Math" w:cs="Times New Roman"/>
                      <w:sz w:val="17"/>
                      <w:szCs w:val="17"/>
                    </w:rPr>
                    <m:t>i</m:t>
                  </m:r>
                  <m:ctrlPr>
                    <w:rPr>
                      <w:rFonts w:ascii="Cambria Math" w:hAnsi="Cambria Math" w:cs="Times New Roman"/>
                      <w:sz w:val="17"/>
                      <w:szCs w:val="17"/>
                    </w:rPr>
                  </m:ctrlPr>
                </m:sub>
              </m:sSub>
              <m:r>
                <m:rPr>
                  <m:sty m:val="p"/>
                </m:rPr>
                <w:rPr>
                  <w:rFonts w:ascii="Cambria Math" w:hAnsi="Cambria Math" w:cs="Times New Roman"/>
                  <w:sz w:val="17"/>
                  <w:szCs w:val="17"/>
                </w:rPr>
                <m:t>=</m:t>
              </m:r>
              <m:r>
                <m:rPr/>
                <w:rPr>
                  <w:rFonts w:ascii="Cambria Math" w:hAnsi="Cambria Math" w:cs="Times New Roman"/>
                  <w:sz w:val="17"/>
                  <w:szCs w:val="17"/>
                </w:rPr>
                <m:t>NPRN</m:t>
              </m:r>
            </m:oMath>
            <w:r>
              <w:rPr>
                <w:rFonts w:ascii="Times New Roman" w:hAnsi="Times New Roman" w:cs="Times New Roman"/>
                <w:sz w:val="17"/>
                <w:szCs w:val="17"/>
              </w:rPr>
              <w:t xml:space="preserve"> then set </w:t>
            </w:r>
            <m:oMath>
              <m:sSub>
                <m:sSubPr>
                  <m:ctrlPr>
                    <w:rPr>
                      <w:sz w:val="17"/>
                      <w:szCs w:val="17"/>
                    </w:rPr>
                  </m:ctrlPr>
                </m:sSubPr>
                <m:e>
                  <m:r>
                    <m:rPr/>
                    <w:rPr>
                      <w:rFonts w:ascii="Cambria Math" w:hAnsi="Cambria Math"/>
                      <w:sz w:val="17"/>
                      <w:szCs w:val="17"/>
                    </w:rPr>
                    <m:t>χ</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χ</m:t>
                  </m:r>
                  <m:ctrlPr>
                    <w:rPr>
                      <w:sz w:val="17"/>
                      <w:szCs w:val="17"/>
                    </w:rPr>
                  </m:ctrlPr>
                </m:e>
                <m:sub>
                  <m:r>
                    <m:rPr/>
                    <w:rPr>
                      <w:rFonts w:ascii="Cambria Math" w:hAnsi="Cambria Math"/>
                      <w:sz w:val="17"/>
                      <w:szCs w:val="17"/>
                    </w:rPr>
                    <m:t>t</m:t>
                  </m:r>
                  <m:ctrlPr>
                    <w:rPr>
                      <w:sz w:val="17"/>
                      <w:szCs w:val="17"/>
                    </w:rPr>
                  </m:ctrlPr>
                </m:sub>
              </m:sSub>
              <m:r>
                <m:rPr>
                  <m:sty m:val="p"/>
                </m:rPr>
                <w:rPr>
                  <w:rFonts w:ascii="Cambria Math" w:hAnsi="Cambria Math"/>
                  <w:sz w:val="17"/>
                  <w:szCs w:val="17"/>
                </w:rPr>
                <m:t>,</m:t>
              </m:r>
              <m:box>
                <m:boxPr>
                  <m:ctrlPr>
                    <w:rPr>
                      <w:sz w:val="17"/>
                      <w:szCs w:val="17"/>
                    </w:rPr>
                  </m:ctrlPr>
                </m:boxPr>
                <m:e>
                  <m:r>
                    <m:rPr>
                      <m:sty m:val="p"/>
                    </m:rPr>
                    <w:rPr>
                      <w:rFonts w:ascii="Cambria Math" w:hAnsi="Cambria Math"/>
                      <w:sz w:val="17"/>
                      <w:szCs w:val="17"/>
                    </w:rPr>
                    <m:t xml:space="preserve"> </m:t>
                  </m:r>
                  <m:ctrlPr>
                    <w:rPr>
                      <w:sz w:val="17"/>
                      <w:szCs w:val="17"/>
                    </w:rPr>
                  </m:ctrlPr>
                </m:e>
              </m:box>
              <m:sSub>
                <m:sSubPr>
                  <m:ctrlPr>
                    <w:rPr>
                      <w:sz w:val="17"/>
                      <w:szCs w:val="17"/>
                    </w:rPr>
                  </m:ctrlPr>
                </m:sSubPr>
                <m:e>
                  <m:r>
                    <m:rPr/>
                    <w:rPr>
                      <w:rFonts w:ascii="Cambria Math" w:hAnsi="Cambria Math"/>
                      <w:sz w:val="17"/>
                      <w:szCs w:val="17"/>
                    </w:rPr>
                    <m:t>γ</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γ</m:t>
                  </m:r>
                  <m:ctrlPr>
                    <w:rPr>
                      <w:sz w:val="17"/>
                      <w:szCs w:val="17"/>
                    </w:rPr>
                  </m:ctrlPr>
                </m:e>
                <m:sub>
                  <m:r>
                    <m:rPr/>
                    <w:rPr>
                      <w:rFonts w:ascii="Cambria Math" w:hAnsi="Cambria Math"/>
                      <w:sz w:val="17"/>
                      <w:szCs w:val="17"/>
                    </w:rPr>
                    <m:t>t</m:t>
                  </m:r>
                  <m:ctrlPr>
                    <w:rPr>
                      <w:sz w:val="17"/>
                      <w:szCs w:val="17"/>
                    </w:rPr>
                  </m:ctrlPr>
                </m:sub>
              </m:sSub>
            </m:oMath>
            <w:r>
              <w:rPr>
                <w:rFonts w:hint="eastAsia"/>
                <w:i w:val="0"/>
                <w:sz w:val="17"/>
                <w:szCs w:val="17"/>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hAnsi="Cambria Math"/>
                <w:i w:val="0"/>
                <w:sz w:val="17"/>
                <w:szCs w:val="17"/>
                <w:lang w:val="en-US" w:eastAsia="zh-CN"/>
              </w:rPr>
            </w:pPr>
            <w:r>
              <w:rPr>
                <w:rFonts w:hint="eastAsia" w:hAnsi="Cambria Math"/>
                <w:i w:val="0"/>
                <w:sz w:val="17"/>
                <w:szCs w:val="17"/>
                <w:lang w:val="en-US" w:eastAsia="zh-CN"/>
              </w:rPr>
              <w:t xml:space="preserve">      i</w:t>
            </w:r>
            <w:r>
              <w:rPr>
                <w:rFonts w:ascii="Times New Roman" w:hAnsi="Times New Roman" w:cs="Times New Roman"/>
                <w:sz w:val="17"/>
                <w:szCs w:val="17"/>
              </w:rPr>
              <w:t xml:space="preserve">f </w:t>
            </w:r>
            <m:oMath>
              <m:sSub>
                <m:sSubPr>
                  <m:ctrlPr>
                    <w:rPr>
                      <w:rFonts w:ascii="Cambria Math" w:hAnsi="Cambria Math" w:cs="Times New Roman"/>
                      <w:sz w:val="17"/>
                      <w:szCs w:val="17"/>
                    </w:rPr>
                  </m:ctrlPr>
                </m:sSubPr>
                <m:e>
                  <m:r>
                    <m:rPr>
                      <m:sty m:val="p"/>
                    </m:rPr>
                    <w:rPr>
                      <w:rFonts w:ascii="Cambria Math" w:hAnsi="Cambria Math" w:cs="Times New Roman"/>
                      <w:sz w:val="17"/>
                      <w:szCs w:val="17"/>
                    </w:rPr>
                    <m:t>type</m:t>
                  </m:r>
                  <m:ctrlPr>
                    <w:rPr>
                      <w:rFonts w:ascii="Cambria Math" w:hAnsi="Cambria Math" w:cs="Times New Roman"/>
                      <w:sz w:val="17"/>
                      <w:szCs w:val="17"/>
                    </w:rPr>
                  </m:ctrlPr>
                </m:e>
                <m:sub>
                  <m:r>
                    <m:rPr/>
                    <w:rPr>
                      <w:rFonts w:ascii="Cambria Math" w:hAnsi="Cambria Math" w:cs="Times New Roman"/>
                      <w:sz w:val="17"/>
                      <w:szCs w:val="17"/>
                    </w:rPr>
                    <m:t>i</m:t>
                  </m:r>
                  <m:ctrlPr>
                    <w:rPr>
                      <w:rFonts w:ascii="Cambria Math" w:hAnsi="Cambria Math" w:cs="Times New Roman"/>
                      <w:sz w:val="17"/>
                      <w:szCs w:val="17"/>
                    </w:rPr>
                  </m:ctrlPr>
                </m:sub>
              </m:sSub>
              <m:r>
                <m:rPr>
                  <m:sty m:val="p"/>
                </m:rPr>
                <w:rPr>
                  <w:rFonts w:ascii="Cambria Math" w:hAnsi="Cambria Math" w:cs="Times New Roman"/>
                  <w:sz w:val="17"/>
                  <w:szCs w:val="17"/>
                </w:rPr>
                <m:t>=</m:t>
              </m:r>
              <m:r>
                <m:rPr/>
                <w:rPr>
                  <w:rFonts w:ascii="Cambria Math" w:hAnsi="Cambria Math" w:cs="Times New Roman"/>
                  <w:sz w:val="17"/>
                  <w:szCs w:val="17"/>
                </w:rPr>
                <m:t>PRN</m:t>
              </m:r>
            </m:oMath>
            <w:r>
              <w:rPr>
                <w:rFonts w:ascii="Times New Roman" w:hAnsi="Times New Roman" w:cs="Times New Roman"/>
                <w:sz w:val="17"/>
                <w:szCs w:val="17"/>
              </w:rPr>
              <w:t xml:space="preserve">  then set</w:t>
            </w:r>
            <w:r>
              <w:rPr>
                <w:rFonts w:ascii="Times New Roman" w:hAnsi="Times New Roman" w:cs="Times New Roman"/>
                <w:color w:val="000000" w:themeColor="text1"/>
                <w:sz w:val="17"/>
                <w:szCs w:val="17"/>
                <w14:textFill>
                  <w14:solidFill>
                    <w14:schemeClr w14:val="tx1"/>
                  </w14:solidFill>
                </w14:textFill>
              </w:rPr>
              <w:t xml:space="preserve"> </w:t>
            </w:r>
            <m:oMath>
              <m:sSub>
                <m:sSubPr>
                  <m:ctrlPr>
                    <w:rPr>
                      <w:sz w:val="17"/>
                      <w:szCs w:val="17"/>
                    </w:rPr>
                  </m:ctrlPr>
                </m:sSubPr>
                <m:e>
                  <m:r>
                    <m:rPr/>
                    <w:rPr>
                      <w:rFonts w:ascii="Cambria Math" w:hAnsi="Cambria Math"/>
                      <w:sz w:val="17"/>
                      <w:szCs w:val="17"/>
                    </w:rPr>
                    <m:t>χ</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r>
                <m:rPr>
                  <m:sty m:val="p"/>
                </m:rPr>
                <w:rPr>
                  <w:rFonts w:hint="default" w:ascii="Cambria Math" w:hAnsi="Cambria Math"/>
                  <w:sz w:val="17"/>
                  <w:szCs w:val="17"/>
                  <w:lang w:val="en-US" w:eastAsia="zh-CN"/>
                </w:rPr>
                <m:t>1</m:t>
              </m:r>
              <m:r>
                <m:rPr>
                  <m:sty m:val="p"/>
                </m:rPr>
                <w:rPr>
                  <w:rFonts w:ascii="Cambria Math" w:hAnsi="Cambria Math"/>
                  <w:sz w:val="17"/>
                  <w:szCs w:val="17"/>
                </w:rPr>
                <m:t>,</m:t>
              </m:r>
              <m:box>
                <m:boxPr>
                  <m:ctrlPr>
                    <w:rPr>
                      <w:sz w:val="17"/>
                      <w:szCs w:val="17"/>
                    </w:rPr>
                  </m:ctrlPr>
                </m:boxPr>
                <m:e>
                  <m:r>
                    <m:rPr>
                      <m:sty m:val="p"/>
                    </m:rPr>
                    <w:rPr>
                      <w:rFonts w:ascii="Cambria Math" w:hAnsi="Cambria Math"/>
                      <w:sz w:val="17"/>
                      <w:szCs w:val="17"/>
                    </w:rPr>
                    <m:t xml:space="preserve"> </m:t>
                  </m:r>
                  <m:ctrlPr>
                    <w:rPr>
                      <w:sz w:val="17"/>
                      <w:szCs w:val="17"/>
                    </w:rPr>
                  </m:ctrlPr>
                </m:e>
              </m:box>
              <m:sSub>
                <m:sSubPr>
                  <m:ctrlPr>
                    <w:rPr>
                      <w:sz w:val="17"/>
                      <w:szCs w:val="17"/>
                    </w:rPr>
                  </m:ctrlPr>
                </m:sSubPr>
                <m:e>
                  <m:r>
                    <m:rPr/>
                    <w:rPr>
                      <w:rFonts w:ascii="Cambria Math" w:hAnsi="Cambria Math"/>
                      <w:sz w:val="17"/>
                      <w:szCs w:val="17"/>
                    </w:rPr>
                    <m:t>γ</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f>
                <m:fPr>
                  <m:ctrlPr>
                    <w:rPr>
                      <w:rFonts w:ascii="Cambria Math" w:hAnsi="Cambria Math"/>
                      <w:sz w:val="17"/>
                      <w:szCs w:val="17"/>
                    </w:rPr>
                  </m:ctrlPr>
                </m:fPr>
                <m:num>
                  <m:r>
                    <m:rPr>
                      <m:sty m:val="p"/>
                    </m:rPr>
                    <w:rPr>
                      <w:rFonts w:ascii="Cambria Math" w:hAnsi="Cambria Math"/>
                      <w:sz w:val="17"/>
                      <w:szCs w:val="17"/>
                    </w:rPr>
                    <m:t>3</m:t>
                  </m:r>
                  <m:f>
                    <m:fPr>
                      <m:ctrlPr>
                        <w:rPr>
                          <w:rFonts w:ascii="Cambria Math" w:hAnsi="Cambria Math"/>
                          <w:sz w:val="17"/>
                          <w:szCs w:val="17"/>
                        </w:rPr>
                      </m:ctrlPr>
                    </m:fPr>
                    <m:num>
                      <m:r>
                        <m:rPr>
                          <m:sty m:val="p"/>
                        </m:rPr>
                        <w:rPr>
                          <w:rFonts w:ascii="Cambria Math" w:hAnsi="Cambria Math"/>
                          <w:sz w:val="17"/>
                          <w:szCs w:val="17"/>
                        </w:rPr>
                        <m:t>1</m:t>
                      </m:r>
                      <m:ctrlPr>
                        <w:rPr>
                          <w:rFonts w:ascii="Cambria Math" w:hAnsi="Cambria Math"/>
                          <w:sz w:val="17"/>
                          <w:szCs w:val="17"/>
                        </w:rPr>
                      </m:ctrlPr>
                    </m:num>
                    <m:den>
                      <m:r>
                        <m:rPr/>
                        <w:rPr>
                          <w:rFonts w:ascii="Cambria Math" w:hAnsi="Cambria Math"/>
                          <w:sz w:val="17"/>
                          <w:szCs w:val="17"/>
                        </w:rPr>
                        <m:t>J</m:t>
                      </m:r>
                      <m:ctrlPr>
                        <w:rPr>
                          <w:rFonts w:ascii="Cambria Math" w:hAnsi="Cambria Math"/>
                          <w:sz w:val="17"/>
                          <w:szCs w:val="17"/>
                        </w:rPr>
                      </m:ctrlPr>
                    </m:den>
                  </m:f>
                  <m:sSubSup>
                    <m:sSubSupPr>
                      <m:ctrlPr>
                        <w:rPr>
                          <w:sz w:val="17"/>
                          <w:szCs w:val="17"/>
                        </w:rPr>
                      </m:ctrlPr>
                    </m:sSubSupPr>
                    <m:e>
                      <m:r>
                        <m:rPr>
                          <m:sty m:val="p"/>
                        </m:rPr>
                        <w:rPr>
                          <w:rFonts w:ascii="Cambria Math" w:hAnsi="Cambria Math"/>
                          <w:sz w:val="17"/>
                          <w:szCs w:val="17"/>
                        </w:rPr>
                        <m:t>∑</m:t>
                      </m:r>
                      <m:ctrlPr>
                        <w:rPr>
                          <w:sz w:val="17"/>
                          <w:szCs w:val="17"/>
                        </w:rPr>
                      </m:ctrlPr>
                    </m:e>
                    <m:sub>
                      <m:r>
                        <m:rPr/>
                        <w:rPr>
                          <w:rFonts w:ascii="Cambria Math" w:hAnsi="Cambria Math"/>
                          <w:sz w:val="17"/>
                          <w:szCs w:val="17"/>
                        </w:rPr>
                        <m:t>j</m:t>
                      </m:r>
                      <m:r>
                        <m:rPr>
                          <m:sty m:val="p"/>
                        </m:rPr>
                        <w:rPr>
                          <w:rFonts w:ascii="Cambria Math" w:hAnsi="Cambria Math"/>
                          <w:sz w:val="17"/>
                          <w:szCs w:val="17"/>
                        </w:rPr>
                        <m:t>=1</m:t>
                      </m:r>
                      <m:ctrlPr>
                        <w:rPr>
                          <w:sz w:val="17"/>
                          <w:szCs w:val="17"/>
                        </w:rPr>
                      </m:ctrlPr>
                    </m:sub>
                    <m:sup>
                      <m:r>
                        <m:rPr>
                          <m:sty m:val="p"/>
                        </m:rPr>
                        <w:rPr>
                          <w:rFonts w:hint="default" w:ascii="Cambria Math" w:hAnsi="Cambria Math"/>
                          <w:sz w:val="17"/>
                          <w:szCs w:val="17"/>
                          <w:lang w:val="en-US" w:eastAsia="zh-CN"/>
                        </w:rPr>
                        <m:t>J</m:t>
                      </m:r>
                      <m:ctrlPr>
                        <w:rPr>
                          <w:sz w:val="17"/>
                          <w:szCs w:val="17"/>
                        </w:rPr>
                      </m:ctrlPr>
                    </m:sup>
                  </m:sSubSup>
                  <m:r>
                    <m:rPr>
                      <m:sty m:val="p"/>
                    </m:rPr>
                    <w:rPr>
                      <w:rFonts w:ascii="Cambria Math" w:hAnsi="Cambria Math"/>
                      <w:sz w:val="17"/>
                      <w:szCs w:val="17"/>
                    </w:rPr>
                    <m:t> </m:t>
                  </m:r>
                  <m:sSub>
                    <m:sSubPr>
                      <m:ctrlPr>
                        <w:rPr>
                          <w:sz w:val="17"/>
                          <w:szCs w:val="17"/>
                        </w:rPr>
                      </m:ctrlPr>
                    </m:sSubPr>
                    <m:e>
                      <m:r>
                        <m:rPr/>
                        <w:rPr>
                          <w:rFonts w:ascii="Cambria Math" w:hAnsi="Cambria Math"/>
                          <w:sz w:val="17"/>
                          <w:szCs w:val="17"/>
                        </w:rPr>
                        <m:t>t</m:t>
                      </m:r>
                      <m:ctrlPr>
                        <w:rPr>
                          <w:sz w:val="17"/>
                          <w:szCs w:val="17"/>
                        </w:rPr>
                      </m:ctrlPr>
                    </m:e>
                    <m:sub>
                      <m:r>
                        <m:rPr>
                          <m:sty m:val="p"/>
                        </m:rPr>
                        <w:rPr>
                          <w:rFonts w:hint="eastAsia" w:ascii="Cambria Math" w:hAnsi="Cambria Math"/>
                          <w:sz w:val="17"/>
                          <w:szCs w:val="17"/>
                          <w:lang w:val="en-US" w:eastAsia="zh-CN"/>
                        </w:rPr>
                        <m:t>j</m:t>
                      </m:r>
                      <m:ctrlPr>
                        <w:rPr>
                          <w:sz w:val="17"/>
                          <w:szCs w:val="17"/>
                        </w:rPr>
                      </m:ctrlPr>
                    </m:sub>
                  </m:sSub>
                  <m:r>
                    <m:rPr>
                      <m:sty m:val="p"/>
                    </m:rPr>
                    <w:rPr>
                      <w:rFonts w:ascii="Cambria Math" w:hAnsi="Cambria Math"/>
                      <w:sz w:val="17"/>
                      <w:szCs w:val="17"/>
                    </w:rPr>
                    <m:t>−</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den>
              </m:f>
            </m:oMath>
            <w:r>
              <w:rPr>
                <w:rFonts w:hint="eastAsia" w:hAnsi="Cambria Math"/>
                <w:i w:val="0"/>
                <w:sz w:val="17"/>
                <w:szCs w:val="17"/>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hAnsi="Cambria Math"/>
                <w:i w:val="0"/>
                <w:sz w:val="17"/>
                <w:szCs w:val="17"/>
                <w:lang w:val="en-US" w:eastAsia="zh-CN"/>
              </w:rPr>
            </w:pPr>
            <w:r>
              <w:rPr>
                <w:rFonts w:hint="eastAsia" w:hAnsi="Cambria Math"/>
                <w:i w:val="0"/>
                <w:sz w:val="17"/>
                <w:szCs w:val="17"/>
                <w:lang w:val="en-US" w:eastAsia="zh-CN"/>
              </w:rPr>
              <w:t xml:space="preserve">      i</w:t>
            </w:r>
            <w:r>
              <w:rPr>
                <w:rFonts w:ascii="Times New Roman" w:hAnsi="Times New Roman" w:cs="Times New Roman"/>
                <w:sz w:val="17"/>
                <w:szCs w:val="17"/>
              </w:rPr>
              <w:t xml:space="preserve">f </w:t>
            </w:r>
            <m:oMath>
              <m:sSub>
                <m:sSubPr>
                  <m:ctrlPr>
                    <w:rPr>
                      <w:rFonts w:ascii="Cambria Math" w:hAnsi="Cambria Math" w:cs="Times New Roman"/>
                      <w:sz w:val="17"/>
                      <w:szCs w:val="17"/>
                    </w:rPr>
                  </m:ctrlPr>
                </m:sSubPr>
                <m:e>
                  <m:r>
                    <m:rPr>
                      <m:sty m:val="p"/>
                    </m:rPr>
                    <w:rPr>
                      <w:rFonts w:ascii="Cambria Math" w:hAnsi="Cambria Math" w:cs="Times New Roman"/>
                      <w:sz w:val="17"/>
                      <w:szCs w:val="17"/>
                    </w:rPr>
                    <m:t>type</m:t>
                  </m:r>
                  <m:ctrlPr>
                    <w:rPr>
                      <w:rFonts w:ascii="Cambria Math" w:hAnsi="Cambria Math" w:cs="Times New Roman"/>
                      <w:sz w:val="17"/>
                      <w:szCs w:val="17"/>
                    </w:rPr>
                  </m:ctrlPr>
                </m:e>
                <m:sub>
                  <m:r>
                    <m:rPr/>
                    <w:rPr>
                      <w:rFonts w:ascii="Cambria Math" w:hAnsi="Cambria Math" w:cs="Times New Roman"/>
                      <w:sz w:val="17"/>
                      <w:szCs w:val="17"/>
                    </w:rPr>
                    <m:t>i</m:t>
                  </m:r>
                  <m:ctrlPr>
                    <w:rPr>
                      <w:rFonts w:ascii="Cambria Math" w:hAnsi="Cambria Math" w:cs="Times New Roman"/>
                      <w:sz w:val="17"/>
                      <w:szCs w:val="17"/>
                    </w:rPr>
                  </m:ctrlPr>
                </m:sub>
              </m:sSub>
              <m:r>
                <m:rPr>
                  <m:sty m:val="p"/>
                </m:rPr>
                <w:rPr>
                  <w:rFonts w:ascii="Cambria Math" w:hAnsi="Cambria Math" w:cs="Times New Roman"/>
                  <w:sz w:val="17"/>
                  <w:szCs w:val="17"/>
                </w:rPr>
                <m:t>=</m:t>
              </m:r>
              <m:r>
                <m:rPr/>
                <w:rPr>
                  <w:rFonts w:ascii="Cambria Math" w:hAnsi="Cambria Math" w:cs="Times New Roman"/>
                  <w:sz w:val="17"/>
                  <w:szCs w:val="17"/>
                </w:rPr>
                <m:t>PR</m:t>
              </m:r>
              <m:r>
                <m:rPr/>
                <w:rPr>
                  <w:rFonts w:hint="default" w:ascii="Cambria Math" w:hAnsi="Cambria Math" w:cs="Times New Roman"/>
                  <w:sz w:val="17"/>
                  <w:szCs w:val="17"/>
                  <w:lang w:val="en-US" w:eastAsia="zh-CN"/>
                </w:rPr>
                <m:t>I</m:t>
              </m:r>
              <m:r>
                <m:rPr/>
                <w:rPr>
                  <w:rFonts w:ascii="Cambria Math" w:hAnsi="Cambria Math" w:cs="Times New Roman"/>
                  <w:sz w:val="17"/>
                  <w:szCs w:val="17"/>
                </w:rPr>
                <m:t>N</m:t>
              </m:r>
            </m:oMath>
            <w:r>
              <w:rPr>
                <w:rFonts w:ascii="Times New Roman" w:hAnsi="Times New Roman" w:cs="Times New Roman"/>
                <w:sz w:val="17"/>
                <w:szCs w:val="17"/>
              </w:rPr>
              <w:t xml:space="preserve"> then set  </w:t>
            </w:r>
            <m:oMath>
              <m:sSub>
                <m:sSubPr>
                  <m:ctrlPr>
                    <w:rPr>
                      <w:sz w:val="17"/>
                      <w:szCs w:val="17"/>
                    </w:rPr>
                  </m:ctrlPr>
                </m:sSubPr>
                <m:e>
                  <m:r>
                    <m:rPr/>
                    <w:rPr>
                      <w:rFonts w:ascii="Cambria Math" w:hAnsi="Cambria Math"/>
                      <w:sz w:val="17"/>
                      <w:szCs w:val="17"/>
                    </w:rPr>
                    <m:t>χ</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f>
                <m:fPr>
                  <m:ctrlPr>
                    <w:rPr>
                      <w:rFonts w:ascii="Cambria Math" w:hAnsi="Cambria Math"/>
                      <w:sz w:val="17"/>
                      <w:szCs w:val="17"/>
                    </w:rPr>
                  </m:ctrlPr>
                </m:fPr>
                <m:num>
                  <m:r>
                    <m:rPr>
                      <m:sty m:val="p"/>
                    </m:rPr>
                    <w:rPr>
                      <w:rFonts w:ascii="Cambria Math" w:hAnsi="Cambria Math"/>
                      <w:sz w:val="17"/>
                      <w:szCs w:val="17"/>
                    </w:rPr>
                    <m:t>2</m:t>
                  </m:r>
                  <m:sSub>
                    <m:sSubPr>
                      <m:ctrlPr>
                        <w:rPr>
                          <w:sz w:val="17"/>
                          <w:szCs w:val="17"/>
                        </w:rPr>
                      </m:ctrlPr>
                    </m:sSubPr>
                    <m:e>
                      <m:r>
                        <m:rPr/>
                        <w:rPr>
                          <w:rFonts w:ascii="Cambria Math" w:hAnsi="Cambria Math"/>
                          <w:sz w:val="17"/>
                          <w:szCs w:val="17"/>
                        </w:rPr>
                        <m:t>v</m:t>
                      </m:r>
                      <m:ctrlPr>
                        <w:rPr>
                          <w:sz w:val="17"/>
                          <w:szCs w:val="17"/>
                        </w:rPr>
                      </m:ctrlPr>
                    </m:e>
                    <m:sub>
                      <m:r>
                        <m:rPr/>
                        <w:rPr>
                          <w:rFonts w:ascii="Cambria Math" w:hAnsi="Cambria Math"/>
                          <w:sz w:val="17"/>
                          <w:szCs w:val="17"/>
                        </w:rPr>
                        <m:t>B</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v</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num>
                <m:den>
                  <m:sSub>
                    <m:sSubPr>
                      <m:ctrlPr>
                        <w:rPr>
                          <w:sz w:val="17"/>
                          <w:szCs w:val="17"/>
                        </w:rPr>
                      </m:ctrlPr>
                    </m:sSubPr>
                    <m:e>
                      <m:r>
                        <m:rPr/>
                        <w:rPr>
                          <w:rFonts w:ascii="Cambria Math" w:hAnsi="Cambria Math"/>
                          <w:sz w:val="17"/>
                          <w:szCs w:val="17"/>
                        </w:rPr>
                        <m:t>v</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den>
              </m:f>
            </m:oMath>
            <w:r>
              <w:rPr>
                <w:rFonts w:hint="eastAsia"/>
                <w:sz w:val="17"/>
                <w:szCs w:val="17"/>
                <w:lang w:eastAsia="zh-CN"/>
              </w:rPr>
              <w:t>，</w:t>
            </w:r>
            <m:oMath>
              <m:sSub>
                <m:sSubPr>
                  <m:ctrlPr>
                    <w:rPr>
                      <w:sz w:val="17"/>
                      <w:szCs w:val="17"/>
                    </w:rPr>
                  </m:ctrlPr>
                </m:sSubPr>
                <m:e>
                  <m:r>
                    <m:rPr/>
                    <w:rPr>
                      <w:rFonts w:ascii="Cambria Math" w:hAnsi="Cambria Math"/>
                      <w:sz w:val="17"/>
                      <w:szCs w:val="17"/>
                    </w:rPr>
                    <m:t>γ</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r>
                <m:rPr>
                  <m:sty m:val="p"/>
                </m:rPr>
                <w:rPr>
                  <w:rFonts w:ascii="Cambria Math" w:hAnsi="Cambria Math"/>
                  <w:sz w:val="17"/>
                  <w:szCs w:val="17"/>
                </w:rPr>
                <m:t>=</m:t>
              </m:r>
              <m:f>
                <m:fPr>
                  <m:ctrlPr>
                    <w:rPr>
                      <w:rFonts w:ascii="Cambria Math" w:hAnsi="Cambria Math"/>
                      <w:sz w:val="17"/>
                      <w:szCs w:val="17"/>
                    </w:rPr>
                  </m:ctrlPr>
                </m:fPr>
                <m:num>
                  <m:r>
                    <m:rPr>
                      <m:sty m:val="p"/>
                    </m:rPr>
                    <w:rPr>
                      <w:rFonts w:ascii="Cambria Math" w:hAnsi="Cambria Math"/>
                      <w:sz w:val="17"/>
                      <w:szCs w:val="17"/>
                    </w:rPr>
                    <m:t>3</m:t>
                  </m:r>
                  <m:f>
                    <m:fPr>
                      <m:ctrlPr>
                        <w:rPr>
                          <w:rFonts w:ascii="Cambria Math" w:hAnsi="Cambria Math"/>
                          <w:sz w:val="17"/>
                          <w:szCs w:val="17"/>
                        </w:rPr>
                      </m:ctrlPr>
                    </m:fPr>
                    <m:num>
                      <m:r>
                        <m:rPr>
                          <m:sty m:val="p"/>
                        </m:rPr>
                        <w:rPr>
                          <w:rFonts w:ascii="Cambria Math" w:hAnsi="Cambria Math"/>
                          <w:sz w:val="17"/>
                          <w:szCs w:val="17"/>
                        </w:rPr>
                        <m:t>1</m:t>
                      </m:r>
                      <m:ctrlPr>
                        <w:rPr>
                          <w:rFonts w:ascii="Cambria Math" w:hAnsi="Cambria Math"/>
                          <w:sz w:val="17"/>
                          <w:szCs w:val="17"/>
                        </w:rPr>
                      </m:ctrlPr>
                    </m:num>
                    <m:den>
                      <m:r>
                        <m:rPr/>
                        <w:rPr>
                          <w:rFonts w:ascii="Cambria Math" w:hAnsi="Cambria Math"/>
                          <w:sz w:val="17"/>
                          <w:szCs w:val="17"/>
                        </w:rPr>
                        <m:t>J</m:t>
                      </m:r>
                      <m:ctrlPr>
                        <w:rPr>
                          <w:rFonts w:ascii="Cambria Math" w:hAnsi="Cambria Math"/>
                          <w:sz w:val="17"/>
                          <w:szCs w:val="17"/>
                        </w:rPr>
                      </m:ctrlPr>
                    </m:den>
                  </m:f>
                  <m:sSubSup>
                    <m:sSubSupPr>
                      <m:ctrlPr>
                        <w:rPr>
                          <w:sz w:val="17"/>
                          <w:szCs w:val="17"/>
                        </w:rPr>
                      </m:ctrlPr>
                    </m:sSubSupPr>
                    <m:e>
                      <m:r>
                        <m:rPr>
                          <m:sty m:val="p"/>
                        </m:rPr>
                        <w:rPr>
                          <w:rFonts w:ascii="Cambria Math" w:hAnsi="Cambria Math"/>
                          <w:sz w:val="17"/>
                          <w:szCs w:val="17"/>
                        </w:rPr>
                        <m:t>∑</m:t>
                      </m:r>
                      <m:ctrlPr>
                        <w:rPr>
                          <w:sz w:val="17"/>
                          <w:szCs w:val="17"/>
                        </w:rPr>
                      </m:ctrlPr>
                    </m:e>
                    <m:sub>
                      <m:r>
                        <m:rPr/>
                        <w:rPr>
                          <w:rFonts w:ascii="Cambria Math" w:hAnsi="Cambria Math"/>
                          <w:sz w:val="17"/>
                          <w:szCs w:val="17"/>
                        </w:rPr>
                        <m:t>j</m:t>
                      </m:r>
                      <m:r>
                        <m:rPr>
                          <m:sty m:val="p"/>
                        </m:rPr>
                        <w:rPr>
                          <w:rFonts w:ascii="Cambria Math" w:hAnsi="Cambria Math"/>
                          <w:sz w:val="17"/>
                          <w:szCs w:val="17"/>
                        </w:rPr>
                        <m:t>=1</m:t>
                      </m:r>
                      <m:ctrlPr>
                        <w:rPr>
                          <w:sz w:val="17"/>
                          <w:szCs w:val="17"/>
                        </w:rPr>
                      </m:ctrlPr>
                    </m:sub>
                    <m:sup>
                      <m:r>
                        <m:rPr>
                          <m:sty m:val="p"/>
                        </m:rPr>
                        <w:rPr>
                          <w:rFonts w:hint="default" w:ascii="Cambria Math" w:hAnsi="Cambria Math"/>
                          <w:sz w:val="17"/>
                          <w:szCs w:val="17"/>
                          <w:lang w:val="en-US" w:eastAsia="zh-CN"/>
                        </w:rPr>
                        <m:t>J</m:t>
                      </m:r>
                      <m:ctrlPr>
                        <w:rPr>
                          <w:sz w:val="17"/>
                          <w:szCs w:val="17"/>
                        </w:rPr>
                      </m:ctrlPr>
                    </m:sup>
                  </m:sSubSup>
                  <m:r>
                    <m:rPr>
                      <m:sty m:val="p"/>
                    </m:rPr>
                    <w:rPr>
                      <w:rFonts w:ascii="Cambria Math" w:hAnsi="Cambria Math"/>
                      <w:sz w:val="17"/>
                      <w:szCs w:val="17"/>
                    </w:rPr>
                    <m:t> </m:t>
                  </m:r>
                  <m:sSub>
                    <m:sSubPr>
                      <m:ctrlPr>
                        <w:rPr>
                          <w:sz w:val="17"/>
                          <w:szCs w:val="17"/>
                        </w:rPr>
                      </m:ctrlPr>
                    </m:sSubPr>
                    <m:e>
                      <m:r>
                        <m:rPr/>
                        <w:rPr>
                          <w:rFonts w:ascii="Cambria Math" w:hAnsi="Cambria Math"/>
                          <w:sz w:val="17"/>
                          <w:szCs w:val="17"/>
                        </w:rPr>
                        <m:t>t</m:t>
                      </m:r>
                      <m:ctrlPr>
                        <w:rPr>
                          <w:sz w:val="17"/>
                          <w:szCs w:val="17"/>
                        </w:rPr>
                      </m:ctrlPr>
                    </m:e>
                    <m:sub>
                      <m:r>
                        <m:rPr>
                          <m:sty m:val="p"/>
                        </m:rPr>
                        <w:rPr>
                          <w:rFonts w:hint="eastAsia" w:ascii="Cambria Math" w:hAnsi="Cambria Math"/>
                          <w:sz w:val="17"/>
                          <w:szCs w:val="17"/>
                          <w:lang w:val="en-US" w:eastAsia="zh-CN"/>
                        </w:rPr>
                        <m:t>j</m:t>
                      </m:r>
                      <m:ctrlPr>
                        <w:rPr>
                          <w:sz w:val="17"/>
                          <w:szCs w:val="17"/>
                        </w:rPr>
                      </m:ctrlPr>
                    </m:sub>
                  </m:sSub>
                  <m:r>
                    <m:rPr>
                      <m:sty m:val="p"/>
                    </m:rPr>
                    <w:rPr>
                      <w:rFonts w:ascii="Cambria Math" w:hAnsi="Cambria Math"/>
                      <w:sz w:val="17"/>
                      <w:szCs w:val="17"/>
                    </w:rPr>
                    <m:t>−</m:t>
                  </m:r>
                  <m:d>
                    <m:dPr>
                      <m:ctrlPr>
                        <w:rPr>
                          <w:rFonts w:ascii="Cambria Math" w:hAnsi="Cambria Math"/>
                          <w:sz w:val="17"/>
                          <w:szCs w:val="17"/>
                        </w:rPr>
                      </m:ctrlPr>
                    </m:dPr>
                    <m:e>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A</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B</m:t>
                          </m:r>
                          <m:ctrlPr>
                            <w:rPr>
                              <w:sz w:val="17"/>
                              <w:szCs w:val="17"/>
                            </w:rPr>
                          </m:ctrlPr>
                        </m:sub>
                      </m:sSub>
                      <m:ctrlPr>
                        <w:rPr>
                          <w:rFonts w:ascii="Cambria Math" w:hAnsi="Cambria Math"/>
                          <w:sz w:val="17"/>
                          <w:szCs w:val="17"/>
                        </w:rPr>
                      </m:ctrlPr>
                    </m:e>
                  </m:d>
                  <m:ctrlPr>
                    <w:rPr>
                      <w:rFonts w:ascii="Cambria Math" w:hAnsi="Cambria Math"/>
                      <w:sz w:val="17"/>
                      <w:szCs w:val="17"/>
                    </w:rPr>
                  </m:ctrlPr>
                </m:num>
                <m:den>
                  <m:sSub>
                    <m:sSubPr>
                      <m:ctrlPr>
                        <w:rPr>
                          <w:sz w:val="17"/>
                          <w:szCs w:val="17"/>
                        </w:rPr>
                      </m:ctrlPr>
                    </m:sSubPr>
                    <m:e>
                      <m:r>
                        <m:rPr/>
                        <w:rPr>
                          <w:rFonts w:ascii="Cambria Math" w:hAnsi="Cambria Math"/>
                          <w:sz w:val="17"/>
                          <w:szCs w:val="17"/>
                        </w:rPr>
                        <m:t>t</m:t>
                      </m:r>
                      <m:ctrlPr>
                        <w:rPr>
                          <w:sz w:val="17"/>
                          <w:szCs w:val="17"/>
                        </w:rPr>
                      </m:ctrlPr>
                    </m:e>
                    <m:sub>
                      <m:r>
                        <m:rPr/>
                        <w:rPr>
                          <w:rFonts w:ascii="Cambria Math" w:hAnsi="Cambria Math"/>
                          <w:sz w:val="17"/>
                          <w:szCs w:val="17"/>
                        </w:rPr>
                        <m:t>A</m:t>
                      </m:r>
                      <m:ctrlPr>
                        <w:rPr>
                          <w:sz w:val="17"/>
                          <w:szCs w:val="17"/>
                        </w:rPr>
                      </m:ctrlPr>
                    </m:sub>
                  </m:sSub>
                  <m:ctrlPr>
                    <w:rPr>
                      <w:rFonts w:ascii="Cambria Math" w:hAnsi="Cambria Math"/>
                      <w:sz w:val="17"/>
                      <w:szCs w:val="17"/>
                    </w:rPr>
                  </m:ctrlPr>
                </m:den>
              </m:f>
            </m:oMath>
            <w:r>
              <w:rPr>
                <w:rFonts w:hint="eastAsia" w:hAnsi="Cambria Math"/>
                <w:i w:val="0"/>
                <w:sz w:val="17"/>
                <w:szCs w:val="17"/>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hAnsi="Cambria Math"/>
                <w:i w:val="0"/>
                <w:sz w:val="17"/>
                <w:szCs w:val="17"/>
                <w:lang w:val="en-US" w:eastAsia="zh-CN"/>
              </w:rPr>
            </w:pPr>
            <w:r>
              <w:rPr>
                <w:rFonts w:hint="eastAsia" w:ascii="Times New Roman" w:hAnsi="Times New Roman" w:cs="Times New Roman"/>
                <w:color w:val="000000" w:themeColor="text1"/>
                <w:sz w:val="17"/>
                <w:szCs w:val="17"/>
                <w:lang w:val="en-US" w:eastAsia="zh-CN"/>
                <w14:textFill>
                  <w14:solidFill>
                    <w14:schemeClr w14:val="tx1"/>
                  </w14:solidFill>
                </w14:textFill>
              </w:rPr>
              <w:t xml:space="preserve">   e</w:t>
            </w:r>
            <w:r>
              <w:rPr>
                <w:rFonts w:ascii="Times New Roman" w:hAnsi="Times New Roman" w:cs="Times New Roman"/>
                <w:color w:val="000000" w:themeColor="text1"/>
                <w:sz w:val="17"/>
                <w:szCs w:val="17"/>
                <w14:textFill>
                  <w14:solidFill>
                    <w14:schemeClr w14:val="tx1"/>
                  </w14:solidFill>
                </w14:textFill>
              </w:rPr>
              <w:t>nd 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hint="eastAsia" w:ascii="Times New Roman" w:hAnsi="Times New Roman" w:cs="Times New Roman"/>
                <w:color w:val="000000" w:themeColor="text1"/>
                <w:sz w:val="17"/>
                <w:szCs w:val="17"/>
                <w:lang w:val="en-US" w:eastAsia="zh-CN"/>
                <w14:textFill>
                  <w14:solidFill>
                    <w14:schemeClr w14:val="tx1"/>
                  </w14:solidFill>
                </w14:textFill>
              </w:rPr>
            </w:pPr>
            <w:r>
              <w:rPr>
                <w:rFonts w:ascii="Times New Roman" w:hAnsi="Times New Roman" w:cs="Times New Roman"/>
                <w:color w:val="000000" w:themeColor="text1"/>
                <w:sz w:val="17"/>
                <w:szCs w:val="17"/>
                <w14:textFill>
                  <w14:solidFill>
                    <w14:schemeClr w14:val="tx1"/>
                  </w14:solidFill>
                </w14:textFill>
              </w:rPr>
              <w:t>Let</w:t>
            </w:r>
            <w:r>
              <w:rPr>
                <w:rFonts w:hint="eastAsia" w:ascii="Times New Roman" w:hAnsi="Times New Roman" w:cs="Times New Roman"/>
                <w:color w:val="000000" w:themeColor="text1"/>
                <w:sz w:val="17"/>
                <w:szCs w:val="17"/>
                <w:lang w:val="en-US" w:eastAsia="zh-CN"/>
                <w14:textFill>
                  <w14:solidFill>
                    <w14:schemeClr w14:val="tx1"/>
                  </w14:solidFill>
                </w14:textFill>
              </w:rPr>
              <w:t xml:space="preserve">   </w:t>
            </w:r>
            <m:oMath>
              <m:sSub>
                <m:sSubPr>
                  <m:ctrlPr>
                    <w:rPr>
                      <w:sz w:val="17"/>
                      <w:szCs w:val="17"/>
                    </w:rPr>
                  </m:ctrlPr>
                </m:sSubPr>
                <m:e>
                  <m:r>
                    <m:rPr/>
                    <w:rPr>
                      <w:rFonts w:ascii="Cambria Math" w:hAnsi="Cambria Math"/>
                      <w:sz w:val="17"/>
                      <w:szCs w:val="17"/>
                    </w:rPr>
                    <m:t>v</m:t>
                  </m:r>
                  <m:ctrlPr>
                    <w:rPr>
                      <w:sz w:val="17"/>
                      <w:szCs w:val="17"/>
                    </w:rPr>
                  </m:ctrlPr>
                </m:e>
                <m:sub>
                  <m:r>
                    <m:rPr>
                      <m:nor/>
                      <m:sty m:val="p"/>
                    </m:rPr>
                    <w:rPr>
                      <w:rFonts w:ascii="Cambria Math" w:hAnsi="Cambria Math"/>
                      <w:b w:val="0"/>
                      <w:i w:val="0"/>
                      <w:sz w:val="17"/>
                      <w:szCs w:val="17"/>
                    </w:rPr>
                    <m:t>decoy </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χ</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sSub>
                <m:sSubPr>
                  <m:ctrlPr>
                    <w:rPr>
                      <w:sz w:val="17"/>
                      <w:szCs w:val="17"/>
                    </w:rPr>
                  </m:ctrlPr>
                </m:sSubPr>
                <m:e>
                  <m:r>
                    <m:rPr/>
                    <w:rPr>
                      <w:rFonts w:ascii="Cambria Math" w:hAnsi="Cambria Math"/>
                      <w:sz w:val="17"/>
                      <w:szCs w:val="17"/>
                    </w:rPr>
                    <m:t>v</m:t>
                  </m:r>
                  <m:ctrlPr>
                    <w:rPr>
                      <w:sz w:val="17"/>
                      <w:szCs w:val="17"/>
                    </w:rPr>
                  </m:ctrlPr>
                </m:e>
                <m:sub>
                  <m:r>
                    <m:rPr>
                      <m:nor/>
                      <m:sty m:val="p"/>
                    </m:rPr>
                    <w:rPr>
                      <w:rFonts w:ascii="Cambria Math" w:hAnsi="Cambria Math"/>
                      <w:b w:val="0"/>
                      <w:i w:val="0"/>
                      <w:sz w:val="17"/>
                      <w:szCs w:val="17"/>
                    </w:rPr>
                    <m:t>goal </m:t>
                  </m:r>
                  <m:ctrlPr>
                    <w:rPr>
                      <w:sz w:val="17"/>
                      <w:szCs w:val="17"/>
                    </w:rPr>
                  </m:ctrlPr>
                </m:sub>
              </m:sSub>
              <m:r>
                <m:rPr>
                  <m:sty m:val="p"/>
                </m:rPr>
                <w:rPr>
                  <w:rFonts w:ascii="Cambria Math" w:hAnsi="Cambria Math"/>
                  <w:sz w:val="17"/>
                  <w:szCs w:val="17"/>
                </w:rPr>
                <m:t>,</m:t>
              </m:r>
              <m:box>
                <m:boxPr>
                  <m:ctrlPr>
                    <w:rPr>
                      <w:sz w:val="17"/>
                      <w:szCs w:val="17"/>
                    </w:rPr>
                  </m:ctrlPr>
                </m:boxPr>
                <m:e>
                  <m:r>
                    <m:rPr>
                      <m:sty m:val="p"/>
                    </m:rPr>
                    <w:rPr>
                      <w:rFonts w:ascii="Cambria Math" w:hAnsi="Cambria Math"/>
                      <w:sz w:val="17"/>
                      <w:szCs w:val="17"/>
                    </w:rPr>
                    <m:t xml:space="preserve"> </m:t>
                  </m:r>
                  <m:ctrlPr>
                    <w:rPr>
                      <w:sz w:val="17"/>
                      <w:szCs w:val="17"/>
                    </w:rPr>
                  </m:ctrlPr>
                </m:e>
              </m:box>
              <m:sSub>
                <m:sSubPr>
                  <m:ctrlPr>
                    <w:rPr>
                      <w:sz w:val="17"/>
                      <w:szCs w:val="17"/>
                    </w:rPr>
                  </m:ctrlPr>
                </m:sSubPr>
                <m:e>
                  <m:r>
                    <m:rPr/>
                    <w:rPr>
                      <w:rFonts w:ascii="Cambria Math" w:hAnsi="Cambria Math"/>
                      <w:sz w:val="17"/>
                      <w:szCs w:val="17"/>
                    </w:rPr>
                    <m:t>t</m:t>
                  </m:r>
                  <m:ctrlPr>
                    <w:rPr>
                      <w:sz w:val="17"/>
                      <w:szCs w:val="17"/>
                    </w:rPr>
                  </m:ctrlPr>
                </m:e>
                <m:sub>
                  <m:r>
                    <m:rPr>
                      <m:nor/>
                      <m:sty m:val="p"/>
                    </m:rPr>
                    <w:rPr>
                      <w:rFonts w:ascii="Cambria Math" w:hAnsi="Cambria Math"/>
                      <w:b w:val="0"/>
                      <w:i w:val="0"/>
                      <w:sz w:val="17"/>
                      <w:szCs w:val="17"/>
                    </w:rPr>
                    <m:t>decoy </m:t>
                  </m:r>
                  <m:ctrlPr>
                    <w:rPr>
                      <w:sz w:val="17"/>
                      <w:szCs w:val="17"/>
                    </w:rPr>
                  </m:ctrlPr>
                </m:sub>
              </m:sSub>
              <m:r>
                <m:rPr>
                  <m:sty m:val="p"/>
                </m:rPr>
                <w:rPr>
                  <w:rFonts w:ascii="Cambria Math" w:hAnsi="Cambria Math"/>
                  <w:sz w:val="17"/>
                  <w:szCs w:val="17"/>
                </w:rPr>
                <m:t>=</m:t>
              </m:r>
              <m:sSub>
                <m:sSubPr>
                  <m:ctrlPr>
                    <w:rPr>
                      <w:sz w:val="17"/>
                      <w:szCs w:val="17"/>
                    </w:rPr>
                  </m:ctrlPr>
                </m:sSubPr>
                <m:e>
                  <m:r>
                    <m:rPr/>
                    <w:rPr>
                      <w:rFonts w:ascii="Cambria Math" w:hAnsi="Cambria Math"/>
                      <w:sz w:val="17"/>
                      <w:szCs w:val="17"/>
                    </w:rPr>
                    <m:t>γ</m:t>
                  </m:r>
                  <m:ctrlPr>
                    <w:rPr>
                      <w:sz w:val="17"/>
                      <w:szCs w:val="17"/>
                    </w:rPr>
                  </m:ctrlPr>
                </m:e>
                <m:sub>
                  <m:r>
                    <m:rPr/>
                    <w:rPr>
                      <w:rFonts w:ascii="Cambria Math" w:hAnsi="Cambria Math"/>
                      <w:sz w:val="17"/>
                      <w:szCs w:val="17"/>
                    </w:rPr>
                    <m:t>t</m:t>
                  </m:r>
                  <m:r>
                    <m:rPr>
                      <m:sty m:val="p"/>
                    </m:rPr>
                    <w:rPr>
                      <w:rFonts w:ascii="Cambria Math" w:hAnsi="Cambria Math"/>
                      <w:sz w:val="17"/>
                      <w:szCs w:val="17"/>
                    </w:rPr>
                    <m:t>+1</m:t>
                  </m:r>
                  <m:ctrlPr>
                    <w:rPr>
                      <w:sz w:val="17"/>
                      <w:szCs w:val="17"/>
                    </w:rPr>
                  </m:ctrlPr>
                </m:sub>
              </m:sSub>
              <m:sSub>
                <m:sSubPr>
                  <m:ctrlPr>
                    <w:rPr>
                      <w:sz w:val="17"/>
                      <w:szCs w:val="17"/>
                    </w:rPr>
                  </m:ctrlPr>
                </m:sSubPr>
                <m:e>
                  <m:r>
                    <m:rPr/>
                    <w:rPr>
                      <w:rFonts w:ascii="Cambria Math" w:hAnsi="Cambria Math"/>
                      <w:sz w:val="17"/>
                      <w:szCs w:val="17"/>
                    </w:rPr>
                    <m:t>t</m:t>
                  </m:r>
                  <m:ctrlPr>
                    <w:rPr>
                      <w:sz w:val="17"/>
                      <w:szCs w:val="17"/>
                    </w:rPr>
                  </m:ctrlPr>
                </m:e>
                <m:sub>
                  <m:r>
                    <m:rPr>
                      <m:nor/>
                      <m:sty m:val="p"/>
                    </m:rPr>
                    <w:rPr>
                      <w:rFonts w:ascii="Cambria Math" w:hAnsi="Cambria Math"/>
                      <w:b w:val="0"/>
                      <w:i w:val="0"/>
                      <w:sz w:val="17"/>
                      <w:szCs w:val="17"/>
                    </w:rPr>
                    <m:t>goal </m:t>
                  </m:r>
                  <m:ctrlPr>
                    <w:rPr>
                      <w:sz w:val="17"/>
                      <w:szCs w:val="17"/>
                    </w:rPr>
                  </m:ctrlPr>
                </m:sub>
              </m:sSub>
            </m:oMath>
            <w:r>
              <w:rPr>
                <w:rFonts w:hint="eastAsia"/>
                <w:i w:val="0"/>
                <w:sz w:val="17"/>
                <w:szCs w:val="17"/>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ascii="Times New Roman" w:hAnsi="Times New Roman" w:cs="Times New Roman"/>
                <w:color w:val="000000" w:themeColor="text1"/>
                <w:sz w:val="17"/>
                <w:szCs w:val="17"/>
                <w14:textFill>
                  <w14:solidFill>
                    <w14:schemeClr w14:val="tx1"/>
                  </w14:solidFill>
                </w14:textFill>
              </w:rPr>
            </w:pPr>
            <w:r>
              <w:rPr>
                <w:rFonts w:ascii="Times New Roman" w:hAnsi="Times New Roman" w:cs="Times New Roman"/>
                <w:sz w:val="17"/>
                <w:szCs w:val="17"/>
              </w:rPr>
              <w:t xml:space="preserve">add task </w:t>
            </w:r>
            <m:oMath>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decoy </m:t>
                  </m:r>
                  <m:ctrlPr>
                    <w:rPr>
                      <w:rFonts w:ascii="Cambria Math" w:hAnsi="Cambria Math"/>
                      <w:sz w:val="17"/>
                      <w:szCs w:val="17"/>
                    </w:rPr>
                  </m:ctrlPr>
                </m:sub>
              </m:sSub>
            </m:oMath>
            <w:r>
              <w:rPr>
                <w:rFonts w:ascii="Times New Roman" w:hAnsi="Times New Roman" w:cs="Times New Roman"/>
                <w:sz w:val="17"/>
                <w:szCs w:val="17"/>
              </w:rPr>
              <w:t xml:space="preserve"> to </w:t>
            </w:r>
            <m:oMath>
              <m:sSubSup>
                <m:sSubSupPr>
                  <m:ctrlPr>
                    <w:rPr>
                      <w:rFonts w:ascii="Cambria Math" w:hAnsi="Cambria Math"/>
                      <w:sz w:val="17"/>
                      <w:szCs w:val="17"/>
                    </w:rPr>
                  </m:ctrlPr>
                </m:sSubSupPr>
                <m:e>
                  <m:r>
                    <m:rPr>
                      <m:sty m:val="p"/>
                    </m:rPr>
                    <w:rPr>
                      <w:rFonts w:ascii="Cambria Math" w:hAnsi="Cambria Math"/>
                      <w:sz w:val="17"/>
                      <w:szCs w:val="17"/>
                    </w:rPr>
                    <m:t>Γ</m:t>
                  </m:r>
                  <m:ctrlPr>
                    <w:rPr>
                      <w:rFonts w:ascii="Cambria Math" w:hAnsi="Cambria Math"/>
                      <w:sz w:val="17"/>
                      <w:szCs w:val="17"/>
                    </w:rPr>
                  </m:ctrlPr>
                </m:e>
                <m:sub>
                  <m:r>
                    <m:rPr>
                      <m:nor/>
                      <m:sty m:val="p"/>
                    </m:rPr>
                    <w:rPr>
                      <w:rFonts w:ascii="Cambria Math" w:hAnsi="Cambria Math"/>
                      <w:b w:val="0"/>
                      <w:i w:val="0"/>
                      <w:sz w:val="17"/>
                      <w:szCs w:val="17"/>
                    </w:rPr>
                    <m:t>type </m:t>
                  </m:r>
                  <m:ctrlPr>
                    <w:rPr>
                      <w:rFonts w:ascii="Cambria Math" w:hAnsi="Cambria Math"/>
                      <w:sz w:val="17"/>
                      <w:szCs w:val="17"/>
                    </w:rPr>
                  </m:ctrlPr>
                </m:sub>
                <m:sup>
                  <m:r>
                    <m:rPr/>
                    <w:rPr>
                      <w:rFonts w:ascii="Cambria Math" w:hAnsi="Cambria Math"/>
                      <w:sz w:val="17"/>
                      <w:szCs w:val="17"/>
                    </w:rPr>
                    <m:t>t</m:t>
                  </m:r>
                  <m:r>
                    <m:rPr>
                      <m:sty m:val="p"/>
                    </m:rPr>
                    <w:rPr>
                      <w:rFonts w:ascii="Cambria Math" w:hAnsi="Cambria Math"/>
                      <w:sz w:val="17"/>
                      <w:szCs w:val="17"/>
                    </w:rPr>
                    <m:t>+1</m:t>
                  </m:r>
                  <m:ctrlPr>
                    <w:rPr>
                      <w:rFonts w:ascii="Cambria Math" w:hAnsi="Cambria Math"/>
                      <w:sz w:val="17"/>
                      <w:szCs w:val="17"/>
                    </w:rPr>
                  </m:ctrlPr>
                </m:sup>
              </m:sSubSup>
            </m:oMath>
            <w:r>
              <w:rPr>
                <w:rFonts w:hint="eastAsia" w:hAnsi="Cambria Math"/>
                <w:i w:val="0"/>
                <w:sz w:val="17"/>
                <w:szCs w:val="17"/>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pPr>
              <w:numPr>
                <w:ilvl w:val="0"/>
                <w:numId w:val="17"/>
              </w:numPr>
              <w:spacing w:line="240" w:lineRule="auto"/>
              <w:jc w:val="left"/>
              <w:rPr>
                <w:rFonts w:ascii="Times New Roman" w:hAnsi="Times New Roman" w:cs="Times New Roman"/>
                <w:sz w:val="17"/>
                <w:szCs w:val="17"/>
              </w:rPr>
            </w:pPr>
            <w:r>
              <w:rPr>
                <w:rFonts w:ascii="Times New Roman" w:hAnsi="Times New Roman" w:cs="Times New Roman"/>
                <w:color w:val="000000" w:themeColor="text1"/>
                <w:sz w:val="17"/>
                <w:szCs w:val="17"/>
                <w14:textFill>
                  <w14:solidFill>
                    <w14:schemeClr w14:val="tx1"/>
                  </w14:solidFill>
                </w14:textFill>
              </w:rPr>
              <w:t>Output：</w:t>
            </w:r>
            <m:oMath>
              <m:sSubSup>
                <m:sSubSupPr>
                  <m:ctrlPr>
                    <w:rPr>
                      <w:rFonts w:ascii="Cambria Math" w:hAnsi="Cambria Math"/>
                      <w:sz w:val="17"/>
                      <w:szCs w:val="17"/>
                    </w:rPr>
                  </m:ctrlPr>
                </m:sSubSupPr>
                <m:e>
                  <m:r>
                    <m:rPr>
                      <m:sty m:val="p"/>
                    </m:rPr>
                    <w:rPr>
                      <w:rFonts w:ascii="Cambria Math" w:hAnsi="Cambria Math"/>
                      <w:sz w:val="17"/>
                      <w:szCs w:val="17"/>
                    </w:rPr>
                    <m:t>Γ</m:t>
                  </m:r>
                  <m:ctrlPr>
                    <w:rPr>
                      <w:rFonts w:ascii="Cambria Math" w:hAnsi="Cambria Math"/>
                      <w:sz w:val="17"/>
                      <w:szCs w:val="17"/>
                    </w:rPr>
                  </m:ctrlPr>
                </m:e>
                <m:sub>
                  <m:r>
                    <m:rPr>
                      <m:nor/>
                      <m:sty m:val="p"/>
                    </m:rPr>
                    <w:rPr>
                      <w:rFonts w:ascii="Cambria Math" w:hAnsi="Cambria Math"/>
                      <w:b w:val="0"/>
                      <w:i w:val="0"/>
                      <w:sz w:val="17"/>
                      <w:szCs w:val="17"/>
                    </w:rPr>
                    <m:t>type </m:t>
                  </m:r>
                  <m:ctrlPr>
                    <w:rPr>
                      <w:rFonts w:ascii="Cambria Math" w:hAnsi="Cambria Math"/>
                      <w:sz w:val="17"/>
                      <w:szCs w:val="17"/>
                    </w:rPr>
                  </m:ctrlPr>
                </m:sub>
                <m:sup>
                  <m:r>
                    <m:rPr/>
                    <w:rPr>
                      <w:rFonts w:ascii="Cambria Math" w:hAnsi="Cambria Math"/>
                      <w:sz w:val="17"/>
                      <w:szCs w:val="17"/>
                    </w:rPr>
                    <m:t>t</m:t>
                  </m:r>
                  <m:r>
                    <m:rPr>
                      <m:sty m:val="p"/>
                    </m:rPr>
                    <w:rPr>
                      <w:rFonts w:ascii="Cambria Math" w:hAnsi="Cambria Math"/>
                      <w:sz w:val="17"/>
                      <w:szCs w:val="17"/>
                    </w:rPr>
                    <m:t>+1</m:t>
                  </m:r>
                  <m:ctrlPr>
                    <w:rPr>
                      <w:rFonts w:ascii="Cambria Math" w:hAnsi="Cambria Math"/>
                      <w:sz w:val="17"/>
                      <w:szCs w:val="17"/>
                    </w:rPr>
                  </m:ctrlPr>
                </m:sup>
              </m:sSubSup>
              <m:r>
                <m:rPr>
                  <m:sty m:val="p"/>
                </m:rPr>
                <w:rPr>
                  <w:rFonts w:ascii="Cambria Math" w:hAnsi="Cambria Math"/>
                  <w:sz w:val="17"/>
                  <w:szCs w:val="17"/>
                </w:rPr>
                <m:t>=</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goal </m:t>
                      </m:r>
                      <m:ctrlPr>
                        <w:rPr>
                          <w:rFonts w:ascii="Cambria Math" w:hAnsi="Cambria Math"/>
                          <w:sz w:val="17"/>
                          <w:szCs w:val="17"/>
                        </w:rPr>
                      </m:ctrlPr>
                    </m:sub>
                  </m:sSub>
                  <m:r>
                    <m:rPr>
                      <m:sty m:val="p"/>
                    </m:rPr>
                    <w:rPr>
                      <w:rFonts w:ascii="Cambria Math" w:hAnsi="Cambria Math"/>
                      <w:sz w:val="17"/>
                      <w:szCs w:val="17"/>
                    </w:rPr>
                    <m:t>,</m:t>
                  </m:r>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compete </m:t>
                      </m:r>
                      <m:ctrlPr>
                        <w:rPr>
                          <w:rFonts w:ascii="Cambria Math" w:hAnsi="Cambria Math"/>
                          <w:sz w:val="17"/>
                          <w:szCs w:val="17"/>
                        </w:rPr>
                      </m:ctrlPr>
                    </m:sub>
                  </m:sSub>
                  <m:r>
                    <m:rPr>
                      <m:sty m:val="p"/>
                    </m:rPr>
                    <w:rPr>
                      <w:rFonts w:ascii="Cambria Math" w:hAnsi="Cambria Math"/>
                      <w:sz w:val="17"/>
                      <w:szCs w:val="17"/>
                    </w:rPr>
                    <m:t>,</m:t>
                  </m:r>
                  <m:sSub>
                    <m:sSubPr>
                      <m:ctrlPr>
                        <w:rPr>
                          <w:rFonts w:ascii="Cambria Math" w:hAnsi="Cambria Math"/>
                          <w:sz w:val="17"/>
                          <w:szCs w:val="17"/>
                        </w:rPr>
                      </m:ctrlPr>
                    </m:sSubPr>
                    <m:e>
                      <m:r>
                        <m:rPr/>
                        <w:rPr>
                          <w:rFonts w:ascii="Cambria Math" w:hAnsi="Cambria Math"/>
                          <w:sz w:val="17"/>
                          <w:szCs w:val="17"/>
                        </w:rPr>
                        <m:t>τ</m:t>
                      </m:r>
                      <m:ctrlPr>
                        <w:rPr>
                          <w:rFonts w:ascii="Cambria Math" w:hAnsi="Cambria Math"/>
                          <w:sz w:val="17"/>
                          <w:szCs w:val="17"/>
                        </w:rPr>
                      </m:ctrlPr>
                    </m:e>
                    <m:sub>
                      <m:r>
                        <m:rPr>
                          <m:nor/>
                          <m:sty m:val="p"/>
                        </m:rPr>
                        <w:rPr>
                          <w:rFonts w:ascii="Cambria Math" w:hAnsi="Cambria Math"/>
                          <w:b w:val="0"/>
                          <w:i w:val="0"/>
                          <w:sz w:val="17"/>
                          <w:szCs w:val="17"/>
                        </w:rPr>
                        <m:t>decoy </m:t>
                      </m:r>
                      <m:ctrlPr>
                        <w:rPr>
                          <w:rFonts w:ascii="Cambria Math" w:hAnsi="Cambria Math"/>
                          <w:sz w:val="17"/>
                          <w:szCs w:val="17"/>
                        </w:rPr>
                      </m:ctrlPr>
                    </m:sub>
                  </m:sSub>
                  <m:ctrlPr>
                    <w:rPr>
                      <w:rFonts w:ascii="Cambria Math" w:hAnsi="Cambria Math"/>
                      <w:sz w:val="17"/>
                      <w:szCs w:val="17"/>
                    </w:rPr>
                  </m:ctrlPr>
                </m:e>
              </m:d>
            </m:oMath>
          </w:p>
        </w:tc>
      </w:tr>
    </w:tbl>
    <w:p>
      <w:pPr>
        <w:spacing w:line="240" w:lineRule="auto"/>
        <w:ind w:firstLine="360" w:firstLineChars="200"/>
        <w:jc w:val="left"/>
        <w:rPr>
          <w:rFonts w:hint="eastAsia"/>
          <w:sz w:val="18"/>
          <w:szCs w:val="18"/>
          <w:lang w:eastAsia="zh-CN"/>
        </w:rPr>
      </w:pPr>
      <w:r>
        <w:rPr>
          <w:rFonts w:hint="eastAsia"/>
          <w:sz w:val="18"/>
          <w:szCs w:val="18"/>
          <w:lang w:eastAsia="zh-CN"/>
        </w:rPr>
        <w:t>在算法4-2中，首先根据雾节点本轮出价情况评估其偏好系数， 然后根据偏好系数将雾节点分为三组（1-9行）。若落选任务集中有任务，</w:t>
      </w:r>
      <w:commentRangeStart w:id="25"/>
      <w:r>
        <w:rPr>
          <w:rFonts w:hint="eastAsia"/>
          <w:sz w:val="18"/>
          <w:szCs w:val="18"/>
          <w:lang w:eastAsia="zh-CN"/>
        </w:rPr>
        <w:t>首先将落选任务经过算法3-1进行分类</w:t>
      </w:r>
      <w:commentRangeEnd w:id="25"/>
      <w:r>
        <w:commentReference w:id="25"/>
      </w:r>
      <w:r>
        <w:rPr>
          <w:rFonts w:hint="eastAsia"/>
          <w:sz w:val="18"/>
          <w:szCs w:val="18"/>
          <w:lang w:eastAsia="zh-CN"/>
        </w:rPr>
        <w:t>，再根据不同组雾节点特性重新设计诱饵任务属性（12-16行），接着将诱饵任务加入任务集中对三组雾节点推送任务（17-19行）。</w:t>
      </w:r>
    </w:p>
    <w:p>
      <w:pPr>
        <w:spacing w:line="240" w:lineRule="auto"/>
        <w:ind w:firstLine="0" w:firstLineChars="0"/>
        <w:jc w:val="left"/>
        <w:rPr>
          <w:rFonts w:hint="eastAsia"/>
          <w:sz w:val="18"/>
          <w:szCs w:val="18"/>
          <w:lang w:eastAsia="zh-CN"/>
        </w:rPr>
      </w:pPr>
    </w:p>
    <w:p>
      <w:pPr>
        <w:spacing w:line="240" w:lineRule="auto"/>
        <w:jc w:val="left"/>
        <w:rPr>
          <w:rFonts w:hint="eastAsia" w:ascii="宋体" w:hAnsi="宋体" w:eastAsia="宋体" w:cs="宋体"/>
          <w:b/>
          <w:bCs/>
          <w:sz w:val="23"/>
          <w:szCs w:val="23"/>
          <w:lang w:eastAsia="zh-CN"/>
        </w:rPr>
      </w:pPr>
      <w:r>
        <w:rPr>
          <w:rFonts w:hint="eastAsia" w:ascii="宋体" w:hAnsi="宋体" w:eastAsia="宋体" w:cs="宋体"/>
          <w:b/>
          <w:bCs/>
          <w:sz w:val="23"/>
          <w:szCs w:val="23"/>
          <w:lang w:val="en-US" w:eastAsia="zh-CN"/>
        </w:rPr>
        <w:t>3.4</w:t>
      </w:r>
      <w:r>
        <w:rPr>
          <w:rFonts w:hint="eastAsia" w:ascii="宋体" w:hAnsi="宋体" w:eastAsia="宋体" w:cs="宋体"/>
          <w:b/>
          <w:bCs/>
          <w:sz w:val="23"/>
          <w:szCs w:val="23"/>
          <w:lang w:eastAsia="zh-CN"/>
        </w:rPr>
        <w:t>效用及机制评估</w:t>
      </w:r>
    </w:p>
    <w:p>
      <w:pPr>
        <w:spacing w:line="240" w:lineRule="auto"/>
        <w:ind w:firstLine="360" w:firstLineChars="200"/>
        <w:jc w:val="left"/>
        <w:rPr>
          <w:sz w:val="18"/>
          <w:szCs w:val="18"/>
          <w:lang w:eastAsia="zh-CN"/>
        </w:rPr>
      </w:pPr>
      <w:r>
        <w:rPr>
          <w:rFonts w:hint="eastAsia"/>
          <w:sz w:val="18"/>
          <w:szCs w:val="18"/>
          <w:lang w:val="en-US" w:eastAsia="zh-CN"/>
        </w:rPr>
        <w:t>本</w:t>
      </w:r>
      <w:r>
        <w:rPr>
          <w:rFonts w:hint="eastAsia"/>
          <w:sz w:val="18"/>
          <w:szCs w:val="18"/>
          <w:lang w:eastAsia="zh-CN"/>
        </w:rPr>
        <w:t>节将在理论上</w:t>
      </w:r>
      <w:r>
        <w:rPr>
          <w:rFonts w:hint="eastAsia"/>
          <w:sz w:val="18"/>
          <w:szCs w:val="18"/>
          <w:lang w:val="en-US" w:eastAsia="zh-CN"/>
        </w:rPr>
        <w:t>从</w:t>
      </w:r>
      <w:r>
        <w:rPr>
          <w:rFonts w:hint="eastAsia"/>
          <w:sz w:val="18"/>
          <w:szCs w:val="18"/>
          <w:lang w:eastAsia="zh-CN"/>
        </w:rPr>
        <w:t>效用和机制两个方面对本文的机制进行整体评估。</w:t>
      </w:r>
      <w:r>
        <w:rPr>
          <w:rFonts w:hint="eastAsia"/>
          <w:color w:val="0000FF"/>
          <w:sz w:val="18"/>
          <w:szCs w:val="18"/>
          <w:lang w:eastAsia="zh-CN"/>
        </w:rPr>
        <w:t>PRM机制是在DIM机制的基础上进一步设计</w:t>
      </w:r>
      <w:r>
        <w:rPr>
          <w:rFonts w:hint="eastAsia"/>
          <w:sz w:val="18"/>
          <w:szCs w:val="18"/>
          <w:lang w:eastAsia="zh-CN"/>
        </w:rPr>
        <w:t>，</w:t>
      </w:r>
      <w:r>
        <w:rPr>
          <w:rFonts w:hint="eastAsia"/>
          <w:sz w:val="18"/>
          <w:szCs w:val="18"/>
          <w:lang w:val="en-US" w:eastAsia="zh-CN"/>
        </w:rPr>
        <w:t>3.4</w:t>
      </w:r>
      <w:r>
        <w:rPr>
          <w:rFonts w:hint="eastAsia"/>
          <w:sz w:val="18"/>
          <w:szCs w:val="18"/>
          <w:lang w:eastAsia="zh-CN"/>
        </w:rPr>
        <w:t>.1小节</w:t>
      </w:r>
      <w:r>
        <w:rPr>
          <w:rFonts w:hint="eastAsia"/>
          <w:sz w:val="18"/>
          <w:szCs w:val="18"/>
          <w:lang w:val="en-US" w:eastAsia="zh-CN"/>
        </w:rPr>
        <w:t>从</w:t>
      </w:r>
      <w:r>
        <w:rPr>
          <w:rFonts w:hint="eastAsia"/>
          <w:sz w:val="18"/>
          <w:szCs w:val="18"/>
          <w:lang w:eastAsia="zh-CN"/>
        </w:rPr>
        <w:t>任务成交价、卸载任务数以及</w:t>
      </w:r>
      <w:ins w:id="300" w:author="俞成琴" w:date="2022-04-14T14:28:12Z">
        <w:r>
          <w:rPr>
            <w:rFonts w:hint="eastAsia"/>
            <w:sz w:val="18"/>
            <w:szCs w:val="18"/>
            <w:lang w:eastAsia="zh-CN"/>
          </w:rPr>
          <w:t>用户终端</w:t>
        </w:r>
      </w:ins>
      <w:r>
        <w:rPr>
          <w:rFonts w:hint="eastAsia"/>
          <w:sz w:val="18"/>
          <w:szCs w:val="18"/>
          <w:lang w:eastAsia="zh-CN"/>
        </w:rPr>
        <w:t xml:space="preserve">设备总效用上将PRM机制与DIM机制进行比较。 </w:t>
      </w:r>
      <w:r>
        <w:rPr>
          <w:rFonts w:hint="eastAsia"/>
          <w:sz w:val="18"/>
          <w:szCs w:val="18"/>
          <w:lang w:val="en-US" w:eastAsia="zh-CN"/>
        </w:rPr>
        <w:t>3.4</w:t>
      </w:r>
      <w:r>
        <w:rPr>
          <w:rFonts w:hint="eastAsia"/>
          <w:sz w:val="18"/>
          <w:szCs w:val="18"/>
          <w:lang w:eastAsia="zh-CN"/>
        </w:rPr>
        <w:t>.2小节对PRM机制进行性能上的评估。</w:t>
      </w:r>
    </w:p>
    <w:p>
      <w:pPr>
        <w:spacing w:line="240" w:lineRule="auto"/>
        <w:rPr>
          <w:b/>
          <w:bCs/>
          <w:sz w:val="18"/>
          <w:szCs w:val="18"/>
          <w:lang w:eastAsia="zh-CN"/>
        </w:rPr>
      </w:pPr>
      <w:r>
        <w:rPr>
          <w:rFonts w:hint="eastAsia"/>
          <w:b/>
          <w:bCs/>
          <w:sz w:val="18"/>
          <w:szCs w:val="18"/>
          <w:lang w:val="en-US" w:eastAsia="zh-CN"/>
        </w:rPr>
        <w:t>3.4</w:t>
      </w:r>
      <w:r>
        <w:rPr>
          <w:b/>
          <w:bCs/>
          <w:sz w:val="18"/>
          <w:szCs w:val="18"/>
          <w:lang w:eastAsia="zh-CN"/>
        </w:rPr>
        <w:t>.1</w:t>
      </w:r>
      <w:r>
        <w:rPr>
          <w:rFonts w:hint="eastAsia"/>
          <w:b/>
          <w:bCs/>
          <w:sz w:val="18"/>
          <w:szCs w:val="18"/>
          <w:lang w:eastAsia="zh-CN"/>
        </w:rPr>
        <w:t>效用分析</w:t>
      </w:r>
    </w:p>
    <w:p>
      <w:pPr>
        <w:spacing w:line="240" w:lineRule="auto"/>
        <w:ind w:firstLine="360" w:firstLineChars="200"/>
        <w:jc w:val="left"/>
        <w:rPr>
          <w:sz w:val="18"/>
          <w:szCs w:val="18"/>
          <w:lang w:eastAsia="zh-CN"/>
        </w:rPr>
      </w:pPr>
      <w:r>
        <w:rPr>
          <w:rFonts w:hint="eastAsia"/>
          <w:sz w:val="18"/>
          <w:szCs w:val="18"/>
          <w:lang w:eastAsia="zh-CN"/>
        </w:rPr>
        <w:t>本节对本文的机制进行了效用方面的比较，首先通过引理4-1在理论上证明</w:t>
      </w:r>
      <w:r>
        <w:rPr>
          <w:rFonts w:hint="eastAsia"/>
          <w:color w:val="0000FF"/>
          <w:sz w:val="18"/>
          <w:szCs w:val="18"/>
          <w:lang w:eastAsia="zh-CN"/>
        </w:rPr>
        <w:t>在本文的机制下，任务的成交价会有所降低</w:t>
      </w:r>
      <w:r>
        <w:rPr>
          <w:rFonts w:hint="eastAsia"/>
          <w:sz w:val="18"/>
          <w:szCs w:val="18"/>
          <w:lang w:eastAsia="zh-CN"/>
        </w:rPr>
        <w:t>。然后通过引理4-2证明</w:t>
      </w:r>
      <w:r>
        <w:rPr>
          <w:rFonts w:hint="eastAsia"/>
          <w:color w:val="0000FF"/>
          <w:sz w:val="18"/>
          <w:szCs w:val="18"/>
          <w:lang w:eastAsia="zh-CN"/>
        </w:rPr>
        <w:t>在PRM的任务推送机制</w:t>
      </w:r>
      <w:r>
        <w:rPr>
          <w:rFonts w:hint="eastAsia"/>
          <w:sz w:val="18"/>
          <w:szCs w:val="18"/>
          <w:lang w:eastAsia="zh-CN"/>
        </w:rPr>
        <w:t>下，</w:t>
      </w:r>
      <w:r>
        <w:rPr>
          <w:rFonts w:hint="eastAsia"/>
          <w:color w:val="0000FF"/>
          <w:sz w:val="18"/>
          <w:szCs w:val="18"/>
          <w:lang w:eastAsia="zh-CN"/>
        </w:rPr>
        <w:t>任务卸载成功的数量会得到提升</w:t>
      </w:r>
      <w:r>
        <w:rPr>
          <w:rFonts w:hint="eastAsia"/>
          <w:sz w:val="18"/>
          <w:szCs w:val="18"/>
          <w:lang w:eastAsia="zh-CN"/>
        </w:rPr>
        <w:t>。最后通过引理4-3证明本文的机制</w:t>
      </w:r>
      <w:r>
        <w:rPr>
          <w:rFonts w:hint="eastAsia"/>
          <w:color w:val="0000FF"/>
          <w:sz w:val="18"/>
          <w:szCs w:val="18"/>
          <w:lang w:eastAsia="zh-CN"/>
        </w:rPr>
        <w:t>提高了</w:t>
      </w:r>
      <w:ins w:id="301" w:author="俞成琴" w:date="2022-04-14T14:28:14Z">
        <w:r>
          <w:rPr>
            <w:rFonts w:hint="eastAsia"/>
            <w:color w:val="0000FF"/>
            <w:sz w:val="18"/>
            <w:szCs w:val="18"/>
            <w:lang w:eastAsia="zh-CN"/>
          </w:rPr>
          <w:t>用户终端</w:t>
        </w:r>
      </w:ins>
      <w:r>
        <w:rPr>
          <w:rFonts w:hint="eastAsia"/>
          <w:color w:val="0000FF"/>
          <w:sz w:val="18"/>
          <w:szCs w:val="18"/>
          <w:lang w:eastAsia="zh-CN"/>
        </w:rPr>
        <w:t>设备的总效用</w:t>
      </w:r>
      <w:r>
        <w:rPr>
          <w:rFonts w:hint="eastAsia"/>
          <w:sz w:val="18"/>
          <w:szCs w:val="18"/>
          <w:lang w:eastAsia="zh-CN"/>
        </w:rPr>
        <w:t>。</w:t>
      </w:r>
    </w:p>
    <w:p>
      <w:pPr>
        <w:spacing w:line="240" w:lineRule="auto"/>
        <w:ind w:firstLine="360" w:firstLineChars="200"/>
        <w:jc w:val="left"/>
        <w:rPr>
          <w:rFonts w:hint="eastAsia"/>
          <w:sz w:val="18"/>
          <w:szCs w:val="18"/>
          <w:lang w:eastAsia="zh-CN"/>
        </w:rPr>
      </w:pPr>
      <w:ins w:id="302" w:author="俞成琴" w:date="2022-04-14T14:28:15Z">
        <w:r>
          <w:rPr>
            <w:rFonts w:hint="eastAsia"/>
            <w:sz w:val="18"/>
            <w:szCs w:val="18"/>
            <w:lang w:eastAsia="zh-CN"/>
          </w:rPr>
          <w:t>用户终端</w:t>
        </w:r>
      </w:ins>
      <w:r>
        <w:rPr>
          <w:rFonts w:hint="eastAsia"/>
          <w:sz w:val="18"/>
          <w:szCs w:val="18"/>
          <w:lang w:eastAsia="zh-CN"/>
        </w:rPr>
        <w:t>设备总效用</w:t>
      </w:r>
      <m:oMath>
        <m:r>
          <m:rPr/>
          <m:t>U</m:t>
        </m:r>
      </m:oMath>
      <w:r>
        <w:rPr>
          <w:rFonts w:hint="eastAsia"/>
          <w:sz w:val="18"/>
          <w:szCs w:val="18"/>
          <w:lang w:eastAsia="zh-CN"/>
        </w:rPr>
        <w:t>为所有卸载任务本地执行任务的成本减去卸载到雾节点上所需支付的报酬，如公式（</w:t>
      </w:r>
      <w:r>
        <w:rPr>
          <w:rFonts w:hint="eastAsia"/>
          <w:sz w:val="18"/>
          <w:szCs w:val="18"/>
          <w:lang w:val="en-US" w:eastAsia="zh-CN"/>
        </w:rPr>
        <w:t>26</w:t>
      </w:r>
      <w:r>
        <w:rPr>
          <w:rFonts w:hint="eastAsia"/>
          <w:sz w:val="18"/>
          <w:szCs w:val="18"/>
          <w:lang w:eastAsia="zh-CN"/>
        </w:rPr>
        <w:t>）所示：</w:t>
      </w:r>
    </w:p>
    <w:p>
      <w:pPr>
        <w:spacing w:line="240" w:lineRule="auto"/>
        <w:ind w:firstLine="380" w:firstLineChars="200"/>
        <w:jc w:val="left"/>
        <w:rPr>
          <w:rFonts w:hint="default" w:eastAsiaTheme="minorEastAsia"/>
          <w:sz w:val="18"/>
          <w:szCs w:val="18"/>
          <w:lang w:val="en-US" w:eastAsia="zh-CN"/>
        </w:rPr>
      </w:pPr>
      <m:oMathPara>
        <m:oMathParaPr>
          <m:jc m:val="right"/>
        </m:oMathParaPr>
        <m:oMath>
          <m:r>
            <m:rPr/>
            <m:t>U</m:t>
          </m:r>
          <m:r>
            <m:rPr>
              <m:sty m:val="p"/>
            </m:rPr>
            <m:t>=</m:t>
          </m:r>
          <m:sSubSup>
            <m:sSubSupPr/>
            <m:e>
              <m:r>
                <m:rPr>
                  <m:sty m:val="p"/>
                </m:rPr>
                <m:t>∑</m:t>
              </m:r>
            </m:e>
            <m:sub>
              <m:r>
                <m:rPr/>
                <m:t>i</m:t>
              </m:r>
              <m:r>
                <m:rPr>
                  <m:sty m:val="p"/>
                </m:rPr>
                <m:t>=1</m:t>
              </m:r>
            </m:sub>
            <m:sup>
              <m:r>
                <m:rPr/>
                <m:t>I</m:t>
              </m:r>
            </m:sup>
          </m:sSubSup>
          <m:r>
            <m:rPr>
              <m:sty m:val="p"/>
            </m:rPr>
            <m:t> </m:t>
          </m:r>
          <m:sSubSup>
            <m:sSubSupPr/>
            <m:e>
              <m:r>
                <m:rPr>
                  <m:sty m:val="p"/>
                </m:rPr>
                <m:t>∑</m:t>
              </m:r>
            </m:e>
            <m:sub>
              <m:r>
                <m:rPr/>
                <m:t>j</m:t>
              </m:r>
              <m:r>
                <m:rPr>
                  <m:sty m:val="p"/>
                </m:rPr>
                <m:t>=1</m:t>
              </m:r>
            </m:sub>
            <m:sup>
              <m:r>
                <m:rPr/>
                <m:t>J</m:t>
              </m:r>
            </m:sup>
          </m:sSubSup>
          <m:r>
            <m:rPr>
              <m:sty m:val="p"/>
            </m:rPr>
            <m:t> </m:t>
          </m:r>
          <m:sSub>
            <m:sSubPr/>
            <m:e>
              <m:r>
                <m:rPr/>
                <m:t>a</m:t>
              </m:r>
            </m:e>
            <m:sub>
              <m:r>
                <m:rPr/>
                <m:t>i</m:t>
              </m:r>
              <m:r>
                <m:rPr>
                  <m:sty m:val="p"/>
                </m:rPr>
                <m:t>,</m:t>
              </m:r>
              <m:r>
                <m:rPr/>
                <m:t>j</m:t>
              </m:r>
            </m:sub>
          </m:sSub>
          <m:d>
            <m:dPr>
              <m:ctrlPr>
                <w:rPr>
                  <w:rFonts w:ascii="Cambria Math" w:hAnsi="Cambria Math"/>
                </w:rPr>
              </m:ctrlPr>
            </m:dPr>
            <m:e>
              <m:sSub>
                <m:sSubPr/>
                <m:e>
                  <m:r>
                    <m:rPr/>
                    <m:t>C</m:t>
                  </m:r>
                </m:e>
                <m:sub>
                  <m:r>
                    <m:rPr/>
                    <m:t>j</m:t>
                  </m:r>
                </m:sub>
              </m:sSub>
              <m:d>
                <m:dPr>
                  <m:ctrlPr>
                    <w:rPr>
                      <w:rFonts w:ascii="Cambria Math" w:hAnsi="Cambria Math"/>
                    </w:rPr>
                  </m:ctrlPr>
                </m:dPr>
                <m:e>
                  <m:sSub>
                    <m:sSubPr/>
                    <m:e>
                      <m:r>
                        <m:rPr/>
                        <m:t>t</m:t>
                      </m:r>
                    </m:e>
                    <m:sub>
                      <m:r>
                        <m:rPr/>
                        <m:t>j</m:t>
                      </m:r>
                    </m:sub>
                  </m:sSub>
                  <m:r>
                    <m:rPr>
                      <m:sty m:val="p"/>
                    </m:rPr>
                    <m:t>,</m:t>
                  </m:r>
                  <m:sSub>
                    <m:sSubPr/>
                    <m:e>
                      <m:r>
                        <m:rPr/>
                        <m:t>f</m:t>
                      </m:r>
                    </m:e>
                    <m:sub>
                      <m:r>
                        <m:rPr/>
                        <m:t>j</m:t>
                      </m:r>
                    </m:sub>
                  </m:sSub>
                  <m:ctrlPr>
                    <w:rPr>
                      <w:rFonts w:ascii="Cambria Math" w:hAnsi="Cambria Math"/>
                    </w:rPr>
                  </m:ctrlPr>
                </m:e>
              </m:d>
              <m:r>
                <m:rPr>
                  <m:sty m:val="p"/>
                </m:rPr>
                <m:t>−</m:t>
              </m:r>
              <m:sSub>
                <m:sSubPr/>
                <m:e>
                  <m:r>
                    <m:rPr/>
                    <m:t>p</m:t>
                  </m:r>
                </m:e>
                <m:sub>
                  <m:r>
                    <m:rPr/>
                    <m:t>i</m:t>
                  </m:r>
                  <m:r>
                    <m:rPr>
                      <m:sty m:val="p"/>
                    </m:rPr>
                    <m:t>,</m:t>
                  </m:r>
                  <m:r>
                    <m:rPr/>
                    <m:t>j</m:t>
                  </m:r>
                </m:sub>
              </m:sSub>
              <m:ctrlPr>
                <w:rPr>
                  <w:rFonts w:ascii="Cambria Math" w:hAnsi="Cambria Math"/>
                </w:rPr>
              </m:ctrlPr>
            </m:e>
          </m:d>
          <m:r>
            <m:rPr>
              <m:sty m:val="p"/>
            </m:rPr>
            <w:rPr>
              <w:rFonts w:hint="default" w:ascii="Cambria Math" w:hAnsi="Cambria Math"/>
              <w:lang w:val="en-US" w:eastAsia="zh-CN"/>
            </w:rPr>
            <m:t xml:space="preserve">             </m:t>
          </m:r>
          <m:r>
            <m:rPr>
              <m:sty m:val="p"/>
            </m:rPr>
            <w:rPr>
              <w:rFonts w:hint="eastAsia" w:ascii="Cambria Math" w:hAnsi="Cambria Math"/>
              <w:lang w:val="en-US" w:eastAsia="zh-CN"/>
            </w:rPr>
            <m:t>（26）</m:t>
          </m:r>
        </m:oMath>
      </m:oMathPara>
    </w:p>
    <w:p>
      <w:pPr>
        <w:spacing w:line="240" w:lineRule="auto"/>
        <w:ind w:firstLine="360" w:firstLineChars="200"/>
        <w:jc w:val="left"/>
        <w:rPr>
          <w:sz w:val="18"/>
          <w:szCs w:val="18"/>
          <w:lang w:eastAsia="zh-CN"/>
        </w:rPr>
      </w:pPr>
      <w:r>
        <w:rPr>
          <w:rFonts w:hint="eastAsia"/>
          <w:sz w:val="18"/>
          <w:szCs w:val="18"/>
          <w:lang w:eastAsia="zh-CN"/>
        </w:rPr>
        <w:t>其中，</w:t>
      </w:r>
      <m:oMath>
        <m:sSub>
          <m:sSubPr/>
          <m:e>
            <m:r>
              <m:rPr/>
              <m:t>f</m:t>
            </m:r>
          </m:e>
          <m:sub>
            <m:r>
              <m:rPr/>
              <m:t>j</m:t>
            </m:r>
          </m:sub>
        </m:sSub>
      </m:oMath>
      <w:r>
        <w:rPr>
          <w:rFonts w:hint="eastAsia"/>
          <w:sz w:val="18"/>
          <w:szCs w:val="18"/>
          <w:lang w:eastAsia="zh-CN"/>
        </w:rPr>
        <w:t>表示任务</w:t>
      </w:r>
      <w:r>
        <w:rPr>
          <w:rFonts w:hint="eastAsia"/>
          <w:sz w:val="18"/>
          <w:szCs w:val="18"/>
          <w:lang w:val="en-US" w:eastAsia="zh-CN"/>
        </w:rPr>
        <w:t>j</w:t>
      </w:r>
      <w:r>
        <w:rPr>
          <w:rFonts w:hint="eastAsia"/>
          <w:sz w:val="18"/>
          <w:szCs w:val="18"/>
          <w:lang w:eastAsia="zh-CN"/>
        </w:rPr>
        <w:t>的时钟频率，</w:t>
      </w:r>
      <m:oMath>
        <m:sSub>
          <m:sSubPr/>
          <m:e>
            <m:r>
              <m:rPr/>
              <m:t>C</m:t>
            </m:r>
          </m:e>
          <m:sub>
            <m:r>
              <m:rPr/>
              <m:t>j</m:t>
            </m:r>
          </m:sub>
        </m:sSub>
        <m:d>
          <m:dPr>
            <m:ctrlPr>
              <w:rPr>
                <w:rFonts w:ascii="Cambria Math" w:hAnsi="Cambria Math"/>
              </w:rPr>
            </m:ctrlPr>
          </m:dPr>
          <m:e>
            <m:sSub>
              <m:sSubPr/>
              <m:e>
                <m:r>
                  <m:rPr/>
                  <m:t>t</m:t>
                </m:r>
              </m:e>
              <m:sub>
                <m:r>
                  <m:rPr/>
                  <m:t>j</m:t>
                </m:r>
              </m:sub>
            </m:sSub>
            <m:r>
              <m:rPr>
                <m:sty m:val="p"/>
              </m:rPr>
              <m:t>,</m:t>
            </m:r>
            <m:sSub>
              <m:sSubPr/>
              <m:e>
                <m:r>
                  <m:rPr/>
                  <m:t>f</m:t>
                </m:r>
              </m:e>
              <m:sub>
                <m:r>
                  <m:rPr/>
                  <m:t>j</m:t>
                </m:r>
              </m:sub>
            </m:sSub>
            <m:ctrlPr>
              <w:rPr>
                <w:rFonts w:ascii="Cambria Math" w:hAnsi="Cambria Math"/>
              </w:rPr>
            </m:ctrlPr>
          </m:e>
        </m:d>
      </m:oMath>
      <w:r>
        <w:rPr>
          <w:rFonts w:hint="eastAsia"/>
          <w:sz w:val="18"/>
          <w:szCs w:val="18"/>
          <w:lang w:eastAsia="zh-CN"/>
        </w:rPr>
        <w:t>表示任务在本地执行的成本 ，</w:t>
      </w:r>
      <m:oMath>
        <m:sSub>
          <m:sSubPr/>
          <m:e>
            <m:r>
              <m:rPr/>
              <m:t>p</m:t>
            </m:r>
          </m:e>
          <m:sub>
            <m:r>
              <m:rPr/>
              <m:t>i</m:t>
            </m:r>
            <m:r>
              <m:rPr>
                <m:sty m:val="p"/>
              </m:rPr>
              <m:t>,</m:t>
            </m:r>
            <m:r>
              <m:rPr/>
              <m:t>j</m:t>
            </m:r>
          </m:sub>
        </m:sSub>
      </m:oMath>
      <w:r>
        <w:rPr>
          <w:rFonts w:hint="eastAsia"/>
          <w:sz w:val="18"/>
          <w:szCs w:val="18"/>
          <w:lang w:eastAsia="zh-CN"/>
        </w:rPr>
        <w:t>为该轮第二低的出价</w:t>
      </w:r>
      <w:r>
        <w:rPr>
          <w:rFonts w:hint="eastAsia"/>
          <w:sz w:val="18"/>
          <w:szCs w:val="18"/>
          <w:lang w:val="en-US" w:eastAsia="zh-CN"/>
        </w:rPr>
        <w:t>即</w:t>
      </w:r>
      <w:r>
        <w:rPr>
          <w:rFonts w:hint="eastAsia"/>
          <w:sz w:val="18"/>
          <w:szCs w:val="18"/>
          <w:lang w:eastAsia="zh-CN"/>
        </w:rPr>
        <w:t>任务</w:t>
      </w:r>
      <w:r>
        <w:rPr>
          <w:rFonts w:hint="eastAsia"/>
          <w:sz w:val="18"/>
          <w:szCs w:val="18"/>
          <w:lang w:val="en-US" w:eastAsia="zh-CN"/>
        </w:rPr>
        <w:t>j</w:t>
      </w:r>
      <w:r>
        <w:rPr>
          <w:rFonts w:hint="eastAsia"/>
          <w:sz w:val="18"/>
          <w:szCs w:val="18"/>
          <w:lang w:eastAsia="zh-CN"/>
        </w:rPr>
        <w:t>最终需支付的报酬。</w:t>
      </w:r>
    </w:p>
    <w:p>
      <w:pPr>
        <w:spacing w:line="240" w:lineRule="auto"/>
        <w:ind w:firstLine="360" w:firstLineChars="200"/>
        <w:jc w:val="left"/>
        <w:rPr>
          <w:sz w:val="18"/>
          <w:szCs w:val="18"/>
          <w:lang w:eastAsia="zh-CN"/>
        </w:rPr>
      </w:pPr>
      <w:r>
        <w:rPr>
          <w:rFonts w:hint="eastAsia"/>
          <w:sz w:val="18"/>
          <w:szCs w:val="18"/>
          <w:lang w:eastAsia="zh-CN"/>
        </w:rPr>
        <w:t>在计算</w:t>
      </w:r>
      <w:ins w:id="303" w:author="俞成琴" w:date="2022-04-14T14:28:17Z">
        <w:r>
          <w:rPr>
            <w:rFonts w:hint="eastAsia"/>
            <w:sz w:val="18"/>
            <w:szCs w:val="18"/>
            <w:lang w:eastAsia="zh-CN"/>
          </w:rPr>
          <w:t>用户终端</w:t>
        </w:r>
      </w:ins>
      <w:r>
        <w:rPr>
          <w:rFonts w:hint="eastAsia"/>
          <w:sz w:val="18"/>
          <w:szCs w:val="18"/>
          <w:lang w:eastAsia="zh-CN"/>
        </w:rPr>
        <w:t>设备总效用之前，通过引理4-1来分析不同机制下</w:t>
      </w:r>
      <m:oMath>
        <m:sSub>
          <m:sSubPr/>
          <m:e>
            <m:r>
              <m:rPr/>
              <m:t>p</m:t>
            </m:r>
          </m:e>
          <m:sub>
            <m:r>
              <m:rPr/>
              <m:t>i</m:t>
            </m:r>
            <m:r>
              <m:rPr>
                <m:sty m:val="p"/>
              </m:rPr>
              <m:t>,</m:t>
            </m:r>
            <m:r>
              <m:rPr/>
              <m:t>j</m:t>
            </m:r>
          </m:sub>
        </m:sSub>
      </m:oMath>
      <w:r>
        <w:rPr>
          <w:rFonts w:hint="eastAsia"/>
          <w:sz w:val="18"/>
          <w:szCs w:val="18"/>
          <w:lang w:eastAsia="zh-CN"/>
        </w:rPr>
        <w:t>之间的大小关系。</w:t>
      </w:r>
    </w:p>
    <w:p>
      <w:pPr>
        <w:spacing w:line="240" w:lineRule="auto"/>
        <w:ind w:firstLine="360" w:firstLineChars="200"/>
        <w:jc w:val="left"/>
        <w:rPr>
          <w:sz w:val="18"/>
          <w:szCs w:val="18"/>
          <w:lang w:eastAsia="zh-CN"/>
        </w:rPr>
      </w:pPr>
      <w:r>
        <w:rPr>
          <w:rFonts w:hint="eastAsia"/>
          <w:sz w:val="18"/>
          <w:szCs w:val="18"/>
          <w:lang w:eastAsia="zh-CN"/>
        </w:rPr>
        <w:t>引理4-1：在</w:t>
      </w:r>
      <w:r>
        <w:rPr>
          <w:rFonts w:hint="eastAsia"/>
          <w:color w:val="0000FF"/>
          <w:sz w:val="18"/>
          <w:szCs w:val="18"/>
          <w:lang w:eastAsia="zh-CN"/>
        </w:rPr>
        <w:t>PRM选择机制下</w:t>
      </w:r>
      <w:r>
        <w:rPr>
          <w:rFonts w:hint="eastAsia"/>
          <w:sz w:val="18"/>
          <w:szCs w:val="18"/>
          <w:lang w:eastAsia="zh-CN"/>
        </w:rPr>
        <w:t>的任务</w:t>
      </w:r>
      <w:r>
        <w:rPr>
          <w:rFonts w:hint="eastAsia"/>
          <w:color w:val="0000FF"/>
          <w:sz w:val="18"/>
          <w:szCs w:val="18"/>
          <w:lang w:eastAsia="zh-CN"/>
        </w:rPr>
        <w:t>成交价低于</w:t>
      </w:r>
      <w:r>
        <w:rPr>
          <w:rFonts w:hint="eastAsia"/>
          <w:sz w:val="18"/>
          <w:szCs w:val="18"/>
          <w:lang w:eastAsia="zh-CN"/>
        </w:rPr>
        <w:t>在</w:t>
      </w:r>
      <w:r>
        <w:rPr>
          <w:rFonts w:hint="eastAsia"/>
          <w:color w:val="0000FF"/>
          <w:sz w:val="18"/>
          <w:szCs w:val="18"/>
          <w:lang w:eastAsia="zh-CN"/>
        </w:rPr>
        <w:t>没有考虑偏好逆转的机制DIM</w:t>
      </w:r>
      <w:r>
        <w:rPr>
          <w:rFonts w:hint="eastAsia"/>
          <w:sz w:val="18"/>
          <w:szCs w:val="18"/>
          <w:lang w:eastAsia="zh-CN"/>
        </w:rPr>
        <w:t>下的任务成交价。</w:t>
      </w:r>
    </w:p>
    <w:p>
      <w:pPr>
        <w:spacing w:line="240" w:lineRule="auto"/>
        <w:ind w:firstLine="360" w:firstLineChars="200"/>
        <w:jc w:val="left"/>
        <w:rPr>
          <w:sz w:val="18"/>
          <w:szCs w:val="18"/>
          <w:lang w:eastAsia="zh-CN"/>
        </w:rPr>
      </w:pPr>
      <w:r>
        <w:rPr>
          <w:rFonts w:hint="eastAsia"/>
          <w:sz w:val="18"/>
          <w:szCs w:val="18"/>
          <w:lang w:eastAsia="zh-CN"/>
        </w:rPr>
        <w:t>证明：在算法4-1的7至9行，任务的成交价为本轮雾节点第二低的出价，雾节点的出价由公式（</w:t>
      </w:r>
      <w:r>
        <w:rPr>
          <w:rFonts w:hint="eastAsia"/>
          <w:sz w:val="18"/>
          <w:szCs w:val="18"/>
          <w:lang w:val="en-US" w:eastAsia="zh-CN"/>
        </w:rPr>
        <w:t>21</w:t>
      </w:r>
      <w:r>
        <w:rPr>
          <w:rFonts w:hint="eastAsia"/>
          <w:sz w:val="18"/>
          <w:szCs w:val="18"/>
          <w:lang w:eastAsia="zh-CN"/>
        </w:rPr>
        <w:t>）给出。其中任务的时间成本以及雾节点的时钟频率是客观环境，在两个机制中均</w:t>
      </w:r>
      <w:r>
        <w:rPr>
          <w:rFonts w:hint="eastAsia"/>
          <w:sz w:val="18"/>
          <w:szCs w:val="18"/>
          <w:lang w:val="en-US" w:eastAsia="zh-CN"/>
        </w:rPr>
        <w:t>相同</w:t>
      </w:r>
      <w:r>
        <w:rPr>
          <w:rFonts w:hint="eastAsia"/>
          <w:sz w:val="18"/>
          <w:szCs w:val="18"/>
          <w:lang w:eastAsia="zh-CN"/>
        </w:rPr>
        <w:t>，所以这里讨论的出价只由雾节点对任务的偏好</w:t>
      </w:r>
      <w:r>
        <w:rPr>
          <w:rFonts w:hint="eastAsia"/>
          <w:sz w:val="18"/>
          <w:szCs w:val="18"/>
          <w:lang w:val="en-US" w:eastAsia="zh-CN"/>
        </w:rPr>
        <w:t>值</w:t>
      </w:r>
      <w:r>
        <w:rPr>
          <w:rFonts w:hint="eastAsia"/>
          <w:sz w:val="18"/>
          <w:szCs w:val="18"/>
          <w:lang w:eastAsia="zh-CN"/>
        </w:rPr>
        <w:t>决定。偏好</w:t>
      </w:r>
      <w:r>
        <w:rPr>
          <w:rFonts w:hint="eastAsia"/>
          <w:sz w:val="18"/>
          <w:szCs w:val="18"/>
          <w:lang w:val="en-US" w:eastAsia="zh-CN"/>
        </w:rPr>
        <w:t>值</w:t>
      </w:r>
      <w:r>
        <w:rPr>
          <w:rFonts w:hint="eastAsia"/>
          <w:sz w:val="18"/>
          <w:szCs w:val="18"/>
          <w:lang w:eastAsia="zh-CN"/>
        </w:rPr>
        <w:t>越高，则雾节点出价越低。</w:t>
      </w:r>
    </w:p>
    <w:p>
      <w:pPr>
        <w:spacing w:line="240" w:lineRule="auto"/>
        <w:ind w:firstLine="360" w:firstLineChars="200"/>
        <w:jc w:val="left"/>
        <w:rPr>
          <w:sz w:val="18"/>
          <w:szCs w:val="18"/>
          <w:lang w:eastAsia="zh-CN"/>
        </w:rPr>
      </w:pPr>
      <w:r>
        <w:rPr>
          <w:rFonts w:hint="eastAsia"/>
          <w:sz w:val="18"/>
          <w:szCs w:val="18"/>
          <w:lang w:eastAsia="zh-CN"/>
        </w:rPr>
        <w:t>（1）对于NPRN，加入的诱饵项使雾节点的偏好系数提高，从而提高对A类任务的偏好</w:t>
      </w:r>
      <w:r>
        <w:rPr>
          <w:rFonts w:hint="eastAsia"/>
          <w:sz w:val="18"/>
          <w:szCs w:val="18"/>
          <w:lang w:val="en-US" w:eastAsia="zh-CN"/>
        </w:rPr>
        <w:t>值</w:t>
      </w:r>
      <w:r>
        <w:rPr>
          <w:rFonts w:hint="eastAsia"/>
          <w:sz w:val="18"/>
          <w:szCs w:val="18"/>
          <w:lang w:eastAsia="zh-CN"/>
        </w:rPr>
        <w:t>，</w:t>
      </w:r>
      <w:r>
        <w:rPr>
          <w:rFonts w:hint="eastAsia"/>
          <w:sz w:val="18"/>
          <w:szCs w:val="18"/>
          <w:lang w:val="en-US" w:eastAsia="zh-CN"/>
        </w:rPr>
        <w:t>使</w:t>
      </w:r>
      <m:oMath>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&gt;</m:t>
        </m:r>
        <m:r>
          <m:rPr/>
          <w:rPr>
            <w:rFonts w:hint="eastAsia" w:ascii="Cambria Math" w:hAnsi="Cambria Math"/>
            <w:sz w:val="18"/>
            <w:szCs w:val="18"/>
            <w:lang w:val="en-US" w:eastAsia="zh-CN"/>
          </w:rPr>
          <m:t>0</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（2）对于PRN，加入的诱饵项使雾节点的偏好</w:t>
      </w:r>
      <w:r>
        <w:rPr>
          <w:rFonts w:hint="eastAsia"/>
          <w:sz w:val="18"/>
          <w:szCs w:val="18"/>
          <w:lang w:val="en-US" w:eastAsia="zh-CN"/>
        </w:rPr>
        <w:t>从成本偏好</w:t>
      </w:r>
      <w:r>
        <w:rPr>
          <w:rFonts w:hint="eastAsia"/>
          <w:sz w:val="18"/>
          <w:szCs w:val="18"/>
          <w:lang w:eastAsia="zh-CN"/>
        </w:rPr>
        <w:t>逆转为报酬偏好，从而提高对A类任务的偏好</w:t>
      </w:r>
      <w:r>
        <w:rPr>
          <w:rFonts w:hint="eastAsia"/>
          <w:sz w:val="18"/>
          <w:szCs w:val="18"/>
          <w:lang w:val="en-US" w:eastAsia="zh-CN"/>
        </w:rPr>
        <w:t>值</w:t>
      </w:r>
      <w:r>
        <w:rPr>
          <w:rFonts w:hint="eastAsia"/>
          <w:sz w:val="18"/>
          <w:szCs w:val="18"/>
          <w:lang w:eastAsia="zh-CN"/>
        </w:rPr>
        <w:t>，</w:t>
      </w:r>
      <w:r>
        <w:rPr>
          <w:rFonts w:hint="eastAsia"/>
          <w:sz w:val="18"/>
          <w:szCs w:val="18"/>
          <w:lang w:val="en-US" w:eastAsia="zh-CN"/>
        </w:rPr>
        <w:t>使</w:t>
      </w:r>
      <m:oMath>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&gt;</m:t>
        </m:r>
        <m:r>
          <m:rPr/>
          <w:rPr>
            <w:rFonts w:hint="eastAsia" w:ascii="Cambria Math" w:hAnsi="Cambria Math"/>
            <w:sz w:val="18"/>
            <w:szCs w:val="18"/>
            <w:lang w:val="en-US" w:eastAsia="zh-CN"/>
          </w:rPr>
          <m:t>0</m:t>
        </m:r>
      </m:oMath>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（3）对于PRIN，加入的诱饵项使雾节点偏好系数降低，从而提高对B类任务的偏好</w:t>
      </w:r>
      <w:r>
        <w:rPr>
          <w:rFonts w:hint="eastAsia"/>
          <w:sz w:val="18"/>
          <w:szCs w:val="18"/>
          <w:lang w:val="en-US" w:eastAsia="zh-CN"/>
        </w:rPr>
        <w:t>值</w:t>
      </w:r>
      <w:r>
        <w:rPr>
          <w:rFonts w:hint="eastAsia"/>
          <w:sz w:val="18"/>
          <w:szCs w:val="18"/>
          <w:lang w:eastAsia="zh-CN"/>
        </w:rPr>
        <w:t>，</w:t>
      </w:r>
      <w:r>
        <w:rPr>
          <w:rFonts w:hint="eastAsia"/>
          <w:sz w:val="18"/>
          <w:szCs w:val="18"/>
          <w:lang w:val="en-US" w:eastAsia="zh-CN"/>
        </w:rPr>
        <w:t>使</w:t>
      </w:r>
      <m:oMath>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i,B</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m:t>
        </m:r>
        <m:sSubSup>
          <m:sSubSupPr>
            <m:ctrlPr>
              <w:rPr>
                <w:rFonts w:ascii="Cambria Math" w:hAnsi="Cambria Math"/>
                <w:i/>
                <w:sz w:val="18"/>
                <w:szCs w:val="18"/>
              </w:rPr>
            </m:ctrlPr>
          </m:sSubSupPr>
          <m:e>
            <m:r>
              <m:rPr/>
              <w:rPr>
                <w:rFonts w:hint="default" w:ascii="Cambria Math" w:hAnsi="Cambria Math"/>
                <w:sz w:val="18"/>
                <w:szCs w:val="18"/>
                <w:lang w:val="en-US" w:eastAsia="zh-CN"/>
              </w:rPr>
              <m:t>W</m:t>
            </m:r>
            <m:ctrlPr>
              <w:rPr>
                <w:rFonts w:ascii="Cambria Math" w:hAnsi="Cambria Math"/>
                <w:i/>
                <w:sz w:val="18"/>
                <w:szCs w:val="18"/>
              </w:rPr>
            </m:ctrlPr>
          </m:e>
          <m:sub>
            <m:r>
              <m:rPr/>
              <w:rPr>
                <w:rFonts w:hint="default" w:ascii="Cambria Math" w:hAnsi="Cambria Math"/>
                <w:sz w:val="18"/>
                <w:szCs w:val="18"/>
                <w:lang w:val="en-US" w:eastAsia="zh-CN"/>
              </w:rPr>
              <m:t>i,A</m:t>
            </m:r>
            <m:ctrlPr>
              <w:rPr>
                <w:rFonts w:ascii="Cambria Math" w:hAnsi="Cambria Math"/>
                <w:i/>
                <w:sz w:val="18"/>
                <w:szCs w:val="18"/>
              </w:rPr>
            </m:ctrlPr>
          </m:sub>
          <m:sup>
            <m:r>
              <m:rPr/>
              <w:rPr>
                <w:rFonts w:hint="default" w:ascii="Cambria Math" w:hAnsi="Cambria Math"/>
                <w:sz w:val="18"/>
                <w:szCs w:val="18"/>
                <w:lang w:val="en-US" w:eastAsia="zh-CN"/>
              </w:rPr>
              <m:t>t</m:t>
            </m:r>
            <m:ctrlPr>
              <w:rPr>
                <w:rFonts w:ascii="Cambria Math" w:hAnsi="Cambria Math"/>
                <w:i/>
                <w:sz w:val="18"/>
                <w:szCs w:val="18"/>
              </w:rPr>
            </m:ctrlPr>
          </m:sup>
        </m:sSubSup>
        <m:r>
          <m:rPr/>
          <w:rPr>
            <w:rFonts w:hint="default" w:ascii="Cambria Math" w:hAnsi="Cambria Math"/>
            <w:sz w:val="18"/>
            <w:szCs w:val="18"/>
            <w:lang w:val="en-US" w:eastAsia="zh-CN"/>
          </w:rPr>
          <m:t>&gt;</m:t>
        </m:r>
        <m:r>
          <m:rPr/>
          <w:rPr>
            <w:rFonts w:hint="eastAsia" w:ascii="Cambria Math" w:hAnsi="Cambria Math"/>
            <w:sz w:val="18"/>
            <w:szCs w:val="18"/>
            <w:lang w:val="en-US" w:eastAsia="zh-CN"/>
          </w:rPr>
          <m:t>0</m:t>
        </m:r>
      </m:oMath>
    </w:p>
    <w:p>
      <w:pPr>
        <w:spacing w:line="240" w:lineRule="auto"/>
        <w:ind w:firstLine="360" w:firstLineChars="200"/>
        <w:jc w:val="left"/>
        <w:rPr>
          <w:sz w:val="18"/>
          <w:szCs w:val="18"/>
          <w:lang w:eastAsia="zh-CN"/>
        </w:rPr>
      </w:pPr>
      <w:r>
        <w:rPr>
          <w:rFonts w:hint="eastAsia"/>
          <w:sz w:val="18"/>
          <w:szCs w:val="18"/>
          <w:lang w:eastAsia="zh-CN"/>
        </w:rPr>
        <w:t>综上，PRM机制</w:t>
      </w:r>
      <w:r>
        <w:rPr>
          <w:rFonts w:hint="eastAsia"/>
          <w:color w:val="0000FF"/>
          <w:sz w:val="18"/>
          <w:szCs w:val="18"/>
          <w:lang w:eastAsia="zh-CN"/>
        </w:rPr>
        <w:t>整体降低了雾节点对任务的出价</w:t>
      </w:r>
      <w:r>
        <w:rPr>
          <w:rFonts w:hint="eastAsia"/>
          <w:sz w:val="18"/>
          <w:szCs w:val="18"/>
          <w:lang w:eastAsia="zh-CN"/>
        </w:rPr>
        <w:t>，因此，以第二低价确定的成交价也降低了。证毕。</w:t>
      </w:r>
    </w:p>
    <w:p>
      <w:pPr>
        <w:spacing w:line="240" w:lineRule="auto"/>
        <w:ind w:firstLine="360" w:firstLineChars="200"/>
        <w:jc w:val="left"/>
        <w:rPr>
          <w:sz w:val="18"/>
          <w:szCs w:val="18"/>
          <w:lang w:eastAsia="zh-CN"/>
        </w:rPr>
      </w:pPr>
      <w:r>
        <w:rPr>
          <w:rFonts w:hint="eastAsia"/>
          <w:sz w:val="18"/>
          <w:szCs w:val="18"/>
          <w:lang w:eastAsia="zh-CN"/>
        </w:rPr>
        <w:t>引理4-2：</w:t>
      </w:r>
      <w:r>
        <w:rPr>
          <w:rFonts w:hint="eastAsia"/>
          <w:color w:val="0000FF"/>
          <w:sz w:val="18"/>
          <w:szCs w:val="18"/>
          <w:lang w:eastAsia="zh-CN"/>
        </w:rPr>
        <w:t>PRM推送机制下，卸载任务数量大于没有推送的机制DIM</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证明：根据引理4-1可知，在PRM机制下，雾节点整体偏好</w:t>
      </w:r>
      <w:r>
        <w:rPr>
          <w:rFonts w:hint="eastAsia"/>
          <w:sz w:val="18"/>
          <w:szCs w:val="18"/>
          <w:lang w:val="en-US" w:eastAsia="zh-CN"/>
        </w:rPr>
        <w:t>值</w:t>
      </w:r>
      <w:r>
        <w:rPr>
          <w:rFonts w:hint="eastAsia"/>
          <w:sz w:val="18"/>
          <w:szCs w:val="18"/>
          <w:lang w:eastAsia="zh-CN"/>
        </w:rPr>
        <w:t>提高，而其</w:t>
      </w:r>
      <w:r>
        <w:rPr>
          <w:rFonts w:hint="eastAsia"/>
          <w:color w:val="0000FF"/>
          <w:sz w:val="18"/>
          <w:szCs w:val="18"/>
          <w:lang w:eastAsia="zh-CN"/>
        </w:rPr>
        <w:t>满意度阈值不变</w:t>
      </w:r>
      <w:r>
        <w:rPr>
          <w:rFonts w:hint="eastAsia"/>
          <w:sz w:val="18"/>
          <w:szCs w:val="18"/>
          <w:lang w:eastAsia="zh-CN"/>
        </w:rPr>
        <w:t>，则</w:t>
      </w:r>
      <w:r>
        <w:rPr>
          <w:rFonts w:hint="eastAsia"/>
          <w:sz w:val="18"/>
          <w:szCs w:val="18"/>
          <w:lang w:val="en-US" w:eastAsia="zh-CN"/>
        </w:rPr>
        <w:t>雾节点对任务的偏好</w:t>
      </w:r>
      <w:r>
        <w:rPr>
          <w:rFonts w:hint="eastAsia"/>
          <w:sz w:val="18"/>
          <w:szCs w:val="18"/>
          <w:lang w:eastAsia="zh-CN"/>
        </w:rPr>
        <w:t>达到阈值的</w:t>
      </w:r>
      <w:r>
        <w:rPr>
          <w:rFonts w:hint="eastAsia"/>
          <w:sz w:val="18"/>
          <w:szCs w:val="18"/>
          <w:lang w:val="en-US" w:eastAsia="zh-CN"/>
        </w:rPr>
        <w:t>数量</w:t>
      </w:r>
      <w:r>
        <w:rPr>
          <w:rFonts w:hint="eastAsia"/>
          <w:sz w:val="18"/>
          <w:szCs w:val="18"/>
          <w:lang w:eastAsia="zh-CN"/>
        </w:rPr>
        <w:t>变多，总体卸载任务的数量提高。</w:t>
      </w:r>
    </w:p>
    <w:p>
      <w:pPr>
        <w:spacing w:line="240" w:lineRule="auto"/>
        <w:ind w:firstLine="360" w:firstLineChars="200"/>
        <w:jc w:val="left"/>
        <w:rPr>
          <w:sz w:val="18"/>
          <w:szCs w:val="18"/>
          <w:lang w:eastAsia="zh-CN"/>
        </w:rPr>
      </w:pPr>
      <w:r>
        <w:rPr>
          <w:rFonts w:hint="eastAsia"/>
          <w:sz w:val="18"/>
          <w:szCs w:val="18"/>
          <w:lang w:eastAsia="zh-CN"/>
        </w:rPr>
        <w:t>引理4-3：PRM推送机制下，</w:t>
      </w:r>
      <w:ins w:id="304" w:author="俞成琴" w:date="2022-04-14T14:28:19Z">
        <w:r>
          <w:rPr>
            <w:rFonts w:hint="eastAsia"/>
            <w:sz w:val="18"/>
            <w:szCs w:val="18"/>
            <w:lang w:eastAsia="zh-CN"/>
          </w:rPr>
          <w:t>用户终端</w:t>
        </w:r>
      </w:ins>
      <w:r>
        <w:rPr>
          <w:rFonts w:hint="eastAsia"/>
          <w:sz w:val="18"/>
          <w:szCs w:val="18"/>
          <w:lang w:eastAsia="zh-CN"/>
        </w:rPr>
        <w:t>设备总效用大于</w:t>
      </w:r>
      <w:r>
        <w:rPr>
          <w:rFonts w:hint="eastAsia"/>
          <w:color w:val="0000FF"/>
          <w:sz w:val="18"/>
          <w:szCs w:val="18"/>
          <w:lang w:eastAsia="zh-CN"/>
        </w:rPr>
        <w:t>没有推送的机制DIM</w:t>
      </w:r>
      <w:r>
        <w:rPr>
          <w:rFonts w:hint="eastAsia"/>
          <w:sz w:val="18"/>
          <w:szCs w:val="18"/>
          <w:lang w:eastAsia="zh-CN"/>
        </w:rPr>
        <w:t>。</w:t>
      </w:r>
    </w:p>
    <w:p>
      <w:pPr>
        <w:spacing w:line="240" w:lineRule="auto"/>
        <w:ind w:firstLine="360" w:firstLineChars="200"/>
        <w:jc w:val="left"/>
        <w:rPr>
          <w:sz w:val="18"/>
          <w:szCs w:val="18"/>
          <w:lang w:eastAsia="zh-CN"/>
        </w:rPr>
      </w:pPr>
      <w:r>
        <w:rPr>
          <w:rFonts w:hint="eastAsia"/>
          <w:sz w:val="18"/>
          <w:szCs w:val="18"/>
          <w:lang w:eastAsia="zh-CN"/>
        </w:rPr>
        <w:t>证明 ：根据引理4-1可得，在PRM推送机制下，任务成交价</w:t>
      </w:r>
      <m:oMath>
        <m:sSub>
          <m:sSubPr/>
          <m:e>
            <m:r>
              <m:rPr/>
              <m:t>p</m:t>
            </m:r>
          </m:e>
          <m:sub>
            <m:r>
              <m:rPr/>
              <m:t>i</m:t>
            </m:r>
            <m:r>
              <m:rPr>
                <m:sty m:val="p"/>
              </m:rPr>
              <m:t>,</m:t>
            </m:r>
            <m:r>
              <m:rPr/>
              <m:t>j</m:t>
            </m:r>
          </m:sub>
        </m:sSub>
      </m:oMath>
      <w:r>
        <w:rPr>
          <w:rFonts w:hint="eastAsia"/>
          <w:sz w:val="18"/>
          <w:szCs w:val="18"/>
          <w:lang w:eastAsia="zh-CN"/>
        </w:rPr>
        <w:t>低于DIM机制。根据引理4-2可知，在PRM推送机制下，任务卸载数大于DIM机制。由公式（</w:t>
      </w:r>
      <w:r>
        <w:rPr>
          <w:rFonts w:hint="eastAsia"/>
          <w:sz w:val="18"/>
          <w:szCs w:val="18"/>
          <w:lang w:val="en-US" w:eastAsia="zh-CN"/>
        </w:rPr>
        <w:t>26</w:t>
      </w:r>
      <w:r>
        <w:rPr>
          <w:rFonts w:hint="eastAsia"/>
          <w:sz w:val="18"/>
          <w:szCs w:val="18"/>
          <w:lang w:eastAsia="zh-CN"/>
        </w:rPr>
        <w:t>）计算</w:t>
      </w:r>
      <w:ins w:id="305" w:author="俞成琴" w:date="2022-04-14T14:28:20Z">
        <w:r>
          <w:rPr>
            <w:rFonts w:hint="eastAsia"/>
            <w:sz w:val="18"/>
            <w:szCs w:val="18"/>
            <w:lang w:eastAsia="zh-CN"/>
          </w:rPr>
          <w:t>用户终端</w:t>
        </w:r>
      </w:ins>
      <w:r>
        <w:rPr>
          <w:rFonts w:hint="eastAsia"/>
          <w:sz w:val="18"/>
          <w:szCs w:val="18"/>
          <w:lang w:eastAsia="zh-CN"/>
        </w:rPr>
        <w:t>设备总效用可知，PRM机制下</w:t>
      </w:r>
      <w:ins w:id="306" w:author="俞成琴" w:date="2022-04-14T14:28:22Z">
        <w:r>
          <w:rPr>
            <w:rFonts w:hint="eastAsia"/>
            <w:sz w:val="18"/>
            <w:szCs w:val="18"/>
            <w:lang w:eastAsia="zh-CN"/>
          </w:rPr>
          <w:t>用户终端</w:t>
        </w:r>
      </w:ins>
      <w:r>
        <w:rPr>
          <w:rFonts w:hint="eastAsia"/>
          <w:sz w:val="18"/>
          <w:szCs w:val="18"/>
          <w:lang w:eastAsia="zh-CN"/>
        </w:rPr>
        <w:t>设备的总效用大于DIM机制。</w:t>
      </w:r>
    </w:p>
    <w:p>
      <w:pPr>
        <w:spacing w:line="240" w:lineRule="auto"/>
        <w:rPr>
          <w:b/>
          <w:bCs/>
          <w:sz w:val="18"/>
          <w:szCs w:val="18"/>
          <w:lang w:eastAsia="zh-CN"/>
        </w:rPr>
      </w:pPr>
      <w:r>
        <w:rPr>
          <w:rFonts w:hint="eastAsia"/>
          <w:b/>
          <w:bCs/>
          <w:sz w:val="18"/>
          <w:szCs w:val="18"/>
          <w:lang w:val="en-US" w:eastAsia="zh-CN"/>
        </w:rPr>
        <w:t>3</w:t>
      </w:r>
      <w:r>
        <w:rPr>
          <w:b/>
          <w:bCs/>
          <w:sz w:val="18"/>
          <w:szCs w:val="18"/>
          <w:lang w:eastAsia="zh-CN"/>
        </w:rPr>
        <w:t>.</w:t>
      </w:r>
      <w:r>
        <w:rPr>
          <w:rFonts w:hint="eastAsia"/>
          <w:b/>
          <w:bCs/>
          <w:sz w:val="18"/>
          <w:szCs w:val="18"/>
          <w:lang w:val="en-US" w:eastAsia="zh-CN"/>
        </w:rPr>
        <w:t>4</w:t>
      </w:r>
      <w:r>
        <w:rPr>
          <w:b/>
          <w:bCs/>
          <w:sz w:val="18"/>
          <w:szCs w:val="18"/>
          <w:lang w:eastAsia="zh-CN"/>
        </w:rPr>
        <w:t>.2</w:t>
      </w:r>
      <w:r>
        <w:rPr>
          <w:rFonts w:hint="eastAsia"/>
          <w:b/>
          <w:bCs/>
          <w:sz w:val="18"/>
          <w:szCs w:val="18"/>
          <w:lang w:eastAsia="zh-CN"/>
        </w:rPr>
        <w:t>机制评估</w:t>
      </w:r>
    </w:p>
    <w:p>
      <w:pPr>
        <w:spacing w:line="240" w:lineRule="auto"/>
        <w:ind w:firstLine="360" w:firstLineChars="200"/>
        <w:jc w:val="left"/>
        <w:rPr>
          <w:sz w:val="18"/>
          <w:szCs w:val="18"/>
          <w:lang w:eastAsia="zh-CN"/>
        </w:rPr>
      </w:pPr>
      <w:r>
        <w:rPr>
          <w:rFonts w:hint="eastAsia"/>
          <w:sz w:val="18"/>
          <w:szCs w:val="18"/>
          <w:lang w:eastAsia="zh-CN"/>
        </w:rPr>
        <w:t>前一小节将本文的PRM机制与DIM机制在效用上进行了比较。本小节在理论上对本文的机制进行</w:t>
      </w:r>
      <w:r>
        <w:rPr>
          <w:rFonts w:hint="eastAsia"/>
          <w:color w:val="0000FF"/>
          <w:sz w:val="18"/>
          <w:szCs w:val="18"/>
          <w:lang w:eastAsia="zh-CN"/>
        </w:rPr>
        <w:t>性能上的评估</w:t>
      </w:r>
      <w:r>
        <w:rPr>
          <w:rFonts w:hint="eastAsia"/>
          <w:sz w:val="18"/>
          <w:szCs w:val="18"/>
          <w:lang w:eastAsia="zh-CN"/>
        </w:rPr>
        <w:t>，包括真实性、个体理性以及计算高效性，分别通过引理4-4、4-5、4-5证明之。</w:t>
      </w:r>
    </w:p>
    <w:p>
      <w:pPr>
        <w:spacing w:line="240" w:lineRule="auto"/>
        <w:ind w:firstLine="360" w:firstLineChars="200"/>
        <w:jc w:val="left"/>
        <w:rPr>
          <w:sz w:val="18"/>
          <w:szCs w:val="18"/>
          <w:lang w:eastAsia="zh-CN"/>
        </w:rPr>
      </w:pPr>
      <w:r>
        <w:rPr>
          <w:rFonts w:hint="eastAsia"/>
          <w:sz w:val="18"/>
          <w:szCs w:val="18"/>
          <w:lang w:eastAsia="zh-CN"/>
        </w:rPr>
        <w:t>引理4-4：PRM机制是真实的。</w:t>
      </w:r>
    </w:p>
    <w:p>
      <w:pPr>
        <w:spacing w:line="240" w:lineRule="auto"/>
        <w:ind w:firstLine="360" w:firstLineChars="200"/>
        <w:jc w:val="left"/>
        <w:rPr>
          <w:color w:val="0000FF"/>
          <w:sz w:val="18"/>
          <w:szCs w:val="18"/>
          <w:lang w:eastAsia="zh-CN"/>
        </w:rPr>
      </w:pPr>
      <w:r>
        <w:rPr>
          <w:rFonts w:hint="eastAsia"/>
          <w:sz w:val="18"/>
          <w:szCs w:val="18"/>
          <w:lang w:eastAsia="zh-CN"/>
        </w:rPr>
        <w:t>证明：在PRM机制的设计过程中，本文增加了一个第三方服务</w:t>
      </w:r>
      <w:r>
        <w:rPr>
          <w:rFonts w:hint="eastAsia"/>
          <w:sz w:val="18"/>
          <w:szCs w:val="18"/>
          <w:lang w:val="en-US" w:eastAsia="zh-CN"/>
        </w:rPr>
        <w:t>平台</w:t>
      </w:r>
      <w:r>
        <w:rPr>
          <w:rFonts w:hint="eastAsia"/>
          <w:sz w:val="18"/>
          <w:szCs w:val="18"/>
          <w:lang w:eastAsia="zh-CN"/>
        </w:rPr>
        <w:t>来作为</w:t>
      </w:r>
      <w:commentRangeStart w:id="26"/>
      <w:r>
        <w:rPr>
          <w:rFonts w:hint="eastAsia"/>
          <w:sz w:val="18"/>
          <w:szCs w:val="18"/>
          <w:lang w:eastAsia="zh-CN"/>
        </w:rPr>
        <w:t>拍卖师</w:t>
      </w:r>
      <w:commentRangeEnd w:id="26"/>
      <w:r>
        <w:commentReference w:id="26"/>
      </w:r>
      <w:r>
        <w:rPr>
          <w:rFonts w:hint="eastAsia"/>
          <w:sz w:val="18"/>
          <w:szCs w:val="18"/>
          <w:lang w:eastAsia="zh-CN"/>
        </w:rPr>
        <w:t>收集信息，进行匹配并确定最终成交报酬。更重要的是，拍卖师具有发布和监督功能，当拍卖师检测到雾节点的出价</w:t>
      </w:r>
      <m:oMath>
        <m:sSub>
          <m:sSubPr/>
          <m:e>
            <m:r>
              <m:rPr>
                <m:sty m:val="p"/>
              </m:rPr>
              <w:rPr>
                <w:rFonts w:hint="default" w:ascii="Cambria Math" w:hAnsi="Cambria Math"/>
                <w:lang w:val="en-US" w:eastAsia="zh-CN"/>
              </w:rPr>
              <m:t>b</m:t>
            </m:r>
          </m:e>
          <m:sub>
            <m:r>
              <m:rPr/>
              <m:t>i</m:t>
            </m:r>
            <m:r>
              <m:rPr>
                <m:sty m:val="p"/>
              </m:rPr>
              <m:t>,</m:t>
            </m:r>
            <m:r>
              <m:rPr/>
              <m:t>j</m:t>
            </m:r>
          </m:sub>
        </m:sSub>
      </m:oMath>
      <w:r>
        <w:rPr>
          <w:rFonts w:hint="eastAsia"/>
          <w:sz w:val="18"/>
          <w:szCs w:val="18"/>
          <w:lang w:eastAsia="zh-CN"/>
        </w:rPr>
        <w:t>高于实际效用时，它有权取消雾节点的出价（即</w:t>
      </w:r>
      <m:oMath>
        <m:sSub>
          <m:sSubPr/>
          <m:e>
            <m:r>
              <m:rPr>
                <m:sty m:val="p"/>
              </m:rPr>
              <w:rPr>
                <w:rFonts w:hint="default" w:ascii="Cambria Math" w:hAnsi="Cambria Math"/>
                <w:lang w:val="en-US" w:eastAsia="zh-CN"/>
              </w:rPr>
              <m:t>b</m:t>
            </m:r>
          </m:e>
          <m:sub>
            <m:r>
              <m:rPr/>
              <m:t>i</m:t>
            </m:r>
            <m:r>
              <m:rPr>
                <m:sty m:val="p"/>
              </m:rPr>
              <m:t>,</m:t>
            </m:r>
            <m:r>
              <m:rPr/>
              <m:t>j</m:t>
            </m:r>
          </m:sub>
        </m:sSub>
      </m:oMath>
      <w:r>
        <w:rPr>
          <w:rFonts w:hint="eastAsia"/>
          <w:sz w:val="18"/>
          <w:szCs w:val="18"/>
          <w:lang w:val="en-US" w:eastAsia="zh-CN"/>
        </w:rPr>
        <w:t>=0</w:t>
      </w:r>
      <w:r>
        <w:rPr>
          <w:rFonts w:hint="eastAsia"/>
          <w:sz w:val="18"/>
          <w:szCs w:val="18"/>
          <w:lang w:eastAsia="zh-CN"/>
        </w:rPr>
        <w:t>）。因此，</w:t>
      </w:r>
      <w:r>
        <w:rPr>
          <w:rFonts w:hint="eastAsia"/>
          <w:color w:val="0000FF"/>
          <w:sz w:val="18"/>
          <w:szCs w:val="18"/>
          <w:lang w:eastAsia="zh-CN"/>
        </w:rPr>
        <w:t>本文通过添加监管机制有效地保证了PRM机制的真实性，引理得证。</w:t>
      </w:r>
    </w:p>
    <w:p>
      <w:pPr>
        <w:spacing w:line="240" w:lineRule="auto"/>
        <w:ind w:firstLine="360" w:firstLineChars="200"/>
        <w:jc w:val="left"/>
        <w:rPr>
          <w:sz w:val="18"/>
          <w:szCs w:val="18"/>
          <w:lang w:eastAsia="zh-CN"/>
        </w:rPr>
      </w:pPr>
      <w:r>
        <w:rPr>
          <w:rFonts w:hint="eastAsia"/>
          <w:sz w:val="18"/>
          <w:szCs w:val="18"/>
          <w:lang w:eastAsia="zh-CN"/>
        </w:rPr>
        <w:t>引理4-5：PRM机制是个体理性的。</w:t>
      </w:r>
    </w:p>
    <w:p>
      <w:pPr>
        <w:spacing w:line="240" w:lineRule="auto"/>
        <w:ind w:firstLine="360" w:firstLineChars="200"/>
        <w:jc w:val="left"/>
        <w:rPr>
          <w:sz w:val="18"/>
          <w:szCs w:val="18"/>
          <w:lang w:eastAsia="zh-CN"/>
        </w:rPr>
      </w:pPr>
      <w:r>
        <w:rPr>
          <w:rFonts w:hint="eastAsia"/>
          <w:sz w:val="18"/>
          <w:szCs w:val="18"/>
          <w:lang w:eastAsia="zh-CN"/>
        </w:rPr>
        <w:t>证明：根据公式（</w:t>
      </w:r>
      <w:r>
        <w:rPr>
          <w:rFonts w:hint="eastAsia"/>
          <w:sz w:val="18"/>
          <w:szCs w:val="18"/>
          <w:lang w:val="en-US" w:eastAsia="zh-CN"/>
        </w:rPr>
        <w:t>23</w:t>
      </w:r>
      <w:r>
        <w:rPr>
          <w:rFonts w:hint="eastAsia"/>
          <w:sz w:val="18"/>
          <w:szCs w:val="18"/>
          <w:lang w:eastAsia="zh-CN"/>
        </w:rPr>
        <w:t>）对雾节点效用的定义</w:t>
      </w:r>
      <w:r>
        <w:rPr>
          <w:rFonts w:hint="eastAsia"/>
          <w:sz w:val="18"/>
          <w:szCs w:val="18"/>
          <w:lang w:val="en-US" w:eastAsia="zh-CN"/>
        </w:rPr>
        <w:t>以及</w:t>
      </w:r>
      <w:r>
        <w:rPr>
          <w:rFonts w:hint="eastAsia"/>
          <w:sz w:val="18"/>
          <w:szCs w:val="18"/>
          <w:lang w:eastAsia="zh-CN"/>
        </w:rPr>
        <w:t>算法4-1所述，本文将次低价设置为成交价，故得到雾节点的</w:t>
      </w:r>
      <w:r>
        <w:rPr>
          <w:rFonts w:hint="eastAsia"/>
          <w:color w:val="0000FF"/>
          <w:sz w:val="18"/>
          <w:szCs w:val="18"/>
          <w:lang w:eastAsia="zh-CN"/>
        </w:rPr>
        <w:t>出价必不高于最终成交价</w:t>
      </w:r>
      <w:r>
        <w:rPr>
          <w:rFonts w:hint="eastAsia"/>
          <w:sz w:val="18"/>
          <w:szCs w:val="18"/>
          <w:lang w:eastAsia="zh-CN"/>
        </w:rPr>
        <w:t>，</w:t>
      </w:r>
      <w:r>
        <w:rPr>
          <w:rFonts w:hint="eastAsia"/>
          <w:sz w:val="18"/>
          <w:szCs w:val="18"/>
          <w:lang w:val="en-US" w:eastAsia="zh-CN"/>
        </w:rPr>
        <w:t>即</w:t>
      </w:r>
      <m:oMath>
        <m:sSub>
          <m:sSubPr/>
          <m:e>
            <m:r>
              <m:rPr>
                <m:sty m:val="p"/>
              </m:rPr>
              <w:rPr>
                <w:rFonts w:hint="default" w:ascii="Cambria Math" w:hAnsi="Cambria Math"/>
                <w:lang w:val="en-US" w:eastAsia="zh-CN"/>
              </w:rPr>
              <m:t>b</m:t>
            </m:r>
          </m:e>
          <m:sub>
            <m:r>
              <m:rPr/>
              <m:t>i</m:t>
            </m:r>
            <m:r>
              <m:rPr>
                <m:sty m:val="p"/>
              </m:rPr>
              <m:t>,</m:t>
            </m:r>
            <m:r>
              <m:rPr/>
              <m:t>j</m:t>
            </m:r>
          </m:sub>
        </m:sSub>
        <m:r>
          <m:rPr>
            <m:sty m:val="p"/>
          </m:rPr>
          <w:rPr>
            <w:rFonts w:hint="default" w:ascii="Cambria Math" w:hAnsi="Cambria Math"/>
            <w:lang w:val="en-US" w:eastAsia="zh-CN"/>
          </w:rPr>
          <m:t>&lt;</m:t>
        </m:r>
        <m:sSub>
          <m:sSubPr/>
          <m:e>
            <m:r>
              <m:rPr>
                <m:sty m:val="p"/>
              </m:rPr>
              <w:rPr>
                <w:rFonts w:hint="default" w:ascii="Cambria Math" w:hAnsi="Cambria Math"/>
                <w:lang w:val="en-US" w:eastAsia="zh-CN"/>
              </w:rPr>
              <m:t>p</m:t>
            </m:r>
          </m:e>
          <m:sub>
            <m:r>
              <m:rPr/>
              <m:t>i</m:t>
            </m:r>
            <m:r>
              <m:rPr>
                <m:sty m:val="p"/>
              </m:rPr>
              <m:t>,</m:t>
            </m:r>
            <m:r>
              <m:rPr/>
              <m:t>j</m:t>
            </m:r>
          </m:sub>
        </m:sSub>
        <m:r>
          <m:rPr>
            <m:sty m:val="p"/>
          </m:rPr>
          <w:rPr>
            <w:rFonts w:hint="default" w:ascii="Cambria Math" w:hAnsi="Cambria Math"/>
            <w:lang w:val="en-US" w:eastAsia="zh-CN"/>
          </w:rPr>
          <m:t>=</m:t>
        </m:r>
        <m:sSub>
          <m:sSubPr/>
          <m:e>
            <m:r>
              <m:rPr>
                <m:sty m:val="p"/>
              </m:rPr>
              <w:rPr>
                <w:rFonts w:hint="default" w:ascii="Cambria Math" w:hAnsi="Cambria Math"/>
                <w:lang w:val="en-US" w:eastAsia="zh-CN"/>
              </w:rPr>
              <m:t>b'</m:t>
            </m:r>
          </m:e>
          <m:sub>
            <m:r>
              <m:rPr/>
              <m:t>i</m:t>
            </m:r>
            <m:r>
              <m:rPr>
                <m:sty m:val="p"/>
              </m:rPr>
              <m:t>,</m:t>
            </m:r>
            <m:r>
              <m:rPr/>
              <m:t>j</m:t>
            </m:r>
          </m:sub>
        </m:sSub>
      </m:oMath>
      <w:r>
        <w:rPr>
          <w:rFonts w:hint="eastAsia"/>
          <w:sz w:val="18"/>
          <w:szCs w:val="18"/>
          <w:lang w:eastAsia="zh-CN"/>
        </w:rPr>
        <w:t>，否则</w:t>
      </w:r>
      <m:oMath>
        <m:sSub>
          <m:sSubPr/>
          <m:e>
            <m:r>
              <m:rPr>
                <m:sty m:val="p"/>
              </m:rPr>
              <w:rPr>
                <w:rFonts w:hint="default" w:ascii="Cambria Math" w:hAnsi="Cambria Math"/>
                <w:lang w:val="en-US" w:eastAsia="zh-CN"/>
              </w:rPr>
              <m:t>b'</m:t>
            </m:r>
          </m:e>
          <m:sub>
            <m:r>
              <m:rPr/>
              <m:t>i</m:t>
            </m:r>
            <m:r>
              <m:rPr>
                <m:sty m:val="p"/>
              </m:rPr>
              <m:t>,</m:t>
            </m:r>
            <m:r>
              <m:rPr/>
              <m:t>j</m:t>
            </m:r>
          </m:sub>
        </m:sSub>
      </m:oMath>
      <w:r>
        <w:rPr>
          <w:rFonts w:hint="eastAsia"/>
          <w:sz w:val="18"/>
          <w:szCs w:val="18"/>
          <w:lang w:eastAsia="zh-CN"/>
        </w:rPr>
        <w:t>将赢得任务而不是</w:t>
      </w:r>
      <m:oMath>
        <m:sSub>
          <m:sSubPr/>
          <m:e>
            <m:r>
              <m:rPr>
                <m:sty m:val="p"/>
              </m:rPr>
              <w:rPr>
                <w:rFonts w:hint="default" w:ascii="Cambria Math" w:hAnsi="Cambria Math"/>
                <w:lang w:val="en-US" w:eastAsia="zh-CN"/>
              </w:rPr>
              <m:t>b</m:t>
            </m:r>
          </m:e>
          <m:sub>
            <m:r>
              <m:rPr/>
              <m:t>i</m:t>
            </m:r>
            <m:r>
              <m:rPr>
                <m:sty m:val="p"/>
              </m:rPr>
              <m:t>,</m:t>
            </m:r>
            <m:r>
              <m:rPr/>
              <m:t>j</m:t>
            </m:r>
          </m:sub>
        </m:sSub>
      </m:oMath>
      <w:r>
        <w:rPr>
          <w:rFonts w:hint="eastAsia"/>
          <w:sz w:val="18"/>
          <w:szCs w:val="18"/>
          <w:lang w:eastAsia="zh-CN"/>
        </w:rPr>
        <w:t>。因此，效用是非负的，引理得证。</w:t>
      </w:r>
    </w:p>
    <w:p>
      <w:pPr>
        <w:spacing w:line="240" w:lineRule="auto"/>
        <w:ind w:firstLine="360" w:firstLineChars="200"/>
        <w:jc w:val="left"/>
        <w:rPr>
          <w:sz w:val="18"/>
          <w:szCs w:val="18"/>
          <w:lang w:eastAsia="zh-CN"/>
        </w:rPr>
      </w:pPr>
      <w:r>
        <w:rPr>
          <w:rFonts w:hint="eastAsia"/>
          <w:sz w:val="18"/>
          <w:szCs w:val="18"/>
          <w:lang w:eastAsia="zh-CN"/>
        </w:rPr>
        <w:t>引理4-6：PRM机制是计算高效的。</w:t>
      </w:r>
    </w:p>
    <w:p>
      <w:pPr>
        <w:spacing w:line="240" w:lineRule="auto"/>
        <w:ind w:firstLine="360" w:firstLineChars="200"/>
        <w:jc w:val="left"/>
        <w:rPr>
          <w:rFonts w:hint="eastAsia"/>
          <w:sz w:val="18"/>
          <w:szCs w:val="18"/>
          <w:lang w:eastAsia="zh-CN"/>
        </w:rPr>
      </w:pPr>
      <w:r>
        <w:rPr>
          <w:rFonts w:hint="eastAsia"/>
          <w:sz w:val="18"/>
          <w:szCs w:val="18"/>
          <w:lang w:eastAsia="zh-CN"/>
        </w:rPr>
        <w:t>证明：PRM中时间复杂度最高的算法4-1，当雾节点选择要卸载的任务并出价时，还需要对任务偏好值进行排序，因此雾节点的时间复杂度为</w:t>
      </w:r>
      <m:oMath>
        <m:r>
          <m:rPr/>
          <m:t>O</m:t>
        </m:r>
        <m:r>
          <m:rPr>
            <m:sty m:val="p"/>
          </m:rPr>
          <m:t>(</m:t>
        </m:r>
        <m:r>
          <m:rPr/>
          <m:t>IJ</m:t>
        </m:r>
        <m:r>
          <m:rPr>
            <m:sty m:val="p"/>
          </m:rPr>
          <m:t>log</m:t>
        </m:r>
        <m:r>
          <m:rPr/>
          <m:t>J</m:t>
        </m:r>
        <m:r>
          <m:rPr>
            <m:sty m:val="p"/>
          </m:rPr>
          <m:t>)</m:t>
        </m:r>
      </m:oMath>
      <w:r>
        <w:rPr>
          <w:rFonts w:hint="eastAsia"/>
          <w:sz w:val="18"/>
          <w:szCs w:val="18"/>
          <w:lang w:eastAsia="zh-CN"/>
        </w:rPr>
        <w:t>，当</w:t>
      </w:r>
      <w:ins w:id="307" w:author="俞成琴" w:date="2022-04-14T14:28:25Z">
        <w:r>
          <w:rPr>
            <w:rFonts w:hint="eastAsia"/>
            <w:sz w:val="18"/>
            <w:szCs w:val="18"/>
            <w:lang w:eastAsia="zh-CN"/>
          </w:rPr>
          <w:t>用户终端</w:t>
        </w:r>
      </w:ins>
      <w:r>
        <w:rPr>
          <w:rFonts w:hint="eastAsia"/>
          <w:sz w:val="18"/>
          <w:szCs w:val="18"/>
          <w:lang w:eastAsia="zh-CN"/>
        </w:rPr>
        <w:t>设备选择雾节点时，还需要对雾节点的出价进行排序，因此</w:t>
      </w:r>
      <w:ins w:id="308" w:author="俞成琴" w:date="2022-04-14T14:28:27Z">
        <w:r>
          <w:rPr>
            <w:rFonts w:hint="eastAsia"/>
            <w:sz w:val="18"/>
            <w:szCs w:val="18"/>
            <w:lang w:eastAsia="zh-CN"/>
          </w:rPr>
          <w:t>用户终端</w:t>
        </w:r>
      </w:ins>
      <w:r>
        <w:rPr>
          <w:rFonts w:hint="eastAsia"/>
          <w:sz w:val="18"/>
          <w:szCs w:val="18"/>
          <w:lang w:eastAsia="zh-CN"/>
        </w:rPr>
        <w:t>设备方的时间复杂度为</w:t>
      </w:r>
      <m:oMath>
        <m:r>
          <m:rPr/>
          <m:t>O</m:t>
        </m:r>
        <m:r>
          <m:rPr>
            <m:sty m:val="p"/>
          </m:rPr>
          <m:t>(</m:t>
        </m:r>
        <m:r>
          <m:rPr/>
          <m:t>JI</m:t>
        </m:r>
        <m:r>
          <m:rPr>
            <m:sty m:val="p"/>
          </m:rPr>
          <m:t>log</m:t>
        </m:r>
        <m:r>
          <m:rPr/>
          <m:t>I</m:t>
        </m:r>
        <m:r>
          <m:rPr>
            <m:sty m:val="p"/>
          </m:rPr>
          <m:t>)</m:t>
        </m:r>
      </m:oMath>
      <w:r>
        <w:rPr>
          <w:rFonts w:hint="eastAsia"/>
          <w:sz w:val="18"/>
          <w:szCs w:val="18"/>
          <w:lang w:eastAsia="zh-CN"/>
        </w:rPr>
        <w:t>.综上，算法4-1的整体时间复杂度为</w:t>
      </w:r>
      <m:oMath>
        <m:r>
          <m:rPr/>
          <m:t>O</m:t>
        </m:r>
        <m:r>
          <m:rPr>
            <m:sty m:val="p"/>
          </m:rPr>
          <m:t>(</m:t>
        </m:r>
        <m:r>
          <m:rPr/>
          <m:t>IJ</m:t>
        </m:r>
        <m:r>
          <m:rPr>
            <m:sty m:val="p"/>
          </m:rPr>
          <m:t>log</m:t>
        </m:r>
        <m:r>
          <m:rPr/>
          <m:t>J</m:t>
        </m:r>
        <m:r>
          <m:rPr>
            <m:sty m:val="p"/>
          </m:rPr>
          <m:t>+</m:t>
        </m:r>
        <m:r>
          <m:rPr/>
          <m:t>IJ</m:t>
        </m:r>
        <m:r>
          <m:rPr>
            <m:sty m:val="p"/>
          </m:rPr>
          <m:t>log</m:t>
        </m:r>
        <m:r>
          <m:rPr/>
          <m:t>J</m:t>
        </m:r>
        <m:r>
          <m:rPr>
            <m:sty m:val="p"/>
          </m:rPr>
          <m:t>)</m:t>
        </m:r>
      </m:oMath>
      <w:r>
        <w:rPr>
          <w:rFonts w:hint="eastAsia"/>
          <w:sz w:val="18"/>
          <w:szCs w:val="18"/>
          <w:lang w:eastAsia="zh-CN"/>
        </w:rPr>
        <w:t>，这意味着PRM算法相对于I和J在多项式时间内收敛，引理得证。</w:t>
      </w:r>
    </w:p>
    <w:p>
      <w:pPr>
        <w:spacing w:line="240" w:lineRule="auto"/>
        <w:ind w:firstLine="360" w:firstLineChars="200"/>
        <w:jc w:val="left"/>
        <w:rPr>
          <w:rFonts w:hint="eastAsia"/>
          <w:sz w:val="18"/>
          <w:szCs w:val="18"/>
          <w:lang w:eastAsia="zh-CN"/>
        </w:rPr>
      </w:pPr>
    </w:p>
    <w:p>
      <w:pPr>
        <w:rPr>
          <w:rStyle w:val="60"/>
          <w:rFonts w:ascii="Helvetica" w:hAnsi="Helvetica" w:eastAsia="宋体"/>
          <w:b/>
          <w:smallCaps/>
          <w:color w:val="auto"/>
          <w:sz w:val="23"/>
          <w:lang w:eastAsia="zh-CN"/>
        </w:rPr>
      </w:pPr>
      <w:bookmarkStart w:id="14" w:name="_Toc41295637"/>
      <w:bookmarkStart w:id="15" w:name="_Toc41592346"/>
      <w:r>
        <w:rPr>
          <w:rStyle w:val="60"/>
          <w:rFonts w:hint="eastAsia" w:ascii="Helvetica" w:hAnsi="Helvetica" w:eastAsia="宋体"/>
          <w:b/>
          <w:smallCaps/>
          <w:color w:val="auto"/>
          <w:sz w:val="23"/>
          <w:lang w:val="en-US" w:eastAsia="zh-CN"/>
        </w:rPr>
        <w:t>4</w:t>
      </w:r>
      <w:r>
        <w:rPr>
          <w:rStyle w:val="60"/>
          <w:rFonts w:hint="eastAsia" w:ascii="Helvetica" w:hAnsi="Helvetica" w:eastAsia="宋体"/>
          <w:b/>
          <w:smallCaps/>
          <w:color w:val="auto"/>
          <w:sz w:val="23"/>
          <w:lang w:eastAsia="zh-CN"/>
        </w:rPr>
        <w:t>实验仿真</w:t>
      </w:r>
      <w:bookmarkEnd w:id="14"/>
      <w:bookmarkEnd w:id="15"/>
    </w:p>
    <w:p>
      <w:pPr>
        <w:spacing w:line="240" w:lineRule="auto"/>
        <w:jc w:val="left"/>
        <w:rPr>
          <w:b/>
          <w:bCs/>
          <w:sz w:val="18"/>
          <w:szCs w:val="18"/>
          <w:lang w:eastAsia="zh-CN"/>
        </w:rPr>
      </w:pPr>
      <w:r>
        <w:rPr>
          <w:rFonts w:hint="eastAsia"/>
          <w:b/>
          <w:bCs/>
          <w:sz w:val="18"/>
          <w:szCs w:val="18"/>
          <w:lang w:val="en-US" w:eastAsia="zh-CN"/>
        </w:rPr>
        <w:t>4</w:t>
      </w:r>
      <w:r>
        <w:rPr>
          <w:rFonts w:hint="eastAsia"/>
          <w:b/>
          <w:bCs/>
          <w:sz w:val="18"/>
          <w:szCs w:val="18"/>
          <w:lang w:eastAsia="zh-CN"/>
        </w:rPr>
        <w:t>.1基于</w:t>
      </w:r>
      <w:r>
        <w:rPr>
          <w:rFonts w:hint="eastAsia"/>
          <w:b/>
          <w:bCs/>
          <w:sz w:val="18"/>
          <w:szCs w:val="18"/>
          <w:lang w:val="en-US" w:eastAsia="zh-CN"/>
        </w:rPr>
        <w:t>参照依赖</w:t>
      </w:r>
      <w:r>
        <w:rPr>
          <w:rFonts w:hint="eastAsia"/>
          <w:b/>
          <w:bCs/>
          <w:sz w:val="18"/>
          <w:szCs w:val="18"/>
          <w:lang w:eastAsia="zh-CN"/>
        </w:rPr>
        <w:t>的任务发布机制实验仿真</w:t>
      </w:r>
    </w:p>
    <w:p>
      <w:pPr>
        <w:pStyle w:val="10"/>
        <w:snapToGrid w:val="0"/>
        <w:spacing w:after="0"/>
        <w:ind w:firstLine="360" w:firstLineChars="200"/>
        <w:jc w:val="left"/>
        <w:rPr>
          <w:sz w:val="18"/>
          <w:szCs w:val="18"/>
        </w:rPr>
      </w:pPr>
      <w:r>
        <w:rPr>
          <w:rFonts w:hint="eastAsia"/>
          <w:sz w:val="18"/>
          <w:szCs w:val="18"/>
        </w:rPr>
        <w:t>在本节，为了评估基于</w:t>
      </w:r>
      <w:r>
        <w:rPr>
          <w:rFonts w:hint="eastAsia"/>
          <w:sz w:val="18"/>
          <w:szCs w:val="18"/>
          <w:lang w:val="en-US" w:eastAsia="zh-CN"/>
        </w:rPr>
        <w:t>参照依赖</w:t>
      </w:r>
      <w:r>
        <w:rPr>
          <w:rFonts w:hint="eastAsia"/>
          <w:sz w:val="18"/>
          <w:szCs w:val="18"/>
        </w:rPr>
        <w:t>的任务发布机制的效果，我们对雾计算卸载系统进行建模，并将机制在模型上进行仿真。本文首先通过实验分析</w:t>
      </w:r>
      <w:r>
        <w:rPr>
          <w:rFonts w:hint="eastAsia"/>
          <w:color w:val="0000FF"/>
          <w:sz w:val="18"/>
          <w:szCs w:val="18"/>
        </w:rPr>
        <w:t>DIM发布机制中各个参数对模型的影响</w:t>
      </w:r>
      <w:r>
        <w:rPr>
          <w:rFonts w:hint="eastAsia"/>
          <w:sz w:val="18"/>
          <w:szCs w:val="18"/>
        </w:rPr>
        <w:t>，并将其和PMMRA机制[36]进行比较，PMMRA是计算卸载系统中经典的考虑多节点多任务的激励机制。本节实验在OS X环境下的InteliJ IDEA平台上，使用java语言进行仿真建模。</w:t>
      </w:r>
    </w:p>
    <w:p>
      <w:pPr>
        <w:rPr>
          <w:b/>
          <w:bCs/>
          <w:sz w:val="18"/>
          <w:szCs w:val="18"/>
          <w:lang w:eastAsia="zh-CN"/>
        </w:rPr>
      </w:pPr>
      <w:bookmarkStart w:id="16" w:name="_Toc41592331"/>
      <w:bookmarkStart w:id="17" w:name="_Toc41295622"/>
      <w:r>
        <w:rPr>
          <w:rFonts w:hint="eastAsia"/>
          <w:b/>
          <w:bCs/>
          <w:sz w:val="18"/>
          <w:szCs w:val="18"/>
          <w:lang w:val="en-US" w:eastAsia="zh-CN"/>
        </w:rPr>
        <w:t>4</w:t>
      </w:r>
      <w:r>
        <w:rPr>
          <w:rFonts w:hint="eastAsia"/>
          <w:b/>
          <w:bCs/>
          <w:sz w:val="18"/>
          <w:szCs w:val="18"/>
          <w:lang w:eastAsia="zh-CN"/>
        </w:rPr>
        <w:t>.1.1 实验设置</w:t>
      </w:r>
      <w:bookmarkEnd w:id="16"/>
      <w:bookmarkEnd w:id="17"/>
    </w:p>
    <w:p>
      <w:pPr>
        <w:spacing w:line="240" w:lineRule="auto"/>
        <w:ind w:firstLine="360" w:firstLineChars="200"/>
        <w:jc w:val="left"/>
        <w:rPr>
          <w:sz w:val="18"/>
          <w:szCs w:val="18"/>
          <w:lang w:eastAsia="zh-CN"/>
        </w:rPr>
      </w:pPr>
      <w:r>
        <w:rPr>
          <w:rFonts w:hint="eastAsia"/>
          <w:sz w:val="18"/>
          <w:szCs w:val="18"/>
          <w:lang w:eastAsia="zh-CN"/>
        </w:rPr>
        <w:t>为保障实验对比的公平性，DIM的基本参数设置与PMMRA的取值相同，实验的参数设置如表3-6所示。</w:t>
      </w:r>
    </w:p>
    <w:p>
      <w:pPr>
        <w:snapToGrid w:val="0"/>
        <w:spacing w:line="274" w:lineRule="auto"/>
        <w:jc w:val="center"/>
        <w:rPr>
          <w:sz w:val="18"/>
          <w:szCs w:val="18"/>
          <w:lang w:eastAsia="zh-CN"/>
        </w:rPr>
      </w:pPr>
      <w:bookmarkStart w:id="18" w:name="_Ref34057388"/>
      <w:r>
        <w:rPr>
          <w:rFonts w:hint="eastAsia" w:ascii="Times New Roman" w:hAnsi="Times New Roman" w:eastAsia="宋体"/>
          <w:sz w:val="20"/>
          <w:lang w:eastAsia="zh-CN"/>
        </w:rPr>
        <w:t>表</w:t>
      </w:r>
      <w:r>
        <w:rPr>
          <w:rFonts w:hint="eastAsia" w:ascii="Times New Roman" w:hAnsi="Times New Roman" w:eastAsia="宋体"/>
          <w:sz w:val="20"/>
          <w:lang w:eastAsia="zh-CN"/>
        </w:rPr>
        <w:fldChar w:fldCharType="begin"/>
      </w:r>
      <w:r>
        <w:rPr>
          <w:rFonts w:hint="eastAsia" w:ascii="Times New Roman" w:hAnsi="Times New Roman" w:eastAsia="宋体"/>
          <w:sz w:val="20"/>
          <w:lang w:eastAsia="zh-CN"/>
        </w:rPr>
        <w:instrText xml:space="preserve"> STYLEREF 1 \s </w:instrText>
      </w:r>
      <w:r>
        <w:rPr>
          <w:rFonts w:hint="eastAsia" w:ascii="Times New Roman" w:hAnsi="Times New Roman" w:eastAsia="宋体"/>
          <w:sz w:val="20"/>
          <w:lang w:eastAsia="zh-CN"/>
        </w:rPr>
        <w:fldChar w:fldCharType="separate"/>
      </w:r>
      <w:r>
        <w:rPr>
          <w:rFonts w:hint="eastAsia" w:ascii="Times New Roman" w:hAnsi="Times New Roman" w:eastAsia="宋体"/>
          <w:sz w:val="20"/>
          <w:lang w:eastAsia="zh-CN"/>
        </w:rPr>
        <w:t>3</w:t>
      </w:r>
      <w:r>
        <w:rPr>
          <w:rFonts w:hint="eastAsia" w:ascii="Times New Roman" w:hAnsi="Times New Roman" w:eastAsia="宋体"/>
          <w:sz w:val="20"/>
          <w:lang w:eastAsia="zh-CN"/>
        </w:rPr>
        <w:fldChar w:fldCharType="end"/>
      </w:r>
      <w:r>
        <w:rPr>
          <w:rFonts w:hint="eastAsia" w:ascii="Times New Roman" w:hAnsi="Times New Roman" w:eastAsia="宋体"/>
          <w:sz w:val="20"/>
          <w:lang w:eastAsia="zh-CN"/>
        </w:rPr>
        <w:noBreakHyphen/>
      </w:r>
      <w:r>
        <w:rPr>
          <w:rFonts w:hint="eastAsia" w:ascii="Times New Roman" w:hAnsi="Times New Roman" w:eastAsia="宋体"/>
          <w:sz w:val="20"/>
          <w:lang w:eastAsia="zh-CN"/>
        </w:rPr>
        <w:fldChar w:fldCharType="begin"/>
      </w:r>
      <w:r>
        <w:rPr>
          <w:rFonts w:hint="eastAsia" w:ascii="Times New Roman" w:hAnsi="Times New Roman" w:eastAsia="宋体"/>
          <w:sz w:val="20"/>
          <w:lang w:eastAsia="zh-CN"/>
        </w:rPr>
        <w:instrText xml:space="preserve"> SEQ 表 \* ARABIC \s 1 </w:instrText>
      </w:r>
      <w:r>
        <w:rPr>
          <w:rFonts w:hint="eastAsia" w:ascii="Times New Roman" w:hAnsi="Times New Roman" w:eastAsia="宋体"/>
          <w:sz w:val="20"/>
          <w:lang w:eastAsia="zh-CN"/>
        </w:rPr>
        <w:fldChar w:fldCharType="separate"/>
      </w:r>
      <w:r>
        <w:rPr>
          <w:rFonts w:hint="eastAsia" w:ascii="Times New Roman" w:hAnsi="Times New Roman" w:eastAsia="宋体"/>
          <w:sz w:val="20"/>
          <w:lang w:eastAsia="zh-CN"/>
        </w:rPr>
        <w:t>6</w:t>
      </w:r>
      <w:r>
        <w:rPr>
          <w:rFonts w:hint="eastAsia" w:ascii="Times New Roman" w:hAnsi="Times New Roman" w:eastAsia="宋体"/>
          <w:sz w:val="20"/>
          <w:lang w:eastAsia="zh-CN"/>
        </w:rPr>
        <w:fldChar w:fldCharType="end"/>
      </w:r>
      <w:bookmarkEnd w:id="18"/>
      <w:r>
        <w:rPr>
          <w:rFonts w:hint="eastAsia" w:ascii="Times New Roman" w:hAnsi="Times New Roman" w:eastAsia="宋体"/>
          <w:sz w:val="20"/>
          <w:lang w:eastAsia="zh-CN"/>
        </w:rPr>
        <w:t xml:space="preserve"> 参数设置</w:t>
      </w:r>
    </w:p>
    <w:tbl>
      <w:tblPr>
        <w:tblStyle w:val="19"/>
        <w:tblpPr w:leftFromText="180" w:rightFromText="180" w:vertAnchor="text" w:horzAnchor="page" w:tblpX="1103" w:tblpY="20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9"/>
        <w:gridCol w:w="1048"/>
        <w:gridCol w:w="3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spacing w:line="240" w:lineRule="auto"/>
              <w:jc w:val="center"/>
              <w:rPr>
                <w:rFonts w:cstheme="minorBidi"/>
                <w:sz w:val="18"/>
                <w:szCs w:val="18"/>
                <w:lang w:eastAsia="zh-CN"/>
              </w:rPr>
            </w:pPr>
            <w:r>
              <w:rPr>
                <w:rFonts w:hint="eastAsia" w:cstheme="minorBidi"/>
                <w:sz w:val="18"/>
                <w:szCs w:val="18"/>
                <w:lang w:eastAsia="zh-CN"/>
              </w:rPr>
              <w:t>参数</w:t>
            </w:r>
          </w:p>
        </w:tc>
        <w:tc>
          <w:tcPr>
            <w:tcW w:w="1048" w:type="dxa"/>
            <w:vAlign w:val="center"/>
          </w:tcPr>
          <w:p>
            <w:pPr>
              <w:spacing w:line="240" w:lineRule="auto"/>
              <w:jc w:val="center"/>
              <w:rPr>
                <w:rFonts w:cstheme="minorBidi"/>
                <w:sz w:val="18"/>
                <w:szCs w:val="18"/>
                <w:lang w:eastAsia="zh-CN"/>
              </w:rPr>
            </w:pPr>
            <w:r>
              <w:rPr>
                <w:rFonts w:hint="eastAsia" w:cstheme="minorBidi"/>
                <w:sz w:val="18"/>
                <w:szCs w:val="18"/>
                <w:lang w:eastAsia="zh-CN"/>
              </w:rPr>
              <w:t>取值</w:t>
            </w:r>
          </w:p>
        </w:tc>
        <w:tc>
          <w:tcPr>
            <w:tcW w:w="3166" w:type="dxa"/>
            <w:vAlign w:val="center"/>
          </w:tcPr>
          <w:p>
            <w:pPr>
              <w:spacing w:line="240" w:lineRule="auto"/>
              <w:jc w:val="center"/>
              <w:rPr>
                <w:rFonts w:cstheme="minorBidi"/>
                <w:sz w:val="18"/>
                <w:szCs w:val="18"/>
                <w:lang w:eastAsia="zh-CN"/>
              </w:rPr>
            </w:pPr>
            <w:r>
              <w:rPr>
                <w:rFonts w:hint="eastAsia" w:cstheme="minorBidi"/>
                <w:sz w:val="18"/>
                <w:szCs w:val="18"/>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ascii="Palatino" w:hAnsi="Palatino" w:cs="Times New Roman" w:eastAsiaTheme="minorEastAsia"/>
                <w:kern w:val="16"/>
                <w:sz w:val="19"/>
                <w:szCs w:val="22"/>
                <w:lang w:val="en-US" w:eastAsia="zh-CN" w:bidi="ar-SA"/>
              </w:rPr>
            </w:pPr>
            <m:oMathPara>
              <m:oMathParaPr>
                <m:jc m:val="center"/>
              </m:oMathParaPr>
              <m:oMath>
                <m:r>
                  <m:rPr>
                    <m:sty m:val="p"/>
                  </m:rPr>
                  <w:rPr>
                    <w:szCs w:val="22"/>
                  </w:rPr>
                  <m:t>I</m:t>
                </m:r>
              </m:oMath>
            </m:oMathPara>
          </w:p>
        </w:tc>
        <w:tc>
          <w:tcPr>
            <w:tcW w:w="1048" w:type="dxa"/>
            <w:vAlign w:val="center"/>
          </w:tcPr>
          <w:p>
            <w:pPr>
              <w:jc w:val="center"/>
              <w:rPr>
                <w:rFonts w:ascii="Palatino" w:hAnsi="Palatino" w:cs="Times New Roman" w:eastAsiaTheme="minorEastAsia"/>
                <w:kern w:val="16"/>
                <w:sz w:val="19"/>
                <w:szCs w:val="22"/>
                <w:lang w:val="en-US" w:eastAsia="zh-CN" w:bidi="ar-SA"/>
              </w:rPr>
            </w:pPr>
            <w:r>
              <w:rPr>
                <w:rFonts w:hint="eastAsia" w:hAnsi="Cambria Math"/>
                <w:b w:val="0"/>
                <w:i w:val="0"/>
                <w:szCs w:val="22"/>
                <w:lang w:val="en-US" w:eastAsia="zh-CN"/>
              </w:rPr>
              <w:t>[10-60</w:t>
            </w:r>
            <m:oMath>
              <m:r>
                <m:rPr>
                  <m:sty m:val="p"/>
                </m:rPr>
                <w:rPr>
                  <w:rFonts w:hint="default" w:ascii="Cambria Math" w:hAnsi="Cambria Math"/>
                  <w:szCs w:val="22"/>
                  <w:lang w:val="en-US" w:eastAsia="zh-CN"/>
                </w:rPr>
                <m:t>]</m:t>
              </m:r>
            </m:oMath>
          </w:p>
        </w:tc>
        <w:tc>
          <w:tcPr>
            <w:tcW w:w="3166" w:type="dxa"/>
            <w:vAlign w:val="center"/>
          </w:tcPr>
          <w:p>
            <w:pPr>
              <w:jc w:val="center"/>
              <w:rPr>
                <w:rFonts w:ascii="Palatino" w:hAnsi="Palatino" w:cs="Times New Roman" w:eastAsiaTheme="minorEastAsia"/>
                <w:kern w:val="16"/>
                <w:sz w:val="19"/>
                <w:szCs w:val="22"/>
                <w:lang w:val="en-US" w:eastAsia="zh-CN" w:bidi="ar-SA"/>
              </w:rPr>
            </w:pPr>
            <w:r>
              <w:rPr>
                <w:szCs w:val="22"/>
              </w:rPr>
              <w:t>雾节点的总数量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r>
                  <m:rPr>
                    <m:sty m:val="p"/>
                  </m:rPr>
                  <w:rPr>
                    <w:szCs w:val="22"/>
                  </w:rPr>
                  <m:t>J</m:t>
                </m:r>
              </m:oMath>
            </m:oMathPara>
          </w:p>
        </w:tc>
        <w:tc>
          <w:tcPr>
            <w:tcW w:w="1048" w:type="dxa"/>
            <w:vAlign w:val="center"/>
          </w:tcPr>
          <w:p>
            <w:pPr>
              <w:jc w:val="center"/>
              <w:rPr>
                <w:rFonts w:hint="default" w:eastAsiaTheme="minorEastAsia" w:cstheme="minorBidi"/>
                <w:sz w:val="18"/>
                <w:szCs w:val="18"/>
                <w:lang w:val="en-US" w:eastAsia="zh-CN"/>
              </w:rPr>
            </w:pPr>
            <w:r>
              <w:rPr>
                <w:rFonts w:hint="eastAsia"/>
                <w:szCs w:val="22"/>
                <w:lang w:val="en-US" w:eastAsia="zh-CN"/>
              </w:rPr>
              <w:t>50</w:t>
            </w:r>
          </w:p>
        </w:tc>
        <w:tc>
          <w:tcPr>
            <w:tcW w:w="3166" w:type="dxa"/>
            <w:vAlign w:val="center"/>
          </w:tcPr>
          <w:p>
            <w:pPr>
              <w:jc w:val="center"/>
              <w:rPr>
                <w:rFonts w:cstheme="minorBidi"/>
                <w:sz w:val="18"/>
                <w:szCs w:val="18"/>
                <w:lang w:eastAsia="zh-CN"/>
              </w:rPr>
            </w:pPr>
            <w:r>
              <w:rPr>
                <w:rFonts w:hint="eastAsia"/>
                <w:szCs w:val="22"/>
                <w:lang w:eastAsia="zh-CN"/>
              </w:rPr>
              <w:t>用户终端</w:t>
            </w:r>
            <w:r>
              <w:rPr>
                <w:szCs w:val="22"/>
              </w:rPr>
              <w:t>设备</w:t>
            </w:r>
            <w:r>
              <w:rPr>
                <w:rFonts w:hint="eastAsia"/>
                <w:szCs w:val="22"/>
                <w:lang w:val="en-US" w:eastAsia="zh-CN"/>
              </w:rPr>
              <w:t>任务</w:t>
            </w:r>
            <w:r>
              <w:rPr>
                <w:szCs w:val="22"/>
              </w:rPr>
              <w:t>的总数量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sSub>
                  <m:sSubPr/>
                  <m:e>
                    <m:r>
                      <m:rPr/>
                      <w:rPr>
                        <w:szCs w:val="22"/>
                      </w:rPr>
                      <m:t>f</m:t>
                    </m:r>
                  </m:e>
                  <m:sub>
                    <m:r>
                      <m:rPr/>
                      <w:rPr>
                        <w:szCs w:val="22"/>
                      </w:rPr>
                      <m:t>i</m:t>
                    </m:r>
                  </m:sub>
                </m:sSub>
                <m:r>
                  <m:rPr>
                    <m:sty m:val="p"/>
                  </m:rPr>
                  <w:rPr>
                    <w:szCs w:val="22"/>
                  </w:rPr>
                  <m:t>,</m:t>
                </m:r>
                <m:sSub>
                  <m:sSubPr/>
                  <m:e>
                    <m:r>
                      <m:rPr/>
                      <w:rPr>
                        <w:szCs w:val="22"/>
                      </w:rPr>
                      <m:t>f</m:t>
                    </m:r>
                  </m:e>
                  <m:sub>
                    <m:r>
                      <m:rPr/>
                      <w:rPr>
                        <w:szCs w:val="22"/>
                      </w:rPr>
                      <m:t>j</m:t>
                    </m:r>
                  </m:sub>
                </m:sSub>
              </m:oMath>
            </m:oMathPara>
          </w:p>
        </w:tc>
        <w:tc>
          <w:tcPr>
            <w:tcW w:w="1048" w:type="dxa"/>
            <w:vAlign w:val="center"/>
          </w:tcPr>
          <w:p>
            <w:pPr>
              <w:jc w:val="center"/>
              <w:rPr>
                <w:rFonts w:cstheme="minorBidi"/>
                <w:sz w:val="18"/>
                <w:szCs w:val="18"/>
                <w:lang w:eastAsia="zh-CN"/>
              </w:rPr>
            </w:pPr>
            <w:r>
              <w:rPr>
                <w:rFonts w:hint="eastAsia"/>
                <w:b w:val="0"/>
                <w:i w:val="0"/>
                <w:sz w:val="16"/>
                <w:szCs w:val="16"/>
                <w:lang w:val="en-US" w:eastAsia="zh-CN"/>
              </w:rPr>
              <w:t>[1-1.5]GHz</w:t>
            </w:r>
          </w:p>
        </w:tc>
        <w:tc>
          <w:tcPr>
            <w:tcW w:w="3166" w:type="dxa"/>
            <w:vAlign w:val="center"/>
          </w:tcPr>
          <w:p>
            <w:pPr>
              <w:jc w:val="center"/>
              <w:rPr>
                <w:rFonts w:cstheme="minorBidi"/>
                <w:sz w:val="18"/>
                <w:szCs w:val="18"/>
                <w:lang w:eastAsia="zh-CN"/>
              </w:rPr>
            </w:pPr>
            <w:r>
              <w:rPr>
                <w:szCs w:val="22"/>
              </w:rPr>
              <w:t xml:space="preserve">雾节点 </w:t>
            </w:r>
            <m:oMath>
              <m:r>
                <m:rPr/>
                <w:rPr>
                  <w:szCs w:val="22"/>
                </w:rPr>
                <m:t>i</m:t>
              </m:r>
            </m:oMath>
            <w:r>
              <w:rPr>
                <w:szCs w:val="22"/>
              </w:rPr>
              <w:t xml:space="preserve"> 和</w:t>
            </w:r>
            <w:r>
              <w:rPr>
                <w:rFonts w:hint="eastAsia"/>
                <w:szCs w:val="22"/>
                <w:lang w:eastAsia="zh-CN"/>
              </w:rPr>
              <w:t>用户终端</w:t>
            </w:r>
            <w:r>
              <w:rPr>
                <w:szCs w:val="22"/>
              </w:rPr>
              <w:t xml:space="preserve">设备 </w:t>
            </w:r>
            <m:oMath>
              <m:r>
                <m:rPr/>
                <w:rPr>
                  <w:szCs w:val="22"/>
                </w:rPr>
                <m:t>j</m:t>
              </m:r>
            </m:oMath>
            <w:r>
              <w:rPr>
                <w:szCs w:val="22"/>
              </w:rPr>
              <w:t xml:space="preserve"> 的时钟频率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sSub>
                  <m:sSubPr/>
                  <m:e>
                    <m:r>
                      <m:rPr/>
                      <w:rPr>
                        <w:szCs w:val="22"/>
                      </w:rPr>
                      <m:t>v</m:t>
                    </m:r>
                  </m:e>
                  <m:sub>
                    <m:r>
                      <m:rPr/>
                      <w:rPr>
                        <w:szCs w:val="22"/>
                      </w:rPr>
                      <m:t>j</m:t>
                    </m:r>
                  </m:sub>
                </m:sSub>
              </m:oMath>
            </m:oMathPara>
          </w:p>
        </w:tc>
        <w:tc>
          <w:tcPr>
            <w:tcW w:w="1048" w:type="dxa"/>
            <w:vAlign w:val="center"/>
          </w:tcPr>
          <w:p>
            <w:pPr>
              <w:jc w:val="center"/>
              <w:rPr>
                <w:rFonts w:cstheme="minorBidi"/>
                <w:sz w:val="18"/>
                <w:szCs w:val="18"/>
                <w:lang w:eastAsia="zh-CN"/>
              </w:rPr>
            </w:pPr>
            <w:r>
              <w:rPr>
                <w:rFonts w:hint="eastAsia"/>
                <w:b w:val="0"/>
                <w:i w:val="0"/>
                <w:szCs w:val="22"/>
                <w:lang w:val="en-US" w:eastAsia="zh-CN"/>
              </w:rPr>
              <w:t>[2-20]</w:t>
            </w:r>
          </w:p>
        </w:tc>
        <w:tc>
          <w:tcPr>
            <w:tcW w:w="3166" w:type="dxa"/>
            <w:vAlign w:val="center"/>
          </w:tcPr>
          <w:p>
            <w:pPr>
              <w:jc w:val="center"/>
              <w:rPr>
                <w:rFonts w:cstheme="minorBidi"/>
                <w:sz w:val="18"/>
                <w:szCs w:val="18"/>
                <w:lang w:eastAsia="zh-CN"/>
              </w:rPr>
            </w:pPr>
            <w:r>
              <w:rPr>
                <w:szCs w:val="22"/>
              </w:rPr>
              <w:t xml:space="preserve">任务 </w:t>
            </w:r>
            <m:oMath>
              <m:r>
                <m:rPr/>
                <w:rPr>
                  <w:szCs w:val="22"/>
                </w:rPr>
                <m:t>j</m:t>
              </m:r>
            </m:oMath>
            <w:r>
              <w:rPr>
                <w:szCs w:val="22"/>
              </w:rPr>
              <w:t xml:space="preserve"> 的预计报酬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sSub>
                  <m:sSubPr/>
                  <m:e>
                    <m:r>
                      <m:rPr/>
                      <w:rPr>
                        <w:szCs w:val="22"/>
                      </w:rPr>
                      <m:t>t</m:t>
                    </m:r>
                  </m:e>
                  <m:sub>
                    <m:r>
                      <m:rPr/>
                      <w:rPr>
                        <w:szCs w:val="22"/>
                      </w:rPr>
                      <m:t>j</m:t>
                    </m:r>
                  </m:sub>
                </m:sSub>
              </m:oMath>
            </m:oMathPara>
          </w:p>
        </w:tc>
        <w:tc>
          <w:tcPr>
            <w:tcW w:w="1048" w:type="dxa"/>
            <w:vAlign w:val="center"/>
          </w:tcPr>
          <w:p>
            <w:pPr>
              <w:jc w:val="center"/>
              <w:rPr>
                <w:rFonts w:cstheme="minorBidi"/>
                <w:sz w:val="18"/>
                <w:szCs w:val="18"/>
                <w:lang w:eastAsia="zh-CN"/>
              </w:rPr>
            </w:pPr>
            <w:r>
              <w:rPr>
                <w:rFonts w:hint="eastAsia"/>
                <w:b w:val="0"/>
                <w:i w:val="0"/>
                <w:szCs w:val="22"/>
                <w:lang w:val="en-US" w:eastAsia="zh-CN"/>
              </w:rPr>
              <w:t>[200-2000]</w:t>
            </w:r>
          </w:p>
        </w:tc>
        <w:tc>
          <w:tcPr>
            <w:tcW w:w="3166" w:type="dxa"/>
            <w:vAlign w:val="center"/>
          </w:tcPr>
          <w:p>
            <w:pPr>
              <w:jc w:val="center"/>
              <w:rPr>
                <w:rFonts w:cstheme="minorBidi"/>
                <w:sz w:val="18"/>
                <w:szCs w:val="18"/>
                <w:lang w:eastAsia="zh-CN"/>
              </w:rPr>
            </w:pPr>
            <w:r>
              <w:rPr>
                <w:szCs w:val="22"/>
              </w:rPr>
              <w:t xml:space="preserve">任务 </w:t>
            </w:r>
            <m:oMath>
              <m:r>
                <m:rPr/>
                <w:rPr>
                  <w:szCs w:val="22"/>
                </w:rPr>
                <m:t>j</m:t>
              </m:r>
            </m:oMath>
            <w:r>
              <w:rPr>
                <w:szCs w:val="22"/>
              </w:rPr>
              <w:t xml:space="preserve"> 的预计时间成本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r>
                  <m:rPr/>
                  <w:rPr>
                    <w:szCs w:val="22"/>
                  </w:rPr>
                  <m:t>α</m:t>
                </m:r>
                <m:r>
                  <m:rPr>
                    <m:sty m:val="p"/>
                  </m:rPr>
                  <w:rPr>
                    <w:szCs w:val="22"/>
                  </w:rPr>
                  <m:t>,</m:t>
                </m:r>
                <m:r>
                  <m:rPr/>
                  <w:rPr>
                    <w:szCs w:val="22"/>
                  </w:rPr>
                  <m:t>β</m:t>
                </m:r>
              </m:oMath>
            </m:oMathPara>
          </w:p>
        </w:tc>
        <w:tc>
          <w:tcPr>
            <w:tcW w:w="1048" w:type="dxa"/>
            <w:vAlign w:val="center"/>
          </w:tcPr>
          <w:p>
            <w:pPr>
              <w:jc w:val="center"/>
              <w:rPr>
                <w:rFonts w:cstheme="minorBidi"/>
                <w:sz w:val="18"/>
                <w:szCs w:val="18"/>
                <w:lang w:eastAsia="zh-CN"/>
              </w:rPr>
            </w:pPr>
            <w:r>
              <w:rPr>
                <w:rFonts w:hint="eastAsia"/>
                <w:b w:val="0"/>
                <w:i w:val="0"/>
                <w:szCs w:val="22"/>
                <w:lang w:val="en-US" w:eastAsia="zh-CN"/>
              </w:rPr>
              <w:t>0.88</w:t>
            </w:r>
          </w:p>
        </w:tc>
        <w:tc>
          <w:tcPr>
            <w:tcW w:w="3166" w:type="dxa"/>
            <w:vAlign w:val="center"/>
          </w:tcPr>
          <w:p>
            <w:pPr>
              <w:jc w:val="center"/>
              <w:rPr>
                <w:rFonts w:cstheme="minorBidi"/>
                <w:sz w:val="18"/>
                <w:szCs w:val="18"/>
                <w:lang w:eastAsia="zh-CN"/>
              </w:rPr>
            </w:pPr>
            <w:r>
              <w:rPr>
                <w:szCs w:val="22"/>
              </w:rPr>
              <w:t>受益和损失対的吸引用的敏感程 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r>
                  <m:rPr/>
                  <w:rPr>
                    <w:szCs w:val="22"/>
                  </w:rPr>
                  <m:t>λ</m:t>
                </m:r>
              </m:oMath>
            </m:oMathPara>
          </w:p>
        </w:tc>
        <w:tc>
          <w:tcPr>
            <w:tcW w:w="1048" w:type="dxa"/>
            <w:vAlign w:val="center"/>
          </w:tcPr>
          <w:p>
            <w:pPr>
              <w:jc w:val="center"/>
              <w:rPr>
                <w:rFonts w:cstheme="minorBidi"/>
                <w:sz w:val="18"/>
                <w:szCs w:val="18"/>
                <w:lang w:eastAsia="zh-CN"/>
              </w:rPr>
            </w:pPr>
            <w:r>
              <w:rPr>
                <w:rFonts w:hint="eastAsia"/>
                <w:b w:val="0"/>
                <w:i w:val="0"/>
                <w:szCs w:val="22"/>
                <w:lang w:val="en-US" w:eastAsia="zh-CN"/>
              </w:rPr>
              <w:t>2.25</w:t>
            </w:r>
          </w:p>
        </w:tc>
        <w:tc>
          <w:tcPr>
            <w:tcW w:w="3166" w:type="dxa"/>
            <w:vAlign w:val="center"/>
          </w:tcPr>
          <w:p>
            <w:pPr>
              <w:jc w:val="center"/>
              <w:rPr>
                <w:rFonts w:cstheme="minorBidi"/>
                <w:sz w:val="18"/>
                <w:szCs w:val="18"/>
                <w:lang w:eastAsia="zh-CN"/>
              </w:rPr>
            </w:pPr>
            <w:r>
              <w:rPr>
                <w:szCs w:val="22"/>
              </w:rPr>
              <w:t>损失厌恶程度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 w:type="dxa"/>
            <w:vAlign w:val="center"/>
          </w:tcPr>
          <w:p>
            <w:pPr>
              <w:jc w:val="center"/>
              <w:rPr>
                <w:rFonts w:cstheme="minorBidi"/>
                <w:sz w:val="18"/>
                <w:szCs w:val="18"/>
                <w:lang w:eastAsia="zh-CN"/>
              </w:rPr>
            </w:pPr>
            <m:oMathPara>
              <m:oMathParaPr>
                <m:jc m:val="center"/>
              </m:oMathParaPr>
              <m:oMath>
                <m:sSub>
                  <m:sSubPr/>
                  <m:e>
                    <m:r>
                      <m:rPr/>
                      <w:rPr>
                        <w:szCs w:val="22"/>
                      </w:rPr>
                      <m:t>δ</m:t>
                    </m:r>
                  </m:e>
                  <m:sub>
                    <m:r>
                      <m:rPr/>
                      <w:rPr>
                        <w:szCs w:val="22"/>
                      </w:rPr>
                      <m:t>i</m:t>
                    </m:r>
                  </m:sub>
                </m:sSub>
              </m:oMath>
            </m:oMathPara>
          </w:p>
        </w:tc>
        <w:tc>
          <w:tcPr>
            <w:tcW w:w="1048" w:type="dxa"/>
            <w:vAlign w:val="center"/>
          </w:tcPr>
          <w:p>
            <w:pPr>
              <w:jc w:val="center"/>
              <w:rPr>
                <w:rFonts w:cstheme="minorBidi"/>
                <w:sz w:val="18"/>
                <w:szCs w:val="18"/>
                <w:lang w:eastAsia="zh-CN"/>
              </w:rPr>
            </w:pPr>
            <w:r>
              <w:rPr>
                <w:rFonts w:hint="eastAsia"/>
                <w:b w:val="0"/>
                <w:i w:val="0"/>
                <w:szCs w:val="22"/>
                <w:lang w:val="en-US" w:eastAsia="zh-CN"/>
              </w:rPr>
              <w:t>(0-1)</w:t>
            </w:r>
          </w:p>
        </w:tc>
        <w:tc>
          <w:tcPr>
            <w:tcW w:w="3166" w:type="dxa"/>
            <w:vAlign w:val="center"/>
          </w:tcPr>
          <w:p>
            <w:pPr>
              <w:jc w:val="center"/>
              <w:rPr>
                <w:rFonts w:cstheme="minorBidi"/>
                <w:sz w:val="18"/>
                <w:szCs w:val="18"/>
                <w:lang w:eastAsia="zh-CN"/>
              </w:rPr>
            </w:pPr>
            <w:r>
              <w:rPr>
                <w:szCs w:val="22"/>
              </w:rPr>
              <w:t xml:space="preserve">雾节点 </w:t>
            </w:r>
            <m:oMath>
              <m:r>
                <m:rPr/>
                <w:rPr>
                  <w:szCs w:val="22"/>
                </w:rPr>
                <m:t>i</m:t>
              </m:r>
            </m:oMath>
            <w:r>
              <w:rPr>
                <w:szCs w:val="22"/>
              </w:rPr>
              <w:t xml:space="preserve"> 对报酬的偏好程度</w:t>
            </w:r>
          </w:p>
        </w:tc>
      </w:tr>
    </w:tbl>
    <w:p>
      <w:pPr>
        <w:spacing w:line="240" w:lineRule="auto"/>
        <w:ind w:firstLine="360" w:firstLineChars="200"/>
        <w:jc w:val="left"/>
        <w:rPr>
          <w:sz w:val="18"/>
          <w:szCs w:val="18"/>
          <w:lang w:eastAsia="zh-CN"/>
        </w:rPr>
      </w:pPr>
      <w:r>
        <w:rPr>
          <w:rFonts w:hint="eastAsia"/>
          <w:sz w:val="18"/>
          <w:szCs w:val="18"/>
          <w:lang w:eastAsia="zh-CN"/>
        </w:rPr>
        <w:t>在实验中，</w:t>
      </w:r>
      <w:ins w:id="309" w:author="俞成琴" w:date="2022-04-14T14:28:52Z">
        <w:r>
          <w:rPr>
            <w:rFonts w:hint="eastAsia"/>
            <w:sz w:val="18"/>
            <w:szCs w:val="18"/>
            <w:lang w:eastAsia="zh-CN"/>
          </w:rPr>
          <w:t>用户终端</w:t>
        </w:r>
      </w:ins>
      <w:r>
        <w:rPr>
          <w:rFonts w:hint="eastAsia"/>
          <w:sz w:val="18"/>
          <w:szCs w:val="18"/>
          <w:lang w:eastAsia="zh-CN"/>
        </w:rPr>
        <w:t>设备（卸载任务）的数量是50个，雾节点数量的变化范围是10-60，雾节点偏好系数</w:t>
      </w:r>
      <m:oMath>
        <m:sSub>
          <m:sSubPr/>
          <m:e>
            <m:r>
              <m:rPr/>
              <m:t>δ</m:t>
            </m:r>
          </m:e>
          <m:sub>
            <m:r>
              <m:rPr/>
              <m:t>i</m:t>
            </m:r>
          </m:sub>
        </m:sSub>
      </m:oMath>
      <w:r>
        <w:rPr>
          <w:rFonts w:hint="eastAsia"/>
          <w:sz w:val="18"/>
          <w:szCs w:val="18"/>
          <w:lang w:eastAsia="zh-CN"/>
        </w:rPr>
        <w:t>在0-1范围内以0.5位均值，1为方差呈正态分布。</w:t>
      </w:r>
    </w:p>
    <w:p>
      <w:pPr>
        <w:rPr>
          <w:b/>
          <w:bCs/>
          <w:sz w:val="18"/>
          <w:szCs w:val="18"/>
          <w:lang w:eastAsia="zh-CN"/>
        </w:rPr>
      </w:pPr>
      <w:bookmarkStart w:id="19" w:name="_Toc41295623"/>
      <w:bookmarkStart w:id="20" w:name="_Toc41592332"/>
      <w:r>
        <w:rPr>
          <w:rFonts w:hint="eastAsia"/>
          <w:b/>
          <w:bCs/>
          <w:sz w:val="18"/>
          <w:szCs w:val="18"/>
          <w:lang w:val="en-US" w:eastAsia="zh-CN"/>
        </w:rPr>
        <w:t>4</w:t>
      </w:r>
      <w:r>
        <w:rPr>
          <w:rFonts w:hint="eastAsia"/>
          <w:b/>
          <w:bCs/>
          <w:sz w:val="18"/>
          <w:szCs w:val="18"/>
          <w:lang w:eastAsia="zh-CN"/>
        </w:rPr>
        <w:t>.1.2 诱饵参数分析</w:t>
      </w:r>
      <w:bookmarkEnd w:id="19"/>
      <w:bookmarkEnd w:id="20"/>
    </w:p>
    <w:p>
      <w:pPr>
        <w:spacing w:line="240" w:lineRule="auto"/>
        <w:ind w:firstLine="360" w:firstLineChars="200"/>
        <w:jc w:val="left"/>
        <w:rPr>
          <w:sz w:val="18"/>
          <w:szCs w:val="18"/>
          <w:lang w:eastAsia="zh-CN"/>
        </w:rPr>
      </w:pPr>
      <w:r>
        <w:rPr>
          <w:rFonts w:hint="eastAsia"/>
          <w:sz w:val="18"/>
          <w:szCs w:val="18"/>
          <w:lang w:eastAsia="zh-CN"/>
        </w:rPr>
        <w:t>本节分析报酬诱饵因子</w:t>
      </w:r>
      <m:oMath>
        <m:r>
          <m:rPr>
            <m:sty m:val="p"/>
          </m:rPr>
          <w:rPr>
            <w:rFonts w:ascii="Cambria Math" w:hAnsi="Cambria Math"/>
            <w:sz w:val="18"/>
            <w:szCs w:val="18"/>
          </w:rPr>
          <m:t>χ</m:t>
        </m:r>
      </m:oMath>
      <w:r>
        <w:rPr>
          <w:rFonts w:hint="eastAsia"/>
          <w:sz w:val="18"/>
          <w:szCs w:val="18"/>
          <w:lang w:eastAsia="zh-CN"/>
        </w:rPr>
        <w:t>和时间成本诱饵因子</w:t>
      </w:r>
      <m:oMath>
        <m:r>
          <m:rPr>
            <m:sty m:val="p"/>
          </m:rPr>
          <w:rPr>
            <w:rFonts w:hint="eastAsia" w:ascii="Cambria Math" w:hAnsi="Cambria Math"/>
            <w:sz w:val="18"/>
            <w:szCs w:val="18"/>
            <w:lang w:eastAsia="zh-CN"/>
          </w:rPr>
          <m:t>γ</m:t>
        </m:r>
      </m:oMath>
      <w:r>
        <w:rPr>
          <w:rFonts w:hint="eastAsia"/>
          <w:sz w:val="18"/>
          <w:szCs w:val="18"/>
          <w:lang w:eastAsia="zh-CN"/>
        </w:rPr>
        <w:t>对DIM机制的影响，通过3.3.1小节的定义1诱饵效应强度系数K和目标任务被选择率来反应，即选择目标任务的雾节点数与总雾节点数的比值，这两者分别从理论上与实际实验上代表了诱饵效应的作用效果。其中</w:t>
      </w:r>
      <m:oMath>
        <m:r>
          <m:rPr>
            <m:sty m:val="p"/>
          </m:rPr>
          <w:rPr>
            <w:rFonts w:ascii="Cambria Math" w:hAnsi="Cambria Math"/>
            <w:sz w:val="18"/>
            <w:szCs w:val="18"/>
          </w:rPr>
          <m:t>χ</m:t>
        </m:r>
      </m:oMath>
      <w:r>
        <w:rPr>
          <w:rFonts w:hint="eastAsia"/>
          <w:sz w:val="18"/>
          <w:szCs w:val="18"/>
          <w:lang w:eastAsia="zh-CN"/>
        </w:rPr>
        <w:t>这个参数的取值从0到1，以0.1递增；</w:t>
      </w:r>
      <m:oMath>
        <m:r>
          <m:rPr>
            <m:sty m:val="p"/>
          </m:rPr>
          <w:rPr>
            <w:rFonts w:hint="eastAsia" w:ascii="Cambria Math" w:hAnsi="Cambria Math"/>
            <w:sz w:val="18"/>
            <w:szCs w:val="18"/>
            <w:lang w:eastAsia="zh-CN"/>
          </w:rPr>
          <m:t>γ</m:t>
        </m:r>
      </m:oMath>
      <w:r>
        <w:rPr>
          <w:rFonts w:hint="eastAsia"/>
          <w:sz w:val="18"/>
          <w:szCs w:val="18"/>
          <w:lang w:eastAsia="zh-CN"/>
        </w:rPr>
        <w:t>这个参数的取值从1到2，同样以0.1递增。此时环境中卸载任务为50个，雾节点数为30个。</w:t>
      </w:r>
    </w:p>
    <w:p>
      <w:pPr>
        <w:spacing w:line="240" w:lineRule="auto"/>
        <w:ind w:firstLine="360" w:firstLineChars="200"/>
        <w:jc w:val="center"/>
      </w:pPr>
      <w:r>
        <w:rPr>
          <w:rFonts w:hint="eastAsia"/>
          <w:sz w:val="18"/>
          <w:szCs w:val="18"/>
          <w:lang w:eastAsia="zh-CN"/>
        </w:rPr>
        <w:t>如图3-5-a所示，在本文模型中的理论上，根据定理3-1、3-2、3-3，诱饵效果在随报酬诱饵因子</w:t>
      </w:r>
      <m:oMath>
        <m:r>
          <m:rPr>
            <m:sty m:val="p"/>
          </m:rPr>
          <w:rPr>
            <w:rFonts w:ascii="Cambria Math" w:hAnsi="Cambria Math"/>
            <w:sz w:val="18"/>
            <w:szCs w:val="18"/>
          </w:rPr>
          <m:t>χ</m:t>
        </m:r>
      </m:oMath>
      <w:r>
        <w:rPr>
          <w:rFonts w:hint="eastAsia"/>
          <w:sz w:val="18"/>
          <w:szCs w:val="18"/>
          <w:lang w:eastAsia="zh-CN"/>
        </w:rPr>
        <w:t>的增大从负向诱饵效果逐渐减小变为正向诱饵效应逐渐增大；随时间成本诱饵因子</w:t>
      </w:r>
      <m:oMath>
        <m:r>
          <m:rPr>
            <m:sty m:val="p"/>
          </m:rPr>
          <w:rPr>
            <w:rFonts w:hint="eastAsia" w:ascii="Cambria Math" w:hAnsi="Cambria Math"/>
            <w:sz w:val="18"/>
            <w:szCs w:val="18"/>
            <w:lang w:eastAsia="zh-CN"/>
          </w:rPr>
          <m:t>γ</m:t>
        </m:r>
      </m:oMath>
      <w:r>
        <w:rPr>
          <w:rFonts w:hint="eastAsia"/>
          <w:sz w:val="18"/>
          <w:szCs w:val="18"/>
          <w:lang w:eastAsia="zh-CN"/>
        </w:rPr>
        <w:t>的增大而先增后降并在</w:t>
      </w:r>
      <m:oMath>
        <m:r>
          <m:rPr>
            <m:sty m:val="p"/>
          </m:rPr>
          <w:rPr>
            <w:rFonts w:hint="eastAsia" w:ascii="Cambria Math" w:hAnsi="Cambria Math"/>
            <w:color w:val="0000FF"/>
            <w:sz w:val="18"/>
            <w:szCs w:val="18"/>
            <w:lang w:eastAsia="zh-CN"/>
          </w:rPr>
          <m:t>γ</m:t>
        </m:r>
      </m:oMath>
      <w:r>
        <w:rPr>
          <w:rFonts w:hint="eastAsia" w:hAnsi="Cambria Math"/>
          <w:b w:val="0"/>
          <w:i w:val="0"/>
          <w:color w:val="0000FF"/>
          <w:sz w:val="18"/>
          <w:szCs w:val="18"/>
          <w:lang w:val="en-US" w:eastAsia="zh-CN"/>
        </w:rPr>
        <w:t>&gt;1.7</w:t>
      </w:r>
      <w:r>
        <w:rPr>
          <w:rFonts w:hint="eastAsia"/>
          <w:color w:val="0000FF"/>
          <w:sz w:val="18"/>
          <w:szCs w:val="18"/>
          <w:lang w:eastAsia="zh-CN"/>
        </w:rPr>
        <w:t>左右时诱饵失效</w:t>
      </w:r>
      <w:r>
        <w:rPr>
          <w:rFonts w:hint="eastAsia"/>
          <w:sz w:val="18"/>
          <w:szCs w:val="18"/>
          <w:lang w:eastAsia="zh-CN"/>
        </w:rPr>
        <w:t>。正向诱饵效果在一定范围内会随报酬诱饵因子</w:t>
      </w:r>
      <m:oMath>
        <m:r>
          <m:rPr>
            <m:sty m:val="p"/>
          </m:rPr>
          <w:rPr>
            <w:rFonts w:ascii="Cambria Math" w:hAnsi="Cambria Math"/>
            <w:sz w:val="18"/>
            <w:szCs w:val="18"/>
          </w:rPr>
          <m:t>χ</m:t>
        </m:r>
      </m:oMath>
      <w:r>
        <w:rPr>
          <w:rFonts w:hint="eastAsia"/>
          <w:sz w:val="18"/>
          <w:szCs w:val="18"/>
          <w:lang w:eastAsia="zh-CN"/>
        </w:rPr>
        <w:t>的增大而增大，这是由于</w:t>
      </w:r>
      <w:r>
        <w:rPr>
          <w:rFonts w:hint="eastAsia"/>
          <w:color w:val="0000FF"/>
          <w:sz w:val="18"/>
          <w:szCs w:val="18"/>
          <w:lang w:eastAsia="zh-CN"/>
        </w:rPr>
        <w:t>报酬因子的增大导致目标项在报酬维度上与参考点的距离减小，而竞争项在报酬维度上与参考点距离增大</w:t>
      </w:r>
      <w:r>
        <w:rPr>
          <w:rFonts w:hint="eastAsia"/>
          <w:sz w:val="18"/>
          <w:szCs w:val="18"/>
          <w:lang w:eastAsia="zh-CN"/>
        </w:rPr>
        <w:t>。根据3.3.1小节公式3-3对任务报酬吸引力的定义，目标项较加入诱饵项前吸引力略有降低，而竞争项较加入诱饵项前吸引力大幅降低，最终体现为目标项的吸引力相较于竞争项提高了。综合两项诱饵因</w:t>
      </w:r>
      <w:r>
        <w:rPr>
          <w:lang w:eastAsia="zh-CN"/>
        </w:rPr>
        <w:drawing>
          <wp:inline distT="0" distB="0" distL="0" distR="0">
            <wp:extent cx="2668270" cy="1947545"/>
            <wp:effectExtent l="0" t="0" r="1397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727010" cy="1990794"/>
                    </a:xfrm>
                    <a:prstGeom prst="rect">
                      <a:avLst/>
                    </a:prstGeom>
                  </pic:spPr>
                </pic:pic>
              </a:graphicData>
            </a:graphic>
          </wp:inline>
        </w:drawing>
      </w:r>
    </w:p>
    <w:p>
      <w:pPr>
        <w:spacing w:line="240" w:lineRule="auto"/>
        <w:jc w:val="center"/>
        <w:rPr>
          <w:lang w:eastAsia="zh-CN"/>
        </w:rPr>
      </w:pPr>
      <w:r>
        <w:rPr>
          <w:rFonts w:ascii="楷体" w:hAnsi="楷体" w:eastAsia="楷体"/>
          <w:lang w:eastAsia="zh-CN"/>
        </w:rPr>
        <w:t>（a）诱饵因子对强度系数K的影响</w:t>
      </w:r>
    </w:p>
    <w:p>
      <w:pPr>
        <w:spacing w:line="240" w:lineRule="auto"/>
        <w:ind w:firstLine="380" w:firstLineChars="200"/>
        <w:jc w:val="left"/>
      </w:pPr>
      <w:r>
        <w:rPr>
          <w:lang w:eastAsia="zh-CN"/>
        </w:rPr>
        <w:drawing>
          <wp:inline distT="0" distB="0" distL="0" distR="0">
            <wp:extent cx="2553970" cy="1881505"/>
            <wp:effectExtent l="0" t="0" r="635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3883" cy="1903408"/>
                    </a:xfrm>
                    <a:prstGeom prst="rect">
                      <a:avLst/>
                    </a:prstGeom>
                  </pic:spPr>
                </pic:pic>
              </a:graphicData>
            </a:graphic>
          </wp:inline>
        </w:drawing>
      </w:r>
    </w:p>
    <w:p>
      <w:pPr>
        <w:spacing w:line="240" w:lineRule="auto"/>
        <w:jc w:val="center"/>
        <w:rPr>
          <w:lang w:eastAsia="zh-CN"/>
        </w:rPr>
      </w:pPr>
      <w:r>
        <w:rPr>
          <w:rFonts w:ascii="楷体" w:hAnsi="楷体" w:eastAsia="楷体"/>
          <w:lang w:eastAsia="zh-CN"/>
        </w:rPr>
        <w:t>（b）诱饵因子对目标任务被选率的影响</w:t>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5</w:t>
      </w:r>
      <w:r>
        <w:rPr>
          <w:rFonts w:hint="eastAsia"/>
          <w:sz w:val="18"/>
          <w:szCs w:val="18"/>
          <w:lang w:eastAsia="zh-CN"/>
        </w:rPr>
        <w:fldChar w:fldCharType="end"/>
      </w:r>
      <w:r>
        <w:rPr>
          <w:rFonts w:hint="eastAsia"/>
          <w:sz w:val="18"/>
          <w:szCs w:val="18"/>
          <w:lang w:eastAsia="zh-CN"/>
        </w:rPr>
        <w:t xml:space="preserve"> 诱饵因子对DIM机制的影响</w:t>
      </w:r>
    </w:p>
    <w:p>
      <w:pPr>
        <w:spacing w:line="240" w:lineRule="auto"/>
        <w:ind w:firstLine="0" w:firstLineChars="0"/>
        <w:jc w:val="left"/>
        <w:rPr>
          <w:sz w:val="18"/>
          <w:szCs w:val="18"/>
          <w:lang w:eastAsia="zh-CN"/>
        </w:rPr>
      </w:pPr>
      <w:r>
        <w:rPr>
          <w:rFonts w:hint="eastAsia"/>
          <w:sz w:val="18"/>
          <w:szCs w:val="18"/>
          <w:lang w:eastAsia="zh-CN"/>
        </w:rPr>
        <w:t>子在报酬诱饵因子</w:t>
      </w:r>
      <m:oMath>
        <m:r>
          <m:rPr>
            <m:sty m:val="p"/>
          </m:rPr>
          <w:rPr>
            <w:rFonts w:ascii="Cambria Math" w:hAnsi="Cambria Math"/>
            <w:sz w:val="18"/>
            <w:szCs w:val="18"/>
          </w:rPr>
          <m:t>χ</m:t>
        </m:r>
        <m:r>
          <m:rPr>
            <m:sty m:val="p"/>
          </m:rPr>
          <w:rPr>
            <w:rFonts w:hint="default" w:ascii="Cambria Math" w:hAnsi="Cambria Math"/>
            <w:sz w:val="18"/>
            <w:szCs w:val="18"/>
            <w:lang w:val="en-US" w:eastAsia="zh-CN"/>
          </w:rPr>
          <m:t>=1</m:t>
        </m:r>
      </m:oMath>
      <w:r>
        <w:rPr>
          <w:rFonts w:hint="eastAsia"/>
          <w:sz w:val="18"/>
          <w:szCs w:val="18"/>
          <w:lang w:eastAsia="zh-CN"/>
        </w:rPr>
        <w:t>，时间成本诱饵因子</w:t>
      </w:r>
      <m:oMath>
        <m:r>
          <m:rPr>
            <m:sty m:val="p"/>
          </m:rPr>
          <w:rPr>
            <w:rFonts w:hint="eastAsia" w:ascii="Cambria Math" w:hAnsi="Cambria Math"/>
            <w:sz w:val="18"/>
            <w:szCs w:val="18"/>
            <w:lang w:eastAsia="zh-CN"/>
          </w:rPr>
          <m:t>γ</m:t>
        </m:r>
      </m:oMath>
      <w:r>
        <w:rPr>
          <w:rFonts w:hint="eastAsia" w:hAnsi="Cambria Math"/>
          <w:b w:val="0"/>
          <w:i w:val="0"/>
          <w:sz w:val="18"/>
          <w:szCs w:val="18"/>
          <w:lang w:val="en-US" w:eastAsia="zh-CN"/>
        </w:rPr>
        <w:t>&gt;1.6</w:t>
      </w:r>
      <w:r>
        <w:rPr>
          <w:rFonts w:hint="eastAsia"/>
          <w:sz w:val="18"/>
          <w:szCs w:val="18"/>
          <w:lang w:eastAsia="zh-CN"/>
        </w:rPr>
        <w:t>时达到最优。图3-5-b是在实验中目标任务的被选概率，可以看出其趋势与强度系数K值基本一致，说明本文的模型是正确的。</w:t>
      </w:r>
    </w:p>
    <w:p>
      <w:pPr>
        <w:rPr>
          <w:b/>
          <w:bCs/>
          <w:sz w:val="18"/>
          <w:szCs w:val="18"/>
          <w:lang w:eastAsia="zh-CN"/>
        </w:rPr>
      </w:pPr>
      <w:bookmarkStart w:id="21" w:name="_Toc41295624"/>
      <w:bookmarkStart w:id="22" w:name="_Toc41592333"/>
      <w:r>
        <w:rPr>
          <w:rFonts w:hint="eastAsia"/>
          <w:b/>
          <w:bCs/>
          <w:sz w:val="18"/>
          <w:szCs w:val="18"/>
          <w:lang w:val="en-US" w:eastAsia="zh-CN"/>
        </w:rPr>
        <w:t>4</w:t>
      </w:r>
      <w:r>
        <w:rPr>
          <w:rFonts w:hint="eastAsia"/>
          <w:b/>
          <w:bCs/>
          <w:sz w:val="18"/>
          <w:szCs w:val="18"/>
          <w:lang w:eastAsia="zh-CN"/>
        </w:rPr>
        <w:t>.1.3 任务选择情况评估</w:t>
      </w:r>
      <w:bookmarkEnd w:id="21"/>
      <w:bookmarkEnd w:id="22"/>
    </w:p>
    <w:p>
      <w:pPr>
        <w:spacing w:line="240" w:lineRule="auto"/>
        <w:ind w:firstLine="360" w:firstLineChars="200"/>
        <w:jc w:val="left"/>
        <w:rPr>
          <w:rFonts w:hint="eastAsia"/>
          <w:sz w:val="18"/>
          <w:szCs w:val="18"/>
          <w:lang w:eastAsia="zh-CN"/>
        </w:rPr>
      </w:pPr>
      <w:r>
        <w:rPr>
          <w:rFonts w:hint="eastAsia"/>
          <w:sz w:val="18"/>
          <w:szCs w:val="18"/>
          <w:lang w:eastAsia="zh-CN"/>
        </w:rPr>
        <w:t>本节分析在</w:t>
      </w:r>
      <w:r>
        <w:rPr>
          <w:rFonts w:hint="eastAsia"/>
          <w:color w:val="0000FF"/>
          <w:sz w:val="18"/>
          <w:szCs w:val="18"/>
          <w:lang w:eastAsia="zh-CN"/>
        </w:rPr>
        <w:t>卸载任务数量不变的情况下</w:t>
      </w:r>
      <w:r>
        <w:rPr>
          <w:rFonts w:hint="eastAsia"/>
          <w:sz w:val="18"/>
          <w:szCs w:val="18"/>
          <w:lang w:eastAsia="zh-CN"/>
        </w:rPr>
        <w:t>，随着雾节点数量的增加，</w:t>
      </w:r>
      <m:oMath>
        <m:sSub>
          <m:sSubPr/>
          <m:e>
            <m:r>
              <m:rPr/>
              <m:t>τ</m:t>
            </m:r>
          </m:e>
          <m:sub>
            <m:r>
              <m:rPr/>
              <m:t>A</m:t>
            </m:r>
          </m:sub>
        </m:sSub>
      </m:oMath>
      <w:r>
        <w:rPr>
          <w:rFonts w:hint="eastAsia"/>
          <w:sz w:val="18"/>
          <w:szCs w:val="18"/>
          <w:lang w:eastAsia="zh-CN"/>
        </w:rPr>
        <w:t>和</w:t>
      </w:r>
      <m:oMath>
        <m:sSub>
          <m:sSubPr/>
          <m:e>
            <m:r>
              <m:rPr/>
              <m:t>τ</m:t>
            </m:r>
          </m:e>
          <m:sub>
            <m:r>
              <m:rPr/>
              <m:t>B</m:t>
            </m:r>
          </m:sub>
        </m:sSub>
      </m:oMath>
      <w:r>
        <w:rPr>
          <w:rFonts w:hint="eastAsia"/>
          <w:sz w:val="18"/>
          <w:szCs w:val="18"/>
          <w:lang w:eastAsia="zh-CN"/>
        </w:rPr>
        <w:t>的被选择情况，加入</w:t>
      </w:r>
      <m:oMath>
        <m:sSub>
          <m:sSubPr/>
          <m:e>
            <m:r>
              <m:rPr/>
              <m:t>τ</m:t>
            </m:r>
          </m:e>
          <m:sub>
            <m:r>
              <m:rPr>
                <m:nor/>
                <m:sty m:val="p"/>
              </m:rPr>
              <w:rPr>
                <w:b w:val="0"/>
                <w:i w:val="0"/>
              </w:rPr>
              <m:t>decoy </m:t>
            </m:r>
          </m:sub>
        </m:sSub>
      </m:oMath>
      <w:r>
        <w:rPr>
          <w:rFonts w:hint="eastAsia"/>
          <w:sz w:val="18"/>
          <w:szCs w:val="18"/>
          <w:lang w:eastAsia="zh-CN"/>
        </w:rPr>
        <w:t>的前后的被选择情况分别用</w:t>
      </w:r>
      <m:oMath>
        <m:sSub>
          <m:sSubPr/>
          <m:e>
            <m:r>
              <m:rPr/>
              <m:t>τ</m:t>
            </m:r>
          </m:e>
          <m:sub>
            <m:r>
              <m:rPr/>
              <m:t>A</m:t>
            </m:r>
          </m:sub>
        </m:sSub>
      </m:oMath>
      <w:r>
        <w:rPr>
          <w:rFonts w:hint="eastAsia"/>
          <w:sz w:val="18"/>
          <w:szCs w:val="18"/>
          <w:lang w:eastAsia="zh-CN"/>
        </w:rPr>
        <w:t>、</w:t>
      </w:r>
      <m:oMath>
        <m:sSub>
          <m:sSubPr/>
          <m:e>
            <m:r>
              <m:rPr/>
              <m:t>τ</m:t>
            </m:r>
          </m:e>
          <m:sub>
            <m:r>
              <m:rPr/>
              <m:t>B</m:t>
            </m:r>
          </m:sub>
        </m:sSub>
      </m:oMath>
      <w:r>
        <w:rPr>
          <w:rFonts w:hint="eastAsia"/>
          <w:sz w:val="18"/>
          <w:szCs w:val="18"/>
          <w:lang w:eastAsia="zh-CN"/>
        </w:rPr>
        <w:t>、</w:t>
      </w:r>
      <m:oMath>
        <m:sSub>
          <m:sSubPr/>
          <m:e>
            <m:r>
              <m:rPr/>
              <m:t>τ</m:t>
            </m:r>
          </m:e>
          <m:sub>
            <m:r>
              <m:rPr>
                <m:nor/>
                <m:sty m:val="p"/>
              </m:rPr>
              <w:rPr>
                <w:b w:val="0"/>
                <w:i w:val="0"/>
              </w:rPr>
              <m:t>goal </m:t>
            </m:r>
          </m:sub>
        </m:sSub>
      </m:oMath>
      <w:r>
        <w:rPr>
          <w:rFonts w:hint="eastAsia"/>
          <w:sz w:val="18"/>
          <w:szCs w:val="18"/>
          <w:lang w:eastAsia="zh-CN"/>
        </w:rPr>
        <w:t>和</w:t>
      </w:r>
      <m:oMath>
        <m:sSub>
          <m:sSubPr/>
          <m:e>
            <m:r>
              <m:rPr/>
              <m:t>τ</m:t>
            </m:r>
          </m:e>
          <m:sub>
            <m:r>
              <m:rPr>
                <m:nor/>
                <m:sty m:val="p"/>
              </m:rPr>
              <w:rPr>
                <w:b w:val="0"/>
                <w:i w:val="0"/>
              </w:rPr>
              <m:t>compete </m:t>
            </m:r>
          </m:sub>
        </m:sSub>
      </m:oMath>
      <w:r>
        <w:rPr>
          <w:rFonts w:hint="eastAsia"/>
          <w:sz w:val="18"/>
          <w:szCs w:val="18"/>
          <w:lang w:eastAsia="zh-CN"/>
        </w:rPr>
        <w:t>表示。如图3-6可以看到加入诱饵任务前，选择</w:t>
      </w:r>
      <m:oMath>
        <m:sSub>
          <m:sSubPr/>
          <m:e>
            <m:r>
              <m:rPr/>
              <m:t>τ</m:t>
            </m:r>
          </m:e>
          <m:sub>
            <m:r>
              <m:rPr/>
              <m:t>A</m:t>
            </m:r>
          </m:sub>
        </m:sSub>
      </m:oMath>
      <w:r>
        <w:rPr>
          <w:rFonts w:hint="eastAsia"/>
          <w:sz w:val="18"/>
          <w:szCs w:val="18"/>
          <w:lang w:eastAsia="zh-CN"/>
        </w:rPr>
        <w:t>和</w:t>
      </w:r>
      <m:oMath>
        <m:sSub>
          <m:sSubPr/>
          <m:e>
            <m:r>
              <m:rPr/>
              <m:t>τ</m:t>
            </m:r>
          </m:e>
          <m:sub>
            <m:r>
              <m:rPr/>
              <m:t>B</m:t>
            </m:r>
          </m:sub>
        </m:sSub>
      </m:oMath>
      <w:r>
        <w:rPr>
          <w:rFonts w:hint="eastAsia"/>
          <w:sz w:val="18"/>
          <w:szCs w:val="18"/>
          <w:lang w:eastAsia="zh-CN"/>
        </w:rPr>
        <w:t>的雾节点数基本保持一致，加入诱饵任务后，选择</w:t>
      </w:r>
      <m:oMath>
        <m:sSub>
          <m:sSubPr/>
          <m:e>
            <m:r>
              <m:rPr/>
              <m:t>τ</m:t>
            </m:r>
          </m:e>
          <m:sub>
            <m:r>
              <m:rPr>
                <m:nor/>
                <m:sty m:val="p"/>
              </m:rPr>
              <w:rPr>
                <w:b w:val="0"/>
                <w:i w:val="0"/>
              </w:rPr>
              <m:t>goal </m:t>
            </m:r>
          </m:sub>
        </m:sSub>
      </m:oMath>
      <w:r>
        <w:rPr>
          <w:rFonts w:hint="eastAsia"/>
          <w:sz w:val="18"/>
          <w:szCs w:val="18"/>
          <w:lang w:eastAsia="zh-CN"/>
        </w:rPr>
        <w:t>的雾节点数明显多于</w:t>
      </w:r>
      <m:oMath>
        <m:sSub>
          <m:sSubPr/>
          <m:e>
            <m:r>
              <m:rPr/>
              <m:t>τ</m:t>
            </m:r>
          </m:e>
          <m:sub>
            <m:r>
              <m:rPr>
                <m:nor/>
                <m:sty m:val="p"/>
              </m:rPr>
              <w:rPr>
                <w:b w:val="0"/>
                <w:i w:val="0"/>
              </w:rPr>
              <m:t>compete </m:t>
            </m:r>
          </m:sub>
        </m:sSub>
      </m:oMath>
      <w:r>
        <w:rPr>
          <w:rFonts w:hint="eastAsia"/>
          <w:sz w:val="18"/>
          <w:szCs w:val="18"/>
          <w:lang w:eastAsia="zh-CN"/>
        </w:rPr>
        <w:t>，选择</w:t>
      </w:r>
      <m:oMath>
        <m:sSub>
          <m:sSubPr/>
          <m:e>
            <m:r>
              <m:rPr/>
              <m:t>τ</m:t>
            </m:r>
          </m:e>
          <m:sub>
            <m:r>
              <m:rPr>
                <m:nor/>
                <m:sty m:val="p"/>
              </m:rPr>
              <w:rPr>
                <w:b w:val="0"/>
                <w:i w:val="0"/>
              </w:rPr>
              <m:t>decoy </m:t>
            </m:r>
          </m:sub>
        </m:sSub>
      </m:oMath>
      <w:r>
        <w:rPr>
          <w:rFonts w:hint="eastAsia"/>
          <w:sz w:val="18"/>
          <w:szCs w:val="18"/>
          <w:lang w:eastAsia="zh-CN"/>
        </w:rPr>
        <w:t>的雾节点数接近于0，这是由于</w:t>
      </w:r>
      <m:oMath>
        <m:sSub>
          <m:sSubPr/>
          <m:e>
            <m:r>
              <m:rPr/>
              <m:t>τ</m:t>
            </m:r>
          </m:e>
          <m:sub>
            <m:r>
              <m:rPr>
                <m:nor/>
                <m:sty m:val="p"/>
              </m:rPr>
              <w:rPr>
                <w:b w:val="0"/>
                <w:i w:val="0"/>
              </w:rPr>
              <m:t>decoy </m:t>
            </m:r>
          </m:sub>
        </m:sSub>
      </m:oMath>
      <w:r>
        <w:rPr>
          <w:rFonts w:hint="eastAsia"/>
          <w:sz w:val="18"/>
          <w:szCs w:val="18"/>
          <w:lang w:eastAsia="zh-CN"/>
        </w:rPr>
        <w:t>作为诱饵任务，其吸引力明显低于</w:t>
      </w:r>
      <m:oMath>
        <m:sSub>
          <m:sSubPr/>
          <m:e>
            <m:r>
              <m:rPr/>
              <m:t>τ</m:t>
            </m:r>
          </m:e>
          <m:sub>
            <m:r>
              <m:rPr>
                <m:nor/>
                <m:sty m:val="p"/>
              </m:rPr>
              <w:rPr>
                <w:b w:val="0"/>
                <w:i w:val="0"/>
              </w:rPr>
              <m:t>goal </m:t>
            </m:r>
          </m:sub>
        </m:sSub>
      </m:oMath>
      <w:r>
        <w:rPr>
          <w:rFonts w:hint="eastAsia"/>
          <w:sz w:val="18"/>
          <w:szCs w:val="18"/>
          <w:lang w:eastAsia="zh-CN"/>
        </w:rPr>
        <w:t>，所以很少会有雾节点会选。</w:t>
      </w:r>
    </w:p>
    <w:p>
      <w:pPr>
        <w:spacing w:line="240" w:lineRule="auto"/>
        <w:ind w:firstLine="0" w:firstLineChars="0"/>
        <w:jc w:val="left"/>
        <w:rPr>
          <w:rFonts w:hint="eastAsia"/>
          <w:sz w:val="18"/>
          <w:szCs w:val="18"/>
          <w:lang w:eastAsia="zh-CN"/>
        </w:rPr>
      </w:pPr>
      <w:r>
        <w:rPr>
          <w:rFonts w:hint="eastAsia"/>
          <w:sz w:val="18"/>
          <w:szCs w:val="18"/>
          <w:lang w:eastAsia="zh-CN"/>
        </w:rPr>
        <w:drawing>
          <wp:inline distT="0" distB="0" distL="114300" distR="114300">
            <wp:extent cx="2597785" cy="2180590"/>
            <wp:effectExtent l="0" t="0" r="8255" b="13970"/>
            <wp:docPr id="1" name="图片 1" descr="各任务参与雾节点数的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各任务参与雾节点数的比较"/>
                    <pic:cNvPicPr>
                      <a:picLocks noChangeAspect="1"/>
                    </pic:cNvPicPr>
                  </pic:nvPicPr>
                  <pic:blipFill>
                    <a:blip r:embed="rId33"/>
                    <a:srcRect l="9451" t="9162" r="12690" b="5438"/>
                    <a:stretch>
                      <a:fillRect/>
                    </a:stretch>
                  </pic:blipFill>
                  <pic:spPr>
                    <a:xfrm>
                      <a:off x="0" y="0"/>
                      <a:ext cx="2597785" cy="2180590"/>
                    </a:xfrm>
                    <a:prstGeom prst="rect">
                      <a:avLst/>
                    </a:prstGeom>
                  </pic:spPr>
                </pic:pic>
              </a:graphicData>
            </a:graphic>
          </wp:inline>
        </w:drawing>
      </w:r>
    </w:p>
    <w:p>
      <w:pPr>
        <w:spacing w:line="240" w:lineRule="auto"/>
        <w:jc w:val="center"/>
        <w:rPr>
          <w:sz w:val="18"/>
          <w:szCs w:val="18"/>
          <w:lang w:eastAsia="zh-CN"/>
        </w:rPr>
      </w:pPr>
      <w:r>
        <w:rPr>
          <w:rFonts w:hint="eastAsia"/>
          <w:sz w:val="18"/>
          <w:szCs w:val="18"/>
          <w:lang w:eastAsia="zh-CN"/>
        </w:rPr>
        <w:t>图</w:t>
      </w:r>
      <w:r>
        <w:rPr>
          <w:rFonts w:hint="eastAsia"/>
          <w:sz w:val="18"/>
          <w:szCs w:val="18"/>
          <w:lang w:val="en-US" w:eastAsia="zh-CN"/>
        </w:rPr>
        <w:t>3</w:t>
      </w:r>
      <w:r>
        <w:rPr>
          <w:rFonts w:hint="eastAsia"/>
          <w:sz w:val="18"/>
          <w:szCs w:val="18"/>
          <w:lang w:eastAsia="zh-CN"/>
        </w:rPr>
        <w:noBreakHyphen/>
      </w:r>
      <w:r>
        <w:rPr>
          <w:rFonts w:hint="eastAsia"/>
          <w:sz w:val="18"/>
          <w:szCs w:val="18"/>
          <w:lang w:val="en-US" w:eastAsia="zh-CN"/>
        </w:rPr>
        <w:t>6</w:t>
      </w:r>
      <w:r>
        <w:rPr>
          <w:rFonts w:hint="eastAsia"/>
          <w:sz w:val="18"/>
          <w:szCs w:val="18"/>
          <w:lang w:eastAsia="zh-CN"/>
        </w:rPr>
        <w:t xml:space="preserve"> 各任务参与雾节点数的比较</w:t>
      </w:r>
    </w:p>
    <w:p>
      <w:pPr>
        <w:spacing w:line="240" w:lineRule="auto"/>
        <w:ind w:firstLine="360" w:firstLineChars="200"/>
        <w:jc w:val="left"/>
        <w:rPr>
          <w:sz w:val="18"/>
          <w:szCs w:val="18"/>
          <w:lang w:eastAsia="zh-CN"/>
        </w:rPr>
      </w:pPr>
      <w:r>
        <w:rPr>
          <w:rFonts w:hint="eastAsia"/>
          <w:sz w:val="18"/>
          <w:szCs w:val="18"/>
          <w:lang w:eastAsia="zh-CN"/>
        </w:rPr>
        <w:t>成功卸载任务的时间成本分布如图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t>7，可以看出加入诱饵任务后，时间成本高的任务卸载率更高。</w:t>
      </w:r>
    </w:p>
    <w:p>
      <w:pPr>
        <w:spacing w:line="240" w:lineRule="auto"/>
        <w:jc w:val="center"/>
      </w:pPr>
      <w:r>
        <w:rPr>
          <w:lang w:eastAsia="zh-CN"/>
        </w:rPr>
        <w:drawing>
          <wp:inline distT="0" distB="0" distL="0" distR="0">
            <wp:extent cx="2616835" cy="2021840"/>
            <wp:effectExtent l="0" t="0" r="444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31487" cy="2033134"/>
                    </a:xfrm>
                    <a:prstGeom prst="rect">
                      <a:avLst/>
                    </a:prstGeom>
                  </pic:spPr>
                </pic:pic>
              </a:graphicData>
            </a:graphic>
          </wp:inline>
        </w:drawing>
      </w:r>
    </w:p>
    <w:p>
      <w:pPr>
        <w:spacing w:line="240" w:lineRule="auto"/>
        <w:jc w:val="center"/>
        <w:rPr>
          <w:lang w:eastAsia="zh-CN"/>
        </w:rPr>
      </w:pPr>
      <w:r>
        <w:rPr>
          <w:rFonts w:ascii="楷体" w:hAnsi="楷体" w:eastAsia="楷体"/>
        </w:rPr>
        <w:t>（a）PMMRA机制</w:t>
      </w:r>
    </w:p>
    <w:p>
      <w:pPr>
        <w:spacing w:line="240" w:lineRule="auto"/>
        <w:jc w:val="center"/>
        <w:rPr>
          <w:sz w:val="18"/>
          <w:szCs w:val="18"/>
          <w:lang w:eastAsia="zh-CN"/>
        </w:rPr>
      </w:pPr>
      <w:r>
        <w:rPr>
          <w:rFonts w:eastAsia="楷体"/>
          <w:lang w:eastAsia="zh-CN"/>
        </w:rPr>
        <w:drawing>
          <wp:inline distT="0" distB="0" distL="0" distR="0">
            <wp:extent cx="2633980" cy="2077720"/>
            <wp:effectExtent l="0" t="0" r="2540" b="1016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1186" cy="2083525"/>
                    </a:xfrm>
                    <a:prstGeom prst="rect">
                      <a:avLst/>
                    </a:prstGeom>
                  </pic:spPr>
                </pic:pic>
              </a:graphicData>
            </a:graphic>
          </wp:inline>
        </w:drawing>
      </w:r>
    </w:p>
    <w:p>
      <w:pPr>
        <w:spacing w:line="240" w:lineRule="auto"/>
        <w:jc w:val="center"/>
        <w:rPr>
          <w:sz w:val="18"/>
          <w:szCs w:val="18"/>
          <w:lang w:eastAsia="zh-CN"/>
        </w:rPr>
      </w:pPr>
      <w:r>
        <w:rPr>
          <w:rFonts w:ascii="Times New Roman" w:hAnsi="Times New Roman" w:eastAsia="楷体"/>
          <w:lang w:eastAsia="zh-CN"/>
        </w:rPr>
        <w:t>（b）DIM机制</w:t>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7</w:t>
      </w:r>
      <w:r>
        <w:rPr>
          <w:rFonts w:hint="eastAsia"/>
          <w:sz w:val="18"/>
          <w:szCs w:val="18"/>
          <w:lang w:eastAsia="zh-CN"/>
        </w:rPr>
        <w:fldChar w:fldCharType="end"/>
      </w:r>
      <w:r>
        <w:rPr>
          <w:rFonts w:hint="eastAsia"/>
          <w:sz w:val="18"/>
          <w:szCs w:val="18"/>
          <w:lang w:eastAsia="zh-CN"/>
        </w:rPr>
        <w:t xml:space="preserve"> 不同机制下卸载成功任务时间成本分布比较</w:t>
      </w:r>
    </w:p>
    <w:p>
      <w:pPr>
        <w:spacing w:line="240" w:lineRule="auto"/>
        <w:ind w:firstLine="360" w:firstLineChars="200"/>
        <w:jc w:val="left"/>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t>7表示成功卸载的任务时间成本分布情况，其中3-7-a为PMMRA机制下的分布，3-7-b为DIM机制下的分布，可以看到，</w:t>
      </w:r>
      <w:r>
        <w:rPr>
          <w:rFonts w:hint="eastAsia"/>
          <w:color w:val="0000FF"/>
          <w:sz w:val="18"/>
          <w:szCs w:val="18"/>
          <w:lang w:eastAsia="zh-CN"/>
        </w:rPr>
        <w:t>在DIM机制下的时间成本高的任务卸载数比PMMRA机制下要多。</w:t>
      </w:r>
      <w:r>
        <w:rPr>
          <w:rFonts w:hint="eastAsia"/>
          <w:sz w:val="18"/>
          <w:szCs w:val="18"/>
          <w:lang w:eastAsia="zh-CN"/>
        </w:rPr>
        <w:t>根据引理3-2的描述，这是由于诱饵效应参照的的作用，选择参与高时间成本的雾节点数增加，所以会有更多的高时间成本任务被成功卸载了。</w:t>
      </w:r>
    </w:p>
    <w:p>
      <w:pPr>
        <w:rPr>
          <w:b/>
          <w:bCs/>
          <w:sz w:val="18"/>
          <w:szCs w:val="18"/>
          <w:lang w:eastAsia="zh-CN"/>
        </w:rPr>
      </w:pPr>
      <w:bookmarkStart w:id="23" w:name="_Toc41295625"/>
      <w:bookmarkStart w:id="24" w:name="_Toc41592334"/>
      <w:r>
        <w:rPr>
          <w:rFonts w:hint="eastAsia"/>
          <w:b/>
          <w:bCs/>
          <w:sz w:val="18"/>
          <w:szCs w:val="18"/>
          <w:lang w:val="en-US" w:eastAsia="zh-CN"/>
        </w:rPr>
        <w:t>4</w:t>
      </w:r>
      <w:r>
        <w:rPr>
          <w:rFonts w:hint="eastAsia"/>
          <w:b/>
          <w:bCs/>
          <w:sz w:val="18"/>
          <w:szCs w:val="18"/>
          <w:lang w:eastAsia="zh-CN"/>
        </w:rPr>
        <w:t>.1.4 诱饵策略对机制的影响</w:t>
      </w:r>
      <w:bookmarkEnd w:id="23"/>
      <w:bookmarkEnd w:id="24"/>
    </w:p>
    <w:p>
      <w:pPr>
        <w:spacing w:line="240" w:lineRule="auto"/>
        <w:ind w:firstLine="360" w:firstLineChars="200"/>
        <w:jc w:val="left"/>
        <w:rPr>
          <w:rFonts w:hint="eastAsia"/>
          <w:sz w:val="18"/>
          <w:szCs w:val="18"/>
          <w:lang w:eastAsia="zh-CN"/>
        </w:rPr>
      </w:pPr>
      <w:r>
        <w:rPr>
          <w:rFonts w:hint="eastAsia"/>
          <w:sz w:val="18"/>
          <w:szCs w:val="18"/>
          <w:lang w:eastAsia="zh-CN"/>
        </w:rPr>
        <w:t>上述小节阐述了基于R策略设计诱饵任务对目标任务被选择数目的影响。接下来分析依据3种不同策略设计的诱饵任务对雾节点参与高时间成本任务数量影响。</w:t>
      </w:r>
    </w:p>
    <w:p>
      <w:pPr>
        <w:spacing w:line="240" w:lineRule="auto"/>
        <w:jc w:val="center"/>
        <w:rPr>
          <w:sz w:val="18"/>
          <w:szCs w:val="18"/>
          <w:lang w:eastAsia="zh-CN"/>
        </w:rPr>
      </w:pPr>
      <w:r>
        <w:rPr>
          <w:rFonts w:hint="eastAsia"/>
          <w:sz w:val="18"/>
          <w:szCs w:val="18"/>
          <w:lang w:eastAsia="zh-CN"/>
        </w:rPr>
        <w:drawing>
          <wp:inline distT="0" distB="0" distL="114300" distR="114300">
            <wp:extent cx="2421255" cy="2020570"/>
            <wp:effectExtent l="0" t="0" r="1905" b="6350"/>
            <wp:docPr id="5" name="图片 5" descr="各任务参与雾节点数的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各任务参与雾节点数的比较"/>
                    <pic:cNvPicPr>
                      <a:picLocks noChangeAspect="1"/>
                    </pic:cNvPicPr>
                  </pic:nvPicPr>
                  <pic:blipFill>
                    <a:blip r:embed="rId36"/>
                    <a:srcRect l="9389" t="9644" r="12444" b="5117"/>
                    <a:stretch>
                      <a:fillRect/>
                    </a:stretch>
                  </pic:blipFill>
                  <pic:spPr>
                    <a:xfrm>
                      <a:off x="0" y="0"/>
                      <a:ext cx="2421255" cy="2020570"/>
                    </a:xfrm>
                    <a:prstGeom prst="rect">
                      <a:avLst/>
                    </a:prstGeom>
                  </pic:spPr>
                </pic:pic>
              </a:graphicData>
            </a:graphic>
          </wp:inline>
        </w:drawing>
      </w:r>
    </w:p>
    <w:p>
      <w:pPr>
        <w:spacing w:line="240" w:lineRule="auto"/>
        <w:ind w:firstLine="0" w:firstLineChars="0"/>
        <w:jc w:val="center"/>
        <w:rPr>
          <w:rFonts w:hint="eastAsia"/>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8</w:t>
      </w:r>
      <w:r>
        <w:rPr>
          <w:rFonts w:hint="eastAsia"/>
          <w:sz w:val="18"/>
          <w:szCs w:val="18"/>
          <w:lang w:eastAsia="zh-CN"/>
        </w:rPr>
        <w:fldChar w:fldCharType="end"/>
      </w:r>
      <w:r>
        <w:rPr>
          <w:rFonts w:hint="eastAsia"/>
          <w:sz w:val="18"/>
          <w:szCs w:val="18"/>
          <w:lang w:eastAsia="zh-CN"/>
        </w:rPr>
        <w:t xml:space="preserve"> 诱饵效应不同策略的比较</w:t>
      </w:r>
    </w:p>
    <w:p>
      <w:pPr>
        <w:spacing w:line="240" w:lineRule="auto"/>
        <w:ind w:firstLine="360" w:firstLineChars="200"/>
        <w:jc w:val="left"/>
        <w:rPr>
          <w:sz w:val="18"/>
          <w:szCs w:val="18"/>
          <w:lang w:eastAsia="zh-CN"/>
        </w:rPr>
      </w:pPr>
      <w:r>
        <w:rPr>
          <w:rFonts w:hint="eastAsia"/>
          <w:sz w:val="18"/>
          <w:szCs w:val="18"/>
          <w:lang w:eastAsia="zh-CN"/>
        </w:rPr>
        <w:t>如图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3</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t>8，首先每种诱饵策略都可以使雾节点参与目标任务数量增加，其次，每种策略的作用效果有差别，这是由于不同诱饵因子的取值导致参考点的偏移不同导致的。可以看到</w:t>
      </w:r>
      <w:r>
        <w:rPr>
          <w:rFonts w:hint="eastAsia"/>
          <w:color w:val="0000FF"/>
          <w:sz w:val="18"/>
          <w:szCs w:val="18"/>
          <w:lang w:eastAsia="zh-CN"/>
        </w:rPr>
        <w:t>R策略的作用效果最佳，F策略次之，而RF策略最次</w:t>
      </w:r>
      <w:r>
        <w:rPr>
          <w:rFonts w:hint="eastAsia"/>
          <w:sz w:val="18"/>
          <w:szCs w:val="18"/>
          <w:lang w:eastAsia="zh-CN"/>
        </w:rPr>
        <w:t>，这与定理3-3的描述项符合。</w:t>
      </w:r>
    </w:p>
    <w:p>
      <w:pPr>
        <w:spacing w:line="240" w:lineRule="auto"/>
        <w:jc w:val="left"/>
        <w:rPr>
          <w:b/>
          <w:bCs/>
          <w:sz w:val="18"/>
          <w:szCs w:val="18"/>
          <w:lang w:eastAsia="zh-CN"/>
        </w:rPr>
      </w:pPr>
      <w:r>
        <w:rPr>
          <w:rFonts w:hint="eastAsia"/>
          <w:b/>
          <w:bCs/>
          <w:sz w:val="18"/>
          <w:szCs w:val="18"/>
          <w:lang w:val="en-US" w:eastAsia="zh-CN"/>
        </w:rPr>
        <w:t>4</w:t>
      </w:r>
      <w:r>
        <w:rPr>
          <w:rFonts w:hint="eastAsia"/>
          <w:b/>
          <w:bCs/>
          <w:sz w:val="18"/>
          <w:szCs w:val="18"/>
          <w:lang w:eastAsia="zh-CN"/>
        </w:rPr>
        <w:t>.2 基于偏好逆转的任务推送机制实验仿真</w:t>
      </w:r>
    </w:p>
    <w:p>
      <w:pPr>
        <w:spacing w:line="240" w:lineRule="auto"/>
        <w:ind w:firstLine="360" w:firstLineChars="200"/>
        <w:jc w:val="left"/>
        <w:rPr>
          <w:sz w:val="18"/>
          <w:szCs w:val="18"/>
          <w:lang w:eastAsia="zh-CN"/>
        </w:rPr>
      </w:pPr>
      <w:bookmarkStart w:id="25" w:name="_Toc41295638"/>
      <w:bookmarkStart w:id="26" w:name="_Toc41592347"/>
      <w:r>
        <w:rPr>
          <w:rFonts w:hint="eastAsia"/>
          <w:sz w:val="18"/>
          <w:szCs w:val="18"/>
          <w:lang w:eastAsia="zh-CN"/>
        </w:rPr>
        <w:t>在本节对雾计算卸载中基于偏好逆转的雾节点推送机制进行仿真，并对机制中的相关参数值进行分析，对机制的评估包括雾节点参与卸载任务总数、卸载成功任务数、卸载任务最终报酬以及</w:t>
      </w:r>
      <w:ins w:id="310" w:author="俞成琴" w:date="2022-04-14T14:28:56Z">
        <w:r>
          <w:rPr>
            <w:rFonts w:hint="eastAsia"/>
            <w:sz w:val="18"/>
            <w:szCs w:val="18"/>
            <w:lang w:eastAsia="zh-CN"/>
          </w:rPr>
          <w:t>用户终端</w:t>
        </w:r>
      </w:ins>
      <w:r>
        <w:rPr>
          <w:rFonts w:hint="eastAsia"/>
          <w:sz w:val="18"/>
          <w:szCs w:val="18"/>
          <w:lang w:eastAsia="zh-CN"/>
        </w:rPr>
        <w:t>设备总效用四个方面。本节实验在OS X环境下的InteliJ IDEA平台上，使用java语言进行仿真建模。</w:t>
      </w:r>
    </w:p>
    <w:p>
      <w:pPr>
        <w:spacing w:line="240" w:lineRule="auto"/>
        <w:rPr>
          <w:b/>
          <w:bCs/>
          <w:sz w:val="18"/>
          <w:szCs w:val="18"/>
          <w:lang w:eastAsia="zh-CN"/>
        </w:rPr>
      </w:pPr>
      <w:r>
        <w:rPr>
          <w:rFonts w:hint="eastAsia"/>
          <w:b/>
          <w:bCs/>
          <w:sz w:val="18"/>
          <w:szCs w:val="18"/>
          <w:lang w:val="en-US" w:eastAsia="zh-CN"/>
        </w:rPr>
        <w:t>4</w:t>
      </w:r>
      <w:r>
        <w:rPr>
          <w:rFonts w:hint="eastAsia"/>
          <w:b/>
          <w:bCs/>
          <w:sz w:val="18"/>
          <w:szCs w:val="18"/>
          <w:lang w:eastAsia="zh-CN"/>
        </w:rPr>
        <w:t>.2.1 实验设置</w:t>
      </w:r>
      <w:bookmarkEnd w:id="25"/>
      <w:bookmarkEnd w:id="26"/>
    </w:p>
    <w:p>
      <w:pPr>
        <w:spacing w:line="240" w:lineRule="auto"/>
        <w:ind w:firstLine="360" w:firstLineChars="200"/>
        <w:jc w:val="left"/>
        <w:rPr>
          <w:sz w:val="18"/>
          <w:szCs w:val="18"/>
          <w:lang w:eastAsia="zh-CN"/>
        </w:rPr>
      </w:pPr>
      <w:r>
        <w:rPr>
          <w:rFonts w:hint="eastAsia"/>
          <w:sz w:val="18"/>
          <w:szCs w:val="18"/>
          <w:lang w:eastAsia="zh-CN"/>
        </w:rPr>
        <w:t>为保障实验对比的公平性，PRM的基本参数设置与PMMRA</w:t>
      </w:r>
      <w:r>
        <w:rPr>
          <w:rFonts w:hint="eastAsia"/>
          <w:sz w:val="18"/>
          <w:szCs w:val="18"/>
          <w:lang w:eastAsia="zh-CN"/>
        </w:rPr>
        <w:fldChar w:fldCharType="begin"/>
      </w:r>
      <w:r>
        <w:rPr>
          <w:rFonts w:hint="eastAsia"/>
          <w:sz w:val="18"/>
          <w:szCs w:val="18"/>
          <w:lang w:eastAsia="zh-CN"/>
        </w:rPr>
        <w:instrText xml:space="preserve"> REF _Ref41135844 \r \h  \* MERGEFORMAT </w:instrText>
      </w:r>
      <w:r>
        <w:rPr>
          <w:rFonts w:hint="eastAsia"/>
          <w:sz w:val="18"/>
          <w:szCs w:val="18"/>
          <w:lang w:eastAsia="zh-CN"/>
        </w:rPr>
        <w:fldChar w:fldCharType="separate"/>
      </w:r>
      <w:r>
        <w:rPr>
          <w:rFonts w:hint="eastAsia"/>
          <w:sz w:val="18"/>
          <w:szCs w:val="18"/>
          <w:lang w:eastAsia="zh-CN"/>
        </w:rPr>
        <w:t>[36]</w:t>
      </w:r>
      <w:r>
        <w:rPr>
          <w:rFonts w:hint="eastAsia"/>
          <w:sz w:val="18"/>
          <w:szCs w:val="18"/>
          <w:lang w:eastAsia="zh-CN"/>
        </w:rPr>
        <w:fldChar w:fldCharType="end"/>
      </w:r>
      <w:r>
        <w:rPr>
          <w:rFonts w:hint="eastAsia"/>
          <w:sz w:val="18"/>
          <w:szCs w:val="18"/>
          <w:lang w:eastAsia="zh-CN"/>
        </w:rPr>
        <w:t>的取值相同，实验的参数设置如表4-2所示。</w:t>
      </w:r>
    </w:p>
    <w:p>
      <w:pPr>
        <w:spacing w:line="240" w:lineRule="auto"/>
        <w:jc w:val="center"/>
        <w:rPr>
          <w:rFonts w:hint="eastAsia"/>
          <w:sz w:val="18"/>
          <w:szCs w:val="18"/>
          <w:lang w:eastAsia="zh-CN"/>
        </w:rPr>
      </w:pPr>
      <w:r>
        <w:rPr>
          <w:rFonts w:hint="eastAsia"/>
          <w:sz w:val="18"/>
          <w:szCs w:val="18"/>
          <w:lang w:eastAsia="zh-CN"/>
        </w:rPr>
        <w:t>表</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表 \* ARABIC \s 1 </w:instrText>
      </w:r>
      <w:r>
        <w:rPr>
          <w:rFonts w:hint="eastAsia"/>
          <w:sz w:val="18"/>
          <w:szCs w:val="18"/>
          <w:lang w:eastAsia="zh-CN"/>
        </w:rPr>
        <w:fldChar w:fldCharType="separate"/>
      </w:r>
      <w:r>
        <w:rPr>
          <w:rFonts w:hint="eastAsia"/>
          <w:sz w:val="18"/>
          <w:szCs w:val="18"/>
          <w:lang w:eastAsia="zh-CN"/>
        </w:rPr>
        <w:t>2</w:t>
      </w:r>
      <w:r>
        <w:rPr>
          <w:rFonts w:hint="eastAsia"/>
          <w:sz w:val="18"/>
          <w:szCs w:val="18"/>
          <w:lang w:eastAsia="zh-CN"/>
        </w:rPr>
        <w:fldChar w:fldCharType="end"/>
      </w:r>
      <w:r>
        <w:rPr>
          <w:rFonts w:hint="eastAsia"/>
          <w:sz w:val="18"/>
          <w:szCs w:val="18"/>
          <w:lang w:eastAsia="zh-CN"/>
        </w:rPr>
        <w:t>参数设置</w:t>
      </w:r>
    </w:p>
    <w:tbl>
      <w:tblPr>
        <w:tblStyle w:val="1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7"/>
        <w:gridCol w:w="1224"/>
        <w:gridCol w:w="326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bottom w:val="single" w:color="auto" w:sz="4" w:space="0"/>
            </w:tcBorders>
            <w:vAlign w:val="center"/>
          </w:tcPr>
          <w:p>
            <w:pPr>
              <w:spacing w:line="240" w:lineRule="auto"/>
              <w:jc w:val="center"/>
              <w:rPr>
                <w:rFonts w:hint="eastAsia" w:ascii="Palatino" w:hAnsi="Palatino" w:cs="Times New Roman" w:eastAsiaTheme="minorEastAsia"/>
                <w:kern w:val="16"/>
                <w:sz w:val="18"/>
                <w:szCs w:val="18"/>
                <w:lang w:val="en-US" w:eastAsia="zh-CN" w:bidi="ar-SA"/>
              </w:rPr>
            </w:pPr>
            <w:r>
              <w:rPr>
                <w:rFonts w:hint="eastAsia"/>
                <w:sz w:val="18"/>
                <w:szCs w:val="18"/>
                <w:lang w:eastAsia="zh-CN"/>
              </w:rPr>
              <w:t>参数</w:t>
            </w:r>
          </w:p>
        </w:tc>
        <w:tc>
          <w:tcPr>
            <w:tcW w:w="1224" w:type="dxa"/>
            <w:tcBorders>
              <w:bottom w:val="single" w:color="auto" w:sz="4" w:space="0"/>
            </w:tcBorders>
            <w:vAlign w:val="center"/>
          </w:tcPr>
          <w:p>
            <w:pPr>
              <w:spacing w:line="240" w:lineRule="auto"/>
              <w:jc w:val="center"/>
              <w:rPr>
                <w:rFonts w:hint="eastAsia" w:ascii="Palatino" w:hAnsi="Palatino" w:cs="Times New Roman" w:eastAsiaTheme="minorEastAsia"/>
                <w:kern w:val="16"/>
                <w:sz w:val="18"/>
                <w:szCs w:val="18"/>
                <w:lang w:val="en-US" w:eastAsia="zh-CN" w:bidi="ar-SA"/>
              </w:rPr>
            </w:pPr>
            <w:r>
              <w:rPr>
                <w:rFonts w:hint="eastAsia"/>
                <w:sz w:val="18"/>
                <w:szCs w:val="18"/>
                <w:lang w:eastAsia="zh-CN"/>
              </w:rPr>
              <w:t>取值</w:t>
            </w:r>
          </w:p>
        </w:tc>
        <w:tc>
          <w:tcPr>
            <w:tcW w:w="3262" w:type="dxa"/>
            <w:tcBorders>
              <w:bottom w:val="single" w:color="auto" w:sz="4" w:space="0"/>
            </w:tcBorders>
            <w:vAlign w:val="center"/>
          </w:tcPr>
          <w:p>
            <w:pPr>
              <w:spacing w:line="240" w:lineRule="auto"/>
              <w:jc w:val="center"/>
              <w:rPr>
                <w:rFonts w:hint="eastAsia" w:ascii="Palatino" w:hAnsi="Palatino" w:cs="Times New Roman" w:eastAsiaTheme="minorEastAsia"/>
                <w:kern w:val="16"/>
                <w:sz w:val="18"/>
                <w:szCs w:val="18"/>
                <w:lang w:val="en-US" w:eastAsia="zh-CN" w:bidi="ar-SA"/>
              </w:rPr>
            </w:pPr>
            <w:r>
              <w:rPr>
                <w:rFonts w:hint="eastAsia"/>
                <w:sz w:val="18"/>
                <w:szCs w:val="18"/>
                <w:lang w:eastAsia="zh-CN"/>
              </w:rPr>
              <w:t>描述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top w:val="single" w:color="auto" w:sz="4" w:space="0"/>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r>
                  <m:rPr/>
                  <w:rPr>
                    <w:szCs w:val="22"/>
                  </w:rPr>
                  <m:t>I</m:t>
                </m:r>
              </m:oMath>
            </m:oMathPara>
          </w:p>
        </w:tc>
        <w:tc>
          <w:tcPr>
            <w:tcW w:w="1224" w:type="dxa"/>
            <w:tcBorders>
              <w:top w:val="single" w:color="auto" w:sz="4" w:space="0"/>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r>
                  <m:rPr>
                    <m:sty m:val="p"/>
                  </m:rPr>
                  <w:rPr>
                    <w:szCs w:val="22"/>
                  </w:rPr>
                  <m:t>[10−60]</m:t>
                </m:r>
              </m:oMath>
            </m:oMathPara>
          </w:p>
        </w:tc>
        <w:tc>
          <w:tcPr>
            <w:tcW w:w="3262" w:type="dxa"/>
            <w:tcBorders>
              <w:top w:val="single" w:color="auto" w:sz="4" w:space="0"/>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szCs w:val="22"/>
              </w:rPr>
              <w:t>雾节点的总数量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r>
                  <m:rPr/>
                  <w:rPr>
                    <w:szCs w:val="22"/>
                  </w:rPr>
                  <m:t>J</m:t>
                </m:r>
              </m:oMath>
            </m:oMathPara>
          </w:p>
        </w:tc>
        <w:tc>
          <w:tcPr>
            <w:tcW w:w="1224"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szCs w:val="22"/>
              </w:rPr>
              <w:t>50</w:t>
            </w:r>
          </w:p>
        </w:tc>
        <w:tc>
          <w:tcPr>
            <w:tcW w:w="3262"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ins w:id="311" w:author="俞成琴" w:date="2022-04-14T14:28:58Z">
              <w:r>
                <w:rPr>
                  <w:rFonts w:hint="eastAsia"/>
                  <w:szCs w:val="22"/>
                  <w:lang w:eastAsia="zh-CN"/>
                </w:rPr>
                <w:t>用户终端</w:t>
              </w:r>
            </w:ins>
            <w:r>
              <w:rPr>
                <w:szCs w:val="22"/>
              </w:rPr>
              <w:t>设备</w:t>
            </w:r>
            <w:ins w:id="312" w:author="俞成琴" w:date="2022-04-14T14:29:04Z">
              <w:r>
                <w:rPr>
                  <w:rFonts w:hint="eastAsia"/>
                  <w:szCs w:val="22"/>
                  <w:lang w:val="en-US" w:eastAsia="zh-CN"/>
                </w:rPr>
                <w:t>任务</w:t>
              </w:r>
            </w:ins>
            <w:r>
              <w:rPr>
                <w:szCs w:val="22"/>
              </w:rPr>
              <w:t>的总数量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sSub>
                  <m:sSubPr/>
                  <m:e>
                    <m:r>
                      <m:rPr/>
                      <w:rPr>
                        <w:szCs w:val="22"/>
                      </w:rPr>
                      <m:t>f</m:t>
                    </m:r>
                  </m:e>
                  <m:sub>
                    <m:r>
                      <m:rPr/>
                      <w:rPr>
                        <w:szCs w:val="22"/>
                      </w:rPr>
                      <m:t>i</m:t>
                    </m:r>
                  </m:sub>
                </m:sSub>
                <m:r>
                  <m:rPr>
                    <m:sty m:val="p"/>
                  </m:rPr>
                  <w:rPr>
                    <w:szCs w:val="22"/>
                  </w:rPr>
                  <m:t>,</m:t>
                </m:r>
                <m:sSub>
                  <m:sSubPr/>
                  <m:e>
                    <m:r>
                      <m:rPr/>
                      <w:rPr>
                        <w:szCs w:val="22"/>
                      </w:rPr>
                      <m:t>f</m:t>
                    </m:r>
                  </m:e>
                  <m:sub>
                    <m:r>
                      <m:rPr/>
                      <w:rPr>
                        <w:szCs w:val="22"/>
                      </w:rPr>
                      <m:t>j</m:t>
                    </m:r>
                  </m:sub>
                </m:sSub>
              </m:oMath>
            </m:oMathPara>
          </w:p>
        </w:tc>
        <w:tc>
          <w:tcPr>
            <w:tcW w:w="1224"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rFonts w:hint="eastAsia"/>
                <w:b w:val="0"/>
                <w:i w:val="0"/>
                <w:szCs w:val="22"/>
                <w:lang w:val="en-US" w:eastAsia="zh-CN"/>
              </w:rPr>
              <w:t>[1-1.5]GHz</w:t>
            </w:r>
          </w:p>
        </w:tc>
        <w:tc>
          <w:tcPr>
            <w:tcW w:w="3262"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szCs w:val="22"/>
              </w:rPr>
              <w:t xml:space="preserve">雾节点 </w:t>
            </w:r>
            <m:oMath>
              <m:r>
                <m:rPr/>
                <w:rPr>
                  <w:szCs w:val="22"/>
                </w:rPr>
                <m:t>i</m:t>
              </m:r>
            </m:oMath>
            <w:r>
              <w:rPr>
                <w:szCs w:val="22"/>
              </w:rPr>
              <w:t xml:space="preserve"> 和</w:t>
            </w:r>
            <w:ins w:id="313" w:author="俞成琴" w:date="2022-04-14T14:29:08Z">
              <w:r>
                <w:rPr>
                  <w:rFonts w:hint="eastAsia"/>
                  <w:szCs w:val="22"/>
                  <w:lang w:eastAsia="zh-CN"/>
                </w:rPr>
                <w:t>用户终端</w:t>
              </w:r>
            </w:ins>
            <w:r>
              <w:rPr>
                <w:szCs w:val="22"/>
              </w:rPr>
              <w:t xml:space="preserve">设备 </w:t>
            </w:r>
            <m:oMath>
              <m:r>
                <m:rPr/>
                <w:rPr>
                  <w:szCs w:val="22"/>
                </w:rPr>
                <m:t>j</m:t>
              </m:r>
            </m:oMath>
            <w:r>
              <w:rPr>
                <w:szCs w:val="22"/>
              </w:rPr>
              <w:t xml:space="preserve"> 的时钟频率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sSub>
                  <m:sSubPr/>
                  <m:e>
                    <m:r>
                      <m:rPr/>
                      <w:rPr>
                        <w:szCs w:val="22"/>
                      </w:rPr>
                      <m:t>d</m:t>
                    </m:r>
                  </m:e>
                  <m:sub>
                    <m:r>
                      <m:rPr/>
                      <w:rPr>
                        <w:szCs w:val="22"/>
                      </w:rPr>
                      <m:t>j</m:t>
                    </m:r>
                  </m:sub>
                </m:sSub>
              </m:oMath>
            </m:oMathPara>
          </w:p>
        </w:tc>
        <w:tc>
          <w:tcPr>
            <w:tcW w:w="1224"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rFonts w:hint="eastAsia"/>
                <w:b w:val="0"/>
                <w:i w:val="0"/>
                <w:szCs w:val="22"/>
                <w:lang w:val="en-US" w:eastAsia="zh-CN"/>
              </w:rPr>
              <w:t>[10KB-1M]</w:t>
            </w:r>
          </w:p>
        </w:tc>
        <w:tc>
          <w:tcPr>
            <w:tcW w:w="3262"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szCs w:val="22"/>
              </w:rPr>
              <w:t xml:space="preserve">任务 </w:t>
            </w:r>
            <m:oMath>
              <m:r>
                <m:rPr/>
                <w:rPr>
                  <w:szCs w:val="22"/>
                </w:rPr>
                <m:t>j</m:t>
              </m:r>
            </m:oMath>
            <w:r>
              <w:rPr>
                <w:szCs w:val="22"/>
              </w:rPr>
              <w:t xml:space="preserve"> 的数据大小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sSubSup>
                  <m:sSubSupPr>
                    <m:ctrlPr>
                      <w:rPr>
                        <w:rFonts w:ascii="Cambria Math" w:hAnsi="Cambria Math"/>
                        <w:szCs w:val="22"/>
                      </w:rPr>
                    </m:ctrlPr>
                  </m:sSubSupPr>
                  <m:e>
                    <m:r>
                      <m:rPr>
                        <m:sty m:val="p"/>
                      </m:rPr>
                      <w:rPr>
                        <w:rFonts w:ascii="Cambria Math" w:hAnsi="Cambria Math"/>
                        <w:szCs w:val="22"/>
                      </w:rPr>
                      <m:t>δ</m:t>
                    </m:r>
                    <m:ctrlPr>
                      <w:rPr>
                        <w:i w:val="0"/>
                        <w:szCs w:val="22"/>
                      </w:rPr>
                    </m:ctrlPr>
                  </m:e>
                  <m:sub>
                    <m:r>
                      <m:rPr>
                        <m:sty m:val="p"/>
                      </m:rPr>
                      <w:rPr>
                        <w:rFonts w:hint="default" w:ascii="Cambria Math" w:hAnsi="Cambria Math"/>
                        <w:szCs w:val="22"/>
                        <w:lang w:val="en-US" w:eastAsia="zh-CN"/>
                      </w:rPr>
                      <m:t>i</m:t>
                    </m:r>
                    <m:ctrlPr>
                      <w:rPr>
                        <w:i w:val="0"/>
                        <w:szCs w:val="22"/>
                      </w:rPr>
                    </m:ctrlPr>
                  </m:sub>
                  <m:sup>
                    <m:r>
                      <m:rPr>
                        <m:sty m:val="p"/>
                      </m:rPr>
                      <w:rPr>
                        <w:rFonts w:hint="default" w:ascii="Cambria Math" w:hAnsi="Cambria Math"/>
                        <w:szCs w:val="22"/>
                        <w:lang w:val="en-US" w:eastAsia="zh-CN"/>
                      </w:rPr>
                      <m:t>t</m:t>
                    </m:r>
                    <m:ctrlPr>
                      <w:rPr>
                        <w:i w:val="0"/>
                        <w:szCs w:val="22"/>
                      </w:rPr>
                    </m:ctrlPr>
                  </m:sup>
                </m:sSubSup>
              </m:oMath>
            </m:oMathPara>
          </w:p>
        </w:tc>
        <w:tc>
          <w:tcPr>
            <w:tcW w:w="1224"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m:oMathPara>
              <m:oMathParaPr>
                <m:jc m:val="center"/>
              </m:oMathParaPr>
              <m:oMath>
                <m:r>
                  <m:rPr>
                    <m:sty m:val="p"/>
                  </m:rPr>
                  <w:rPr>
                    <w:szCs w:val="22"/>
                  </w:rPr>
                  <m:t>(0−1)</m:t>
                </m:r>
              </m:oMath>
            </m:oMathPara>
          </w:p>
        </w:tc>
        <w:tc>
          <w:tcPr>
            <w:tcW w:w="3262" w:type="dxa"/>
            <w:tcBorders>
              <w:tl2br w:val="nil"/>
              <w:tr2bl w:val="nil"/>
            </w:tcBorders>
            <w:vAlign w:val="center"/>
          </w:tcPr>
          <w:p>
            <w:pPr>
              <w:jc w:val="center"/>
              <w:rPr>
                <w:rFonts w:hint="eastAsia" w:ascii="Palatino" w:hAnsi="Palatino" w:cs="Times New Roman" w:eastAsiaTheme="minorEastAsia"/>
                <w:kern w:val="16"/>
                <w:sz w:val="19"/>
                <w:szCs w:val="22"/>
                <w:lang w:val="en-US" w:eastAsia="zh-CN" w:bidi="ar-SA"/>
              </w:rPr>
            </w:pPr>
            <w:r>
              <w:rPr>
                <w:szCs w:val="22"/>
              </w:rPr>
              <w:t xml:space="preserve">在第 </w:t>
            </w:r>
            <m:oMath>
              <m:r>
                <m:rPr>
                  <m:sty m:val="p"/>
                </m:rPr>
                <w:rPr>
                  <w:szCs w:val="22"/>
                </w:rPr>
                <m:t>t</m:t>
              </m:r>
            </m:oMath>
            <w:r>
              <w:rPr>
                <w:szCs w:val="22"/>
              </w:rPr>
              <w:t xml:space="preserve"> 轮时雾节点 </w:t>
            </w:r>
            <m:oMath>
              <m:r>
                <m:rPr/>
                <w:rPr>
                  <w:szCs w:val="22"/>
                </w:rPr>
                <m:t>i</m:t>
              </m:r>
            </m:oMath>
            <w:r>
              <w:rPr>
                <w:szCs w:val="22"/>
              </w:rPr>
              <w:t xml:space="preserve"> 的偏好系数</w:t>
            </w:r>
          </w:p>
        </w:tc>
      </w:tr>
    </w:tbl>
    <w:p>
      <w:pPr>
        <w:spacing w:line="240" w:lineRule="auto"/>
        <w:ind w:firstLine="360" w:firstLineChars="200"/>
        <w:jc w:val="left"/>
        <w:rPr>
          <w:sz w:val="18"/>
          <w:szCs w:val="18"/>
          <w:lang w:eastAsia="zh-CN"/>
        </w:rPr>
      </w:pPr>
      <w:r>
        <w:rPr>
          <w:rFonts w:hint="eastAsia"/>
          <w:sz w:val="18"/>
          <w:szCs w:val="18"/>
          <w:lang w:eastAsia="zh-CN"/>
        </w:rPr>
        <w:t>另外，本章提出的PRM将与在第三章提出的DIM进行</w:t>
      </w:r>
      <w:r>
        <w:rPr>
          <w:rFonts w:hint="eastAsia"/>
          <w:color w:val="0000FF"/>
          <w:sz w:val="18"/>
          <w:szCs w:val="18"/>
          <w:lang w:eastAsia="zh-CN"/>
        </w:rPr>
        <w:t>横向对比</w:t>
      </w:r>
      <w:r>
        <w:rPr>
          <w:rFonts w:hint="eastAsia"/>
          <w:sz w:val="18"/>
          <w:szCs w:val="18"/>
          <w:lang w:eastAsia="zh-CN"/>
        </w:rPr>
        <w:t>，</w:t>
      </w:r>
      <w:r>
        <w:rPr>
          <w:rFonts w:hint="eastAsia"/>
          <w:color w:val="0000FF"/>
          <w:sz w:val="18"/>
          <w:szCs w:val="18"/>
          <w:lang w:eastAsia="zh-CN"/>
        </w:rPr>
        <w:t>PRM在DIM的基础上通过引入偏好逆转因素进一步优化</w:t>
      </w:r>
      <w:r>
        <w:rPr>
          <w:rFonts w:hint="eastAsia"/>
          <w:sz w:val="18"/>
          <w:szCs w:val="18"/>
          <w:lang w:eastAsia="zh-CN"/>
        </w:rPr>
        <w:t>，具体的差异对比如表4-3所示。</w:t>
      </w:r>
    </w:p>
    <w:p>
      <w:pPr>
        <w:spacing w:line="240" w:lineRule="auto"/>
        <w:jc w:val="center"/>
        <w:rPr>
          <w:rFonts w:hint="eastAsia"/>
          <w:sz w:val="18"/>
          <w:szCs w:val="18"/>
          <w:lang w:eastAsia="zh-CN"/>
        </w:rPr>
      </w:pPr>
      <w:r>
        <w:rPr>
          <w:rFonts w:hint="eastAsia"/>
          <w:sz w:val="18"/>
          <w:szCs w:val="18"/>
          <w:lang w:eastAsia="zh-CN"/>
        </w:rPr>
        <w:t>表</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t>3 DIM与PRM的对比</w:t>
      </w:r>
    </w:p>
    <w:tbl>
      <w:tblPr>
        <w:tblStyle w:val="1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848"/>
        <w:gridCol w:w="186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3" w:type="dxa"/>
            <w:tcBorders>
              <w:bottom w:val="single" w:color="auto" w:sz="4" w:space="0"/>
            </w:tcBorders>
            <w:vAlign w:val="top"/>
          </w:tcPr>
          <w:p>
            <w:pPr>
              <w:spacing w:line="240" w:lineRule="auto"/>
              <w:jc w:val="center"/>
              <w:rPr>
                <w:rFonts w:hint="eastAsia"/>
                <w:sz w:val="16"/>
                <w:szCs w:val="16"/>
                <w:vertAlign w:val="baseline"/>
                <w:lang w:eastAsia="zh-CN"/>
              </w:rPr>
            </w:pPr>
          </w:p>
        </w:tc>
        <w:tc>
          <w:tcPr>
            <w:tcW w:w="1848" w:type="dxa"/>
            <w:tcBorders>
              <w:bottom w:val="single" w:color="auto" w:sz="4" w:space="0"/>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DIM</w:t>
            </w:r>
          </w:p>
        </w:tc>
        <w:tc>
          <w:tcPr>
            <w:tcW w:w="1862" w:type="dxa"/>
            <w:tcBorders>
              <w:bottom w:val="single" w:color="auto" w:sz="4" w:space="0"/>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PRM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3" w:type="dxa"/>
            <w:tcBorders>
              <w:top w:val="single" w:color="auto" w:sz="4" w:space="0"/>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雾节点类型</w:t>
            </w:r>
          </w:p>
        </w:tc>
        <w:tc>
          <w:tcPr>
            <w:tcW w:w="1848" w:type="dxa"/>
            <w:tcBorders>
              <w:top w:val="single" w:color="auto" w:sz="4" w:space="0"/>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无</w:t>
            </w:r>
          </w:p>
        </w:tc>
        <w:tc>
          <w:tcPr>
            <w:tcW w:w="1862" w:type="dxa"/>
            <w:tcBorders>
              <w:top w:val="single" w:color="auto" w:sz="4" w:space="0"/>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NPRN、PRN、PRIN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3"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任务发布机制</w:t>
            </w:r>
          </w:p>
        </w:tc>
        <w:tc>
          <w:tcPr>
            <w:tcW w:w="1848"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基于参考点设计诱饵任务统一发布</w:t>
            </w:r>
          </w:p>
        </w:tc>
        <w:tc>
          <w:tcPr>
            <w:tcW w:w="1862"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针对雾节点类型设计诱饵任务并分组推送任务</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3"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雾节点偏好调整</w:t>
            </w:r>
          </w:p>
        </w:tc>
        <w:tc>
          <w:tcPr>
            <w:tcW w:w="1848"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雾节点偏好不变</w:t>
            </w:r>
          </w:p>
        </w:tc>
        <w:tc>
          <w:tcPr>
            <w:tcW w:w="1862"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雾节点偏好改变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93"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雾节点选择机制</w:t>
            </w:r>
          </w:p>
        </w:tc>
        <w:tc>
          <w:tcPr>
            <w:tcW w:w="1848"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由雾节点自身偏好与本轮任务集中任务的吸引力计算出选择任务类型</w:t>
            </w:r>
          </w:p>
        </w:tc>
        <w:tc>
          <w:tcPr>
            <w:tcW w:w="1862" w:type="dxa"/>
            <w:tcBorders>
              <w:tl2br w:val="nil"/>
              <w:tr2bl w:val="nil"/>
            </w:tcBorders>
            <w:vAlign w:val="top"/>
          </w:tcPr>
          <w:p>
            <w:pPr>
              <w:spacing w:line="240" w:lineRule="auto"/>
              <w:jc w:val="center"/>
              <w:rPr>
                <w:rFonts w:hint="eastAsia" w:ascii="Palatino" w:hAnsi="Palatino" w:cs="Times New Roman" w:eastAsiaTheme="minorEastAsia"/>
                <w:kern w:val="16"/>
                <w:sz w:val="16"/>
                <w:szCs w:val="16"/>
                <w:lang w:val="en-US" w:eastAsia="zh-CN" w:bidi="ar-SA"/>
              </w:rPr>
            </w:pPr>
            <w:r>
              <w:rPr>
                <w:rFonts w:hint="eastAsia"/>
                <w:sz w:val="16"/>
                <w:szCs w:val="16"/>
                <w:lang w:eastAsia="zh-CN"/>
              </w:rPr>
              <w:t>由雾节点自身偏好与本轮任务集中任务的吸引力计算出选择任务类型并出价</w:t>
            </w:r>
          </w:p>
        </w:tc>
      </w:tr>
    </w:tbl>
    <w:p>
      <w:pPr>
        <w:spacing w:line="240" w:lineRule="auto"/>
        <w:jc w:val="center"/>
        <w:rPr>
          <w:rFonts w:hint="eastAsia"/>
          <w:sz w:val="18"/>
          <w:szCs w:val="18"/>
          <w:lang w:eastAsia="zh-CN"/>
        </w:rPr>
      </w:pPr>
    </w:p>
    <w:p>
      <w:pPr>
        <w:spacing w:line="240" w:lineRule="auto"/>
        <w:ind w:firstLine="360" w:firstLineChars="200"/>
        <w:jc w:val="left"/>
        <w:rPr>
          <w:sz w:val="18"/>
          <w:szCs w:val="18"/>
          <w:lang w:eastAsia="zh-CN"/>
        </w:rPr>
      </w:pPr>
      <w:r>
        <w:rPr>
          <w:rFonts w:hint="eastAsia"/>
          <w:sz w:val="18"/>
          <w:szCs w:val="18"/>
          <w:lang w:eastAsia="zh-CN"/>
        </w:rPr>
        <w:t>在实验中，</w:t>
      </w:r>
      <w:ins w:id="314" w:author="俞成琴" w:date="2022-04-14T14:29:11Z">
        <w:r>
          <w:rPr>
            <w:rFonts w:hint="eastAsia"/>
            <w:sz w:val="18"/>
            <w:szCs w:val="18"/>
            <w:lang w:eastAsia="zh-CN"/>
          </w:rPr>
          <w:t>用户终端</w:t>
        </w:r>
      </w:ins>
      <w:r>
        <w:rPr>
          <w:rFonts w:hint="eastAsia"/>
          <w:sz w:val="18"/>
          <w:szCs w:val="18"/>
          <w:lang w:eastAsia="zh-CN"/>
        </w:rPr>
        <w:t>设备（卸载任务）的数量是50个，雾节点数量的变化范围是10-60，雾节点初始的偏好系数</w:t>
      </w:r>
      <m:oMath>
        <m:sSubSup>
          <m:sSubSupPr>
            <m:ctrlPr>
              <w:rPr>
                <w:rFonts w:ascii="Cambria Math" w:hAnsi="Cambria Math"/>
              </w:rPr>
            </m:ctrlPr>
          </m:sSubSupPr>
          <m:e>
            <m:r>
              <m:rPr>
                <m:sty m:val="p"/>
              </m:rPr>
              <w:rPr>
                <w:rFonts w:ascii="Cambria Math" w:hAnsi="Cambria Math"/>
              </w:rPr>
              <m:t>δ</m:t>
            </m:r>
            <m:ctrlPr>
              <w:rPr>
                <w:i w:val="0"/>
              </w:rPr>
            </m:ctrlPr>
          </m:e>
          <m:sub>
            <m:r>
              <m:rPr>
                <m:sty m:val="p"/>
              </m:rPr>
              <w:rPr>
                <w:rFonts w:hint="default" w:ascii="Cambria Math" w:hAnsi="Cambria Math"/>
                <w:lang w:val="en-US" w:eastAsia="zh-CN"/>
              </w:rPr>
              <m:t>i</m:t>
            </m:r>
            <m:ctrlPr>
              <w:rPr>
                <w:i w:val="0"/>
              </w:rPr>
            </m:ctrlPr>
          </m:sub>
          <m:sup>
            <m:r>
              <m:rPr>
                <m:sty m:val="p"/>
              </m:rPr>
              <w:rPr>
                <w:rFonts w:hint="default" w:ascii="Cambria Math" w:hAnsi="Cambria Math"/>
                <w:lang w:val="en-US" w:eastAsia="zh-CN"/>
              </w:rPr>
              <m:t>0</m:t>
            </m:r>
            <m:ctrlPr>
              <w:rPr>
                <w:i w:val="0"/>
              </w:rPr>
            </m:ctrlPr>
          </m:sup>
        </m:sSubSup>
      </m:oMath>
      <w:r>
        <w:rPr>
          <w:rFonts w:hint="eastAsia"/>
          <w:sz w:val="18"/>
          <w:szCs w:val="18"/>
          <w:lang w:eastAsia="zh-CN"/>
        </w:rPr>
        <w:t>在0-1范围内呈正态分布取随机值。</w:t>
      </w:r>
    </w:p>
    <w:p>
      <w:pPr>
        <w:spacing w:line="240" w:lineRule="auto"/>
        <w:rPr>
          <w:b/>
          <w:bCs/>
          <w:sz w:val="18"/>
          <w:szCs w:val="18"/>
          <w:lang w:eastAsia="zh-CN"/>
        </w:rPr>
      </w:pPr>
      <w:bookmarkStart w:id="27" w:name="_Toc41592348"/>
      <w:bookmarkStart w:id="28" w:name="_Toc41295639"/>
      <w:r>
        <w:rPr>
          <w:rFonts w:hint="eastAsia"/>
          <w:b/>
          <w:bCs/>
          <w:sz w:val="18"/>
          <w:szCs w:val="18"/>
          <w:lang w:val="en-US" w:eastAsia="zh-CN"/>
        </w:rPr>
        <w:t>4</w:t>
      </w:r>
      <w:r>
        <w:rPr>
          <w:rFonts w:hint="eastAsia"/>
          <w:b/>
          <w:bCs/>
          <w:sz w:val="18"/>
          <w:szCs w:val="18"/>
          <w:lang w:eastAsia="zh-CN"/>
        </w:rPr>
        <w:t>.2.2雾节点参与总数</w:t>
      </w:r>
      <w:bookmarkEnd w:id="27"/>
      <w:bookmarkEnd w:id="28"/>
    </w:p>
    <w:p>
      <w:pPr>
        <w:spacing w:line="240" w:lineRule="auto"/>
        <w:ind w:firstLine="360" w:firstLineChars="200"/>
        <w:jc w:val="left"/>
        <w:rPr>
          <w:rFonts w:hint="eastAsia"/>
          <w:sz w:val="18"/>
          <w:szCs w:val="18"/>
          <w:lang w:eastAsia="zh-CN"/>
        </w:rPr>
      </w:pPr>
      <w:r>
        <w:rPr>
          <w:rFonts w:hint="eastAsia"/>
          <w:sz w:val="18"/>
          <w:szCs w:val="18"/>
          <w:lang w:eastAsia="zh-CN"/>
        </w:rPr>
        <w:t>本节探讨在PRM机制、DIM机制以及PMMRA机制三种情况下，当环境中的雾节点总数不同时，参与卸载任务的雾节点总数的变化情况。根据实验设置，雾节点对任务的偏好系数是</w:t>
      </w:r>
      <w:commentRangeStart w:id="27"/>
      <w:r>
        <w:rPr>
          <w:rFonts w:hint="eastAsia"/>
          <w:color w:val="0000FF"/>
          <w:sz w:val="18"/>
          <w:szCs w:val="18"/>
          <w:lang w:eastAsia="zh-CN"/>
        </w:rPr>
        <w:t>呈正态分布</w:t>
      </w:r>
      <w:commentRangeEnd w:id="27"/>
      <w:r>
        <w:commentReference w:id="27"/>
      </w:r>
      <w:r>
        <w:rPr>
          <w:rFonts w:hint="eastAsia"/>
          <w:sz w:val="18"/>
          <w:szCs w:val="18"/>
          <w:lang w:eastAsia="zh-CN"/>
        </w:rPr>
        <w:t>的，本文令</w:t>
      </w:r>
      <w:r>
        <w:rPr>
          <w:rFonts w:hint="eastAsia"/>
          <w:color w:val="0000FF"/>
          <w:sz w:val="18"/>
          <w:szCs w:val="18"/>
          <w:lang w:eastAsia="zh-CN"/>
        </w:rPr>
        <w:t>d为其均值</w:t>
      </w:r>
      <w:r>
        <w:rPr>
          <w:rFonts w:hint="eastAsia"/>
          <w:sz w:val="18"/>
          <w:szCs w:val="18"/>
          <w:lang w:eastAsia="zh-CN"/>
        </w:rPr>
        <w:t>。在对比分析机制之间性能时，先假设均值d=0.5。</w:t>
      </w:r>
    </w:p>
    <w:p>
      <w:pPr>
        <w:spacing w:line="240" w:lineRule="auto"/>
        <w:ind w:firstLine="360" w:firstLineChars="200"/>
        <w:jc w:val="left"/>
        <w:rPr>
          <w:rFonts w:hint="eastAsia"/>
          <w:sz w:val="18"/>
          <w:szCs w:val="18"/>
          <w:lang w:eastAsia="zh-CN"/>
        </w:rPr>
      </w:pPr>
      <w:r>
        <w:rPr>
          <w:rFonts w:hint="eastAsia"/>
          <w:sz w:val="18"/>
          <w:szCs w:val="18"/>
          <w:lang w:eastAsia="zh-CN"/>
        </w:rPr>
        <w:t>通过图4-2可以看出，在环境中的雾节点总数不同的情况下，PRM机制中参与卸载任务的雾节点总数明显大于</w:t>
      </w:r>
      <w:r>
        <w:rPr>
          <w:rFonts w:hint="eastAsia"/>
          <w:sz w:val="18"/>
          <w:szCs w:val="18"/>
          <w:lang w:val="en-US" w:eastAsia="zh-CN"/>
        </w:rPr>
        <w:t>PMMRA</w:t>
      </w:r>
      <w:r>
        <w:rPr>
          <w:rFonts w:hint="eastAsia"/>
          <w:sz w:val="18"/>
          <w:szCs w:val="18"/>
          <w:lang w:eastAsia="zh-CN"/>
        </w:rPr>
        <w:t>机制，且略大于DIM机制。这也说明了</w:t>
      </w:r>
      <w:r>
        <w:rPr>
          <w:rFonts w:hint="eastAsia"/>
          <w:color w:val="0000FF"/>
          <w:sz w:val="18"/>
          <w:szCs w:val="18"/>
          <w:lang w:eastAsia="zh-CN"/>
        </w:rPr>
        <w:t>在诱饵效应理论参考点效应的基础上</w:t>
      </w:r>
      <w:r>
        <w:rPr>
          <w:rFonts w:hint="eastAsia"/>
          <w:sz w:val="18"/>
          <w:szCs w:val="18"/>
          <w:lang w:eastAsia="zh-CN"/>
        </w:rPr>
        <w:t>，</w:t>
      </w:r>
      <w:r>
        <w:rPr>
          <w:rFonts w:hint="eastAsia"/>
          <w:color w:val="0000FF"/>
          <w:sz w:val="18"/>
          <w:szCs w:val="18"/>
          <w:lang w:eastAsia="zh-CN"/>
        </w:rPr>
        <w:t>引入行为经济学偏好逆转</w:t>
      </w:r>
      <w:r>
        <w:rPr>
          <w:rFonts w:hint="eastAsia"/>
          <w:sz w:val="18"/>
          <w:szCs w:val="18"/>
          <w:lang w:eastAsia="zh-CN"/>
        </w:rPr>
        <w:t>的观点，通过添加诱饵任务使得雾节点的偏好系数会</w:t>
      </w:r>
      <w:r>
        <w:rPr>
          <w:rFonts w:hint="eastAsia"/>
          <w:color w:val="0000FF"/>
          <w:sz w:val="18"/>
          <w:szCs w:val="18"/>
          <w:lang w:eastAsia="zh-CN"/>
        </w:rPr>
        <w:t>随着任务发布形式改变而改变</w:t>
      </w:r>
      <w:r>
        <w:rPr>
          <w:rFonts w:hint="eastAsia"/>
          <w:sz w:val="18"/>
          <w:szCs w:val="18"/>
          <w:lang w:eastAsia="zh-CN"/>
        </w:rPr>
        <w:t>，根据行为经济学中偏好逆转理论的观点来动态调节雾节点偏好系数，可以使雾节点参与总数进一步提高。</w:t>
      </w:r>
    </w:p>
    <w:p>
      <w:pPr>
        <w:spacing w:line="240" w:lineRule="auto"/>
        <w:ind w:firstLine="360" w:firstLineChars="200"/>
        <w:jc w:val="left"/>
        <w:rPr>
          <w:rFonts w:hint="eastAsia"/>
          <w:sz w:val="18"/>
          <w:szCs w:val="18"/>
          <w:lang w:eastAsia="zh-CN"/>
        </w:rPr>
      </w:pPr>
      <w:commentRangeStart w:id="28"/>
      <w:r>
        <w:rPr>
          <w:rFonts w:hint="eastAsia"/>
          <w:sz w:val="18"/>
          <w:szCs w:val="18"/>
          <w:lang w:eastAsia="zh-CN"/>
        </w:rPr>
        <w:t>在实际环境中，雾节点的偏好系数均值不一定为0.5，因此，接下来本文讨论参与雾节点的偏好系数</w:t>
      </w:r>
      <m:oMath>
        <m:sSubSup>
          <m:sSubSupPr>
            <m:ctrlPr>
              <w:rPr>
                <w:rFonts w:ascii="Cambria Math" w:hAnsi="Cambria Math"/>
              </w:rPr>
            </m:ctrlPr>
          </m:sSubSupPr>
          <m:e>
            <m:r>
              <m:rPr>
                <m:sty m:val="p"/>
              </m:rPr>
              <w:rPr>
                <w:rFonts w:ascii="Cambria Math" w:hAnsi="Cambria Math"/>
              </w:rPr>
              <m:t>δ</m:t>
            </m:r>
            <m:ctrlPr>
              <w:rPr>
                <w:i w:val="0"/>
              </w:rPr>
            </m:ctrlPr>
          </m:e>
          <m:sub>
            <m:r>
              <m:rPr>
                <m:sty m:val="p"/>
              </m:rPr>
              <w:rPr>
                <w:rFonts w:hint="default" w:ascii="Cambria Math" w:hAnsi="Cambria Math"/>
                <w:lang w:val="en-US" w:eastAsia="zh-CN"/>
              </w:rPr>
              <m:t>i</m:t>
            </m:r>
            <m:ctrlPr>
              <w:rPr>
                <w:i w:val="0"/>
              </w:rPr>
            </m:ctrlPr>
          </m:sub>
          <m:sup>
            <m:r>
              <m:rPr>
                <m:sty m:val="p"/>
              </m:rPr>
              <w:rPr>
                <w:rFonts w:hint="default" w:ascii="Cambria Math" w:hAnsi="Cambria Math"/>
                <w:lang w:val="en-US" w:eastAsia="zh-CN"/>
              </w:rPr>
              <m:t>t</m:t>
            </m:r>
            <m:ctrlPr>
              <w:rPr>
                <w:i w:val="0"/>
              </w:rPr>
            </m:ctrlPr>
          </m:sup>
        </m:sSubSup>
      </m:oMath>
      <w:r>
        <w:rPr>
          <w:rFonts w:hint="eastAsia"/>
          <w:sz w:val="18"/>
          <w:szCs w:val="18"/>
          <w:lang w:eastAsia="zh-CN"/>
        </w:rPr>
        <w:t>对DIM机制和PRM机制的影响。</w:t>
      </w:r>
      <w:commentRangeEnd w:id="28"/>
      <w:r>
        <w:commentReference w:id="28"/>
      </w:r>
    </w:p>
    <w:p>
      <w:pPr>
        <w:spacing w:line="240" w:lineRule="auto"/>
        <w:ind w:firstLine="360" w:firstLineChars="200"/>
        <w:jc w:val="left"/>
        <w:rPr>
          <w:rFonts w:hint="eastAsia"/>
          <w:sz w:val="18"/>
          <w:szCs w:val="18"/>
          <w:lang w:eastAsia="zh-CN"/>
        </w:rPr>
      </w:pPr>
      <w:r>
        <w:rPr>
          <w:rFonts w:hint="eastAsia"/>
          <w:sz w:val="18"/>
          <w:szCs w:val="18"/>
          <w:lang w:eastAsia="zh-CN"/>
        </w:rPr>
        <w:t>通过图4-3可以看出，在DIM机制中随着雾节点数量增加，总参与数随之增加，但增长幅度因偏好系数不同而分成两类，</w:t>
      </w:r>
      <w:r>
        <w:rPr>
          <w:rFonts w:hint="eastAsia"/>
          <w:color w:val="0000FF"/>
          <w:sz w:val="18"/>
          <w:szCs w:val="18"/>
          <w:lang w:eastAsia="zh-CN"/>
        </w:rPr>
        <w:t>在</w:t>
      </w:r>
      <m:oMath>
        <m:r>
          <m:rPr>
            <m:sty m:val="p"/>
          </m:rPr>
          <w:rPr>
            <w:rFonts w:hint="eastAsia" w:ascii="Cambria Math" w:hAnsi="Cambria Math"/>
            <w:color w:val="0000FF"/>
            <w:sz w:val="18"/>
            <w:szCs w:val="18"/>
            <w:lang w:eastAsia="zh-CN"/>
          </w:rPr>
          <m:t>d&lt;0.5</m:t>
        </m:r>
      </m:oMath>
      <w:r>
        <w:rPr>
          <w:rFonts w:hint="eastAsia"/>
          <w:color w:val="0000FF"/>
          <w:sz w:val="18"/>
          <w:szCs w:val="18"/>
          <w:lang w:eastAsia="zh-CN"/>
        </w:rPr>
        <w:t>时，参与任务的雾节点数量很少，这是由于当</w:t>
      </w:r>
      <m:oMath>
        <m:r>
          <m:rPr>
            <m:sty m:val="p"/>
          </m:rPr>
          <w:rPr>
            <w:rFonts w:hint="eastAsia" w:ascii="Cambria Math" w:hAnsi="Cambria Math"/>
            <w:color w:val="0000FF"/>
            <w:sz w:val="18"/>
            <w:szCs w:val="18"/>
            <w:lang w:eastAsia="zh-CN"/>
          </w:rPr>
          <m:t>d&lt;0.5</m:t>
        </m:r>
      </m:oMath>
      <w:r>
        <w:rPr>
          <w:rFonts w:hint="eastAsia"/>
          <w:color w:val="0000FF"/>
          <w:sz w:val="18"/>
          <w:szCs w:val="18"/>
          <w:lang w:eastAsia="zh-CN"/>
        </w:rPr>
        <w:t>时，表示大部分的参与雾节点偏好于低成本的任务，而DIM机制只考虑了对高报酬任务的诱饵，所以绝大部分的雾节点都不会选择参与任务</w:t>
      </w:r>
      <w:r>
        <w:rPr>
          <w:rFonts w:hint="eastAsia"/>
          <w:sz w:val="18"/>
          <w:szCs w:val="18"/>
          <w:lang w:eastAsia="zh-CN"/>
        </w:rPr>
        <w:t>；而当</w:t>
      </w:r>
      <m:oMath>
        <m:r>
          <m:rPr>
            <m:sty m:val="p"/>
          </m:rPr>
          <w:rPr>
            <w:rFonts w:hint="eastAsia" w:ascii="Cambria Math" w:hAnsi="Cambria Math"/>
            <w:sz w:val="18"/>
            <w:szCs w:val="18"/>
            <w:lang w:eastAsia="zh-CN"/>
          </w:rPr>
          <m:t>d≥0.5</m:t>
        </m:r>
      </m:oMath>
      <w:r>
        <w:rPr>
          <w:rFonts w:hint="eastAsia"/>
          <w:sz w:val="18"/>
          <w:szCs w:val="18"/>
          <w:lang w:eastAsia="zh-CN"/>
        </w:rPr>
        <w:t>时，根据正态分布</w:t>
      </w:r>
    </w:p>
    <w:p>
      <w:pPr>
        <w:spacing w:line="240" w:lineRule="auto"/>
        <w:ind w:firstLine="360" w:firstLineChars="200"/>
        <w:jc w:val="center"/>
        <w:rPr>
          <w:sz w:val="18"/>
          <w:szCs w:val="18"/>
          <w:lang w:eastAsia="zh-CN"/>
        </w:rPr>
      </w:pPr>
      <w:r>
        <w:rPr>
          <w:sz w:val="18"/>
          <w:szCs w:val="18"/>
          <w:lang w:eastAsia="zh-CN"/>
        </w:rPr>
        <w:drawing>
          <wp:inline distT="0" distB="0" distL="114300" distR="114300">
            <wp:extent cx="2385060" cy="1993900"/>
            <wp:effectExtent l="0" t="0" r="7620" b="2540"/>
            <wp:docPr id="9" name="图片 9" descr="3不同机制下雾节点参与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不同机制下雾节点参与总数"/>
                    <pic:cNvPicPr>
                      <a:picLocks noChangeAspect="1"/>
                    </pic:cNvPicPr>
                  </pic:nvPicPr>
                  <pic:blipFill>
                    <a:blip r:embed="rId37"/>
                    <a:srcRect l="9697" t="10206" r="13305" b="5679"/>
                    <a:stretch>
                      <a:fillRect/>
                    </a:stretch>
                  </pic:blipFill>
                  <pic:spPr>
                    <a:xfrm>
                      <a:off x="0" y="0"/>
                      <a:ext cx="2385060" cy="1993900"/>
                    </a:xfrm>
                    <a:prstGeom prst="rect">
                      <a:avLst/>
                    </a:prstGeom>
                  </pic:spPr>
                </pic:pic>
              </a:graphicData>
            </a:graphic>
          </wp:inline>
        </w:drawing>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2</w:t>
      </w:r>
      <w:r>
        <w:rPr>
          <w:rFonts w:hint="eastAsia"/>
          <w:sz w:val="18"/>
          <w:szCs w:val="18"/>
          <w:lang w:eastAsia="zh-CN"/>
        </w:rPr>
        <w:fldChar w:fldCharType="end"/>
      </w:r>
      <w:r>
        <w:rPr>
          <w:rFonts w:hint="eastAsia"/>
          <w:sz w:val="18"/>
          <w:szCs w:val="18"/>
          <w:lang w:eastAsia="zh-CN"/>
        </w:rPr>
        <w:t xml:space="preserve"> 不同机制下雾节点参与总数</w:t>
      </w:r>
    </w:p>
    <w:p>
      <w:pPr>
        <w:spacing w:line="240" w:lineRule="auto"/>
        <w:ind w:firstLine="0" w:firstLineChars="0"/>
        <w:jc w:val="center"/>
      </w:pPr>
      <w:r>
        <w:rPr>
          <w:lang w:eastAsia="zh-CN"/>
        </w:rPr>
        <w:drawing>
          <wp:inline distT="0" distB="0" distL="0" distR="0">
            <wp:extent cx="2570480" cy="2143760"/>
            <wp:effectExtent l="0" t="0" r="508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626676" cy="2190896"/>
                    </a:xfrm>
                    <a:prstGeom prst="rect">
                      <a:avLst/>
                    </a:prstGeom>
                  </pic:spPr>
                </pic:pic>
              </a:graphicData>
            </a:graphic>
          </wp:inline>
        </w:drawing>
      </w:r>
    </w:p>
    <w:p>
      <w:pPr>
        <w:spacing w:line="240" w:lineRule="auto"/>
        <w:jc w:val="center"/>
        <w:rPr>
          <w:rFonts w:ascii="Times New Roman" w:hAnsi="Times New Roman" w:eastAsia="楷体"/>
          <w:sz w:val="21"/>
          <w:szCs w:val="21"/>
          <w:lang w:eastAsia="zh-CN"/>
        </w:rPr>
      </w:pPr>
      <w:r>
        <w:rPr>
          <w:rFonts w:ascii="Times New Roman" w:hAnsi="Times New Roman" w:eastAsia="楷体"/>
          <w:sz w:val="21"/>
          <w:szCs w:val="21"/>
          <w:lang w:eastAsia="zh-CN"/>
        </w:rPr>
        <w:t>图</w:t>
      </w:r>
      <w:r>
        <w:rPr>
          <w:rFonts w:ascii="Times New Roman" w:hAnsi="Times New Roman" w:eastAsia="楷体"/>
          <w:sz w:val="21"/>
          <w:szCs w:val="21"/>
        </w:rPr>
        <w:fldChar w:fldCharType="begin"/>
      </w:r>
      <w:r>
        <w:rPr>
          <w:rFonts w:ascii="Times New Roman" w:hAnsi="Times New Roman" w:eastAsia="楷体"/>
          <w:sz w:val="21"/>
          <w:szCs w:val="21"/>
          <w:lang w:eastAsia="zh-CN"/>
        </w:rPr>
        <w:instrText xml:space="preserve"> STYLEREF 1 \s </w:instrText>
      </w:r>
      <w:r>
        <w:rPr>
          <w:rFonts w:ascii="Times New Roman" w:hAnsi="Times New Roman" w:eastAsia="楷体"/>
          <w:sz w:val="21"/>
          <w:szCs w:val="21"/>
        </w:rPr>
        <w:fldChar w:fldCharType="separate"/>
      </w:r>
      <w:r>
        <w:rPr>
          <w:rFonts w:ascii="Times New Roman" w:hAnsi="Times New Roman" w:eastAsia="楷体"/>
          <w:sz w:val="21"/>
          <w:szCs w:val="21"/>
          <w:lang w:eastAsia="zh-CN"/>
        </w:rPr>
        <w:t>4</w:t>
      </w:r>
      <w:r>
        <w:rPr>
          <w:rFonts w:ascii="Times New Roman" w:hAnsi="Times New Roman" w:eastAsia="楷体"/>
          <w:sz w:val="21"/>
          <w:szCs w:val="21"/>
        </w:rPr>
        <w:fldChar w:fldCharType="end"/>
      </w:r>
      <w:r>
        <w:rPr>
          <w:rFonts w:ascii="Times New Roman" w:hAnsi="Times New Roman" w:eastAsia="楷体"/>
          <w:sz w:val="21"/>
          <w:szCs w:val="21"/>
          <w:lang w:eastAsia="zh-CN"/>
        </w:rPr>
        <w:noBreakHyphen/>
      </w:r>
      <w:r>
        <w:rPr>
          <w:rFonts w:ascii="Times New Roman" w:hAnsi="Times New Roman" w:eastAsia="楷体"/>
          <w:sz w:val="21"/>
          <w:szCs w:val="21"/>
        </w:rPr>
        <w:fldChar w:fldCharType="begin"/>
      </w:r>
      <w:r>
        <w:rPr>
          <w:rFonts w:ascii="Times New Roman" w:hAnsi="Times New Roman" w:eastAsia="楷体"/>
          <w:sz w:val="21"/>
          <w:szCs w:val="21"/>
          <w:lang w:eastAsia="zh-CN"/>
        </w:rPr>
        <w:instrText xml:space="preserve"> SEQ 图 \* ARABIC \s 1 </w:instrText>
      </w:r>
      <w:r>
        <w:rPr>
          <w:rFonts w:ascii="Times New Roman" w:hAnsi="Times New Roman" w:eastAsia="楷体"/>
          <w:sz w:val="21"/>
          <w:szCs w:val="21"/>
        </w:rPr>
        <w:fldChar w:fldCharType="separate"/>
      </w:r>
      <w:r>
        <w:rPr>
          <w:rFonts w:ascii="Times New Roman" w:hAnsi="Times New Roman" w:eastAsia="楷体"/>
          <w:sz w:val="21"/>
          <w:szCs w:val="21"/>
          <w:lang w:eastAsia="zh-CN"/>
        </w:rPr>
        <w:t>3</w:t>
      </w:r>
      <w:r>
        <w:rPr>
          <w:rFonts w:ascii="Times New Roman" w:hAnsi="Times New Roman" w:eastAsia="楷体"/>
          <w:sz w:val="21"/>
          <w:szCs w:val="21"/>
        </w:rPr>
        <w:fldChar w:fldCharType="end"/>
      </w:r>
      <w:r>
        <w:rPr>
          <w:rFonts w:ascii="Times New Roman" w:hAnsi="Times New Roman" w:eastAsia="楷体"/>
          <w:sz w:val="21"/>
          <w:szCs w:val="21"/>
          <w:lang w:eastAsia="zh-CN"/>
        </w:rPr>
        <w:t xml:space="preserve"> DIM机制下偏好系数对雾节点总参与数的影响</w:t>
      </w:r>
    </w:p>
    <w:p>
      <w:pPr>
        <w:spacing w:line="240" w:lineRule="auto"/>
        <w:jc w:val="center"/>
      </w:pPr>
      <w:r>
        <w:rPr>
          <w:lang w:eastAsia="zh-CN"/>
        </w:rPr>
        <w:drawing>
          <wp:inline distT="0" distB="0" distL="0" distR="0">
            <wp:extent cx="2640330" cy="2174875"/>
            <wp:effectExtent l="0" t="0" r="1143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653775" cy="2186363"/>
                    </a:xfrm>
                    <a:prstGeom prst="rect">
                      <a:avLst/>
                    </a:prstGeom>
                  </pic:spPr>
                </pic:pic>
              </a:graphicData>
            </a:graphic>
          </wp:inline>
        </w:drawing>
      </w:r>
    </w:p>
    <w:p>
      <w:pPr>
        <w:spacing w:line="240" w:lineRule="auto"/>
        <w:jc w:val="center"/>
        <w:rPr>
          <w:rFonts w:ascii="Times New Roman" w:hAnsi="Times New Roman" w:eastAsia="楷体"/>
          <w:sz w:val="21"/>
          <w:szCs w:val="21"/>
          <w:lang w:eastAsia="zh-CN"/>
        </w:rPr>
      </w:pPr>
      <w:r>
        <w:rPr>
          <w:rFonts w:ascii="Times New Roman" w:hAnsi="Times New Roman" w:eastAsia="楷体"/>
          <w:sz w:val="21"/>
          <w:szCs w:val="21"/>
          <w:lang w:eastAsia="zh-CN"/>
        </w:rPr>
        <w:t>图</w:t>
      </w:r>
      <w:r>
        <w:rPr>
          <w:rFonts w:ascii="Times New Roman" w:hAnsi="Times New Roman" w:eastAsia="楷体"/>
          <w:sz w:val="21"/>
          <w:szCs w:val="21"/>
        </w:rPr>
        <w:fldChar w:fldCharType="begin"/>
      </w:r>
      <w:r>
        <w:rPr>
          <w:rFonts w:ascii="Times New Roman" w:hAnsi="Times New Roman" w:eastAsia="楷体"/>
          <w:sz w:val="21"/>
          <w:szCs w:val="21"/>
          <w:lang w:eastAsia="zh-CN"/>
        </w:rPr>
        <w:instrText xml:space="preserve"> STYLEREF 1 \s </w:instrText>
      </w:r>
      <w:r>
        <w:rPr>
          <w:rFonts w:ascii="Times New Roman" w:hAnsi="Times New Roman" w:eastAsia="楷体"/>
          <w:sz w:val="21"/>
          <w:szCs w:val="21"/>
        </w:rPr>
        <w:fldChar w:fldCharType="separate"/>
      </w:r>
      <w:r>
        <w:rPr>
          <w:rFonts w:ascii="Times New Roman" w:hAnsi="Times New Roman" w:eastAsia="楷体"/>
          <w:sz w:val="21"/>
          <w:szCs w:val="21"/>
          <w:lang w:eastAsia="zh-CN"/>
        </w:rPr>
        <w:t>4</w:t>
      </w:r>
      <w:r>
        <w:rPr>
          <w:rFonts w:ascii="Times New Roman" w:hAnsi="Times New Roman" w:eastAsia="楷体"/>
          <w:sz w:val="21"/>
          <w:szCs w:val="21"/>
        </w:rPr>
        <w:fldChar w:fldCharType="end"/>
      </w:r>
      <w:r>
        <w:rPr>
          <w:rFonts w:ascii="Times New Roman" w:hAnsi="Times New Roman" w:eastAsia="楷体"/>
          <w:sz w:val="21"/>
          <w:szCs w:val="21"/>
          <w:lang w:eastAsia="zh-CN"/>
        </w:rPr>
        <w:noBreakHyphen/>
      </w:r>
      <w:r>
        <w:rPr>
          <w:rFonts w:ascii="Times New Roman" w:hAnsi="Times New Roman" w:eastAsia="楷体"/>
          <w:sz w:val="21"/>
          <w:szCs w:val="21"/>
        </w:rPr>
        <w:fldChar w:fldCharType="begin"/>
      </w:r>
      <w:r>
        <w:rPr>
          <w:rFonts w:ascii="Times New Roman" w:hAnsi="Times New Roman" w:eastAsia="楷体"/>
          <w:sz w:val="21"/>
          <w:szCs w:val="21"/>
          <w:lang w:eastAsia="zh-CN"/>
        </w:rPr>
        <w:instrText xml:space="preserve"> SEQ 图 \* ARABIC \s 1 </w:instrText>
      </w:r>
      <w:r>
        <w:rPr>
          <w:rFonts w:ascii="Times New Roman" w:hAnsi="Times New Roman" w:eastAsia="楷体"/>
          <w:sz w:val="21"/>
          <w:szCs w:val="21"/>
        </w:rPr>
        <w:fldChar w:fldCharType="separate"/>
      </w:r>
      <w:r>
        <w:rPr>
          <w:rFonts w:ascii="Times New Roman" w:hAnsi="Times New Roman" w:eastAsia="楷体"/>
          <w:sz w:val="21"/>
          <w:szCs w:val="21"/>
          <w:lang w:eastAsia="zh-CN"/>
        </w:rPr>
        <w:t>4</w:t>
      </w:r>
      <w:r>
        <w:rPr>
          <w:rFonts w:ascii="Times New Roman" w:hAnsi="Times New Roman" w:eastAsia="楷体"/>
          <w:sz w:val="21"/>
          <w:szCs w:val="21"/>
        </w:rPr>
        <w:fldChar w:fldCharType="end"/>
      </w:r>
      <w:r>
        <w:rPr>
          <w:rFonts w:ascii="Times New Roman" w:hAnsi="Times New Roman" w:eastAsia="楷体"/>
          <w:sz w:val="21"/>
          <w:szCs w:val="21"/>
          <w:lang w:eastAsia="zh-CN"/>
        </w:rPr>
        <w:t xml:space="preserve"> </w:t>
      </w:r>
      <w:r>
        <w:rPr>
          <w:rFonts w:hint="eastAsia" w:ascii="Times New Roman" w:hAnsi="Times New Roman" w:eastAsia="楷体"/>
          <w:sz w:val="21"/>
          <w:szCs w:val="21"/>
          <w:lang w:eastAsia="zh-CN"/>
        </w:rPr>
        <w:t>PRM</w:t>
      </w:r>
      <w:r>
        <w:rPr>
          <w:rFonts w:ascii="Times New Roman" w:hAnsi="Times New Roman" w:eastAsia="楷体"/>
          <w:sz w:val="21"/>
          <w:szCs w:val="21"/>
          <w:lang w:eastAsia="zh-CN"/>
        </w:rPr>
        <w:t>机制下偏好系数对雾节点总参与数的影响</w:t>
      </w:r>
    </w:p>
    <w:p>
      <w:pPr>
        <w:spacing w:line="240" w:lineRule="auto"/>
        <w:jc w:val="left"/>
        <w:rPr>
          <w:color w:val="0000FF"/>
          <w:lang w:eastAsia="zh-CN"/>
        </w:rPr>
      </w:pPr>
      <w:r>
        <w:rPr>
          <w:rFonts w:hint="eastAsia"/>
          <w:sz w:val="18"/>
          <w:szCs w:val="18"/>
          <w:lang w:eastAsia="zh-CN"/>
        </w:rPr>
        <w:t>的规律，</w:t>
      </w:r>
      <w:r>
        <w:rPr>
          <w:rFonts w:hint="eastAsia"/>
          <w:color w:val="0000FF"/>
          <w:sz w:val="18"/>
          <w:szCs w:val="18"/>
          <w:lang w:eastAsia="zh-CN"/>
        </w:rPr>
        <w:t>理论上有二分之一的雾节点偏好系数大于0.5，所以参与任务的雾节点数量大大提高。</w:t>
      </w:r>
    </w:p>
    <w:p>
      <w:pPr>
        <w:spacing w:line="240" w:lineRule="auto"/>
        <w:ind w:firstLine="360" w:firstLineChars="200"/>
        <w:jc w:val="left"/>
        <w:rPr>
          <w:sz w:val="18"/>
          <w:szCs w:val="18"/>
          <w:lang w:eastAsia="zh-CN"/>
        </w:rPr>
      </w:pPr>
      <w:r>
        <w:rPr>
          <w:rFonts w:hint="eastAsia"/>
          <w:sz w:val="18"/>
          <w:szCs w:val="18"/>
          <w:lang w:eastAsia="zh-CN"/>
        </w:rPr>
        <w:t xml:space="preserve">   而在PRM机制下，如图4-4所示，雾节点偏好系数的不同不影响雾节点总参与数的变化，换言之，PRM机制在雾节点各种偏好系数环境中均有效。</w:t>
      </w:r>
    </w:p>
    <w:p>
      <w:pPr>
        <w:spacing w:line="240" w:lineRule="auto"/>
        <w:rPr>
          <w:b/>
          <w:bCs/>
          <w:sz w:val="18"/>
          <w:szCs w:val="18"/>
          <w:lang w:eastAsia="zh-CN"/>
        </w:rPr>
      </w:pPr>
      <w:bookmarkStart w:id="29" w:name="_Toc41592349"/>
      <w:bookmarkStart w:id="30" w:name="_Toc41295640"/>
      <w:r>
        <w:rPr>
          <w:rFonts w:hint="eastAsia"/>
          <w:b/>
          <w:bCs/>
          <w:sz w:val="18"/>
          <w:szCs w:val="18"/>
          <w:lang w:val="en-US" w:eastAsia="zh-CN"/>
        </w:rPr>
        <w:t>4</w:t>
      </w:r>
      <w:r>
        <w:rPr>
          <w:rFonts w:hint="eastAsia"/>
          <w:b/>
          <w:bCs/>
          <w:sz w:val="18"/>
          <w:szCs w:val="18"/>
          <w:lang w:eastAsia="zh-CN"/>
        </w:rPr>
        <w:t>.2.3卸载成功任务数</w:t>
      </w:r>
      <w:bookmarkEnd w:id="29"/>
      <w:bookmarkEnd w:id="30"/>
    </w:p>
    <w:p>
      <w:pPr>
        <w:spacing w:line="240" w:lineRule="auto"/>
        <w:ind w:firstLine="360" w:firstLineChars="200"/>
        <w:jc w:val="left"/>
        <w:rPr>
          <w:sz w:val="18"/>
          <w:szCs w:val="18"/>
          <w:lang w:eastAsia="zh-CN"/>
        </w:rPr>
      </w:pPr>
      <w:r>
        <w:rPr>
          <w:rFonts w:hint="eastAsia"/>
          <w:sz w:val="18"/>
          <w:szCs w:val="18"/>
          <w:lang w:eastAsia="zh-CN"/>
        </w:rPr>
        <w:t xml:space="preserve">    在本小节，对比了 在PRM机制、DIM机制以及PMMRA机制这三种情况下，当环境中</w:t>
      </w:r>
      <w:r>
        <w:rPr>
          <w:rFonts w:hint="eastAsia"/>
          <w:color w:val="0000FF"/>
          <w:sz w:val="18"/>
          <w:szCs w:val="18"/>
          <w:lang w:eastAsia="zh-CN"/>
        </w:rPr>
        <w:t>雾节点总数不变</w:t>
      </w:r>
      <w:r>
        <w:rPr>
          <w:rFonts w:hint="eastAsia"/>
          <w:sz w:val="18"/>
          <w:szCs w:val="18"/>
          <w:lang w:eastAsia="zh-CN"/>
        </w:rPr>
        <w:t>为30个时，成功卸载的任务数量的变化情况。</w:t>
      </w:r>
    </w:p>
    <w:p>
      <w:pPr>
        <w:spacing w:line="240" w:lineRule="auto"/>
        <w:jc w:val="center"/>
        <w:rPr>
          <w:sz w:val="18"/>
          <w:szCs w:val="18"/>
          <w:lang w:eastAsia="zh-CN"/>
        </w:rPr>
      </w:pPr>
      <w:r>
        <w:rPr>
          <w:sz w:val="18"/>
          <w:szCs w:val="18"/>
          <w:lang w:eastAsia="zh-CN"/>
        </w:rPr>
        <w:drawing>
          <wp:inline distT="0" distB="0" distL="114300" distR="114300">
            <wp:extent cx="2394585" cy="1999615"/>
            <wp:effectExtent l="0" t="0" r="13335" b="12065"/>
            <wp:docPr id="11" name="图片 11" descr="4不同机制下卸载成功任务数的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不同机制下卸载成功任务数的比较"/>
                    <pic:cNvPicPr>
                      <a:picLocks noChangeAspect="1"/>
                    </pic:cNvPicPr>
                  </pic:nvPicPr>
                  <pic:blipFill>
                    <a:blip r:embed="rId40"/>
                    <a:srcRect l="9840" t="10206" r="12854" b="5438"/>
                    <a:stretch>
                      <a:fillRect/>
                    </a:stretch>
                  </pic:blipFill>
                  <pic:spPr>
                    <a:xfrm>
                      <a:off x="0" y="0"/>
                      <a:ext cx="2394585" cy="1999615"/>
                    </a:xfrm>
                    <a:prstGeom prst="rect">
                      <a:avLst/>
                    </a:prstGeom>
                  </pic:spPr>
                </pic:pic>
              </a:graphicData>
            </a:graphic>
          </wp:inline>
        </w:drawing>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5</w:t>
      </w:r>
      <w:r>
        <w:rPr>
          <w:rFonts w:hint="eastAsia"/>
          <w:sz w:val="18"/>
          <w:szCs w:val="18"/>
          <w:lang w:eastAsia="zh-CN"/>
        </w:rPr>
        <w:fldChar w:fldCharType="end"/>
      </w:r>
      <w:r>
        <w:rPr>
          <w:rFonts w:hint="eastAsia"/>
          <w:sz w:val="18"/>
          <w:szCs w:val="18"/>
          <w:lang w:eastAsia="zh-CN"/>
        </w:rPr>
        <w:t xml:space="preserve"> 不同机制下卸载成功任务数的比较</w:t>
      </w:r>
    </w:p>
    <w:p>
      <w:pPr>
        <w:spacing w:line="240" w:lineRule="auto"/>
        <w:ind w:firstLine="360" w:firstLineChars="200"/>
        <w:jc w:val="left"/>
        <w:rPr>
          <w:sz w:val="18"/>
          <w:szCs w:val="18"/>
          <w:lang w:eastAsia="zh-CN"/>
        </w:rPr>
      </w:pPr>
      <w:r>
        <w:rPr>
          <w:rFonts w:hint="eastAsia"/>
          <w:sz w:val="18"/>
          <w:szCs w:val="18"/>
          <w:lang w:eastAsia="zh-CN"/>
        </w:rPr>
        <w:t>通过图4-5可以看出，在卸载成功任务数上DIM机制和PRM机制较PMMRA机制都有所提高，但PRM机制只略微比DIM机制提高了一点。这是因为DIM机制下大部分卸载任务都能被成功卸载，系统中能被卸载的任务已经达到饱和，所以PRM机制较DIM机制提升空间有限。</w:t>
      </w:r>
    </w:p>
    <w:p>
      <w:pPr>
        <w:spacing w:line="240" w:lineRule="auto"/>
        <w:rPr>
          <w:b/>
          <w:bCs/>
          <w:sz w:val="18"/>
          <w:szCs w:val="18"/>
          <w:lang w:eastAsia="zh-CN"/>
        </w:rPr>
      </w:pPr>
      <w:bookmarkStart w:id="31" w:name="_Toc41592350"/>
      <w:bookmarkStart w:id="32" w:name="_Toc41295641"/>
      <w:r>
        <w:rPr>
          <w:rFonts w:hint="eastAsia"/>
          <w:b/>
          <w:bCs/>
          <w:sz w:val="18"/>
          <w:szCs w:val="18"/>
          <w:lang w:val="en-US" w:eastAsia="zh-CN"/>
        </w:rPr>
        <w:t>4</w:t>
      </w:r>
      <w:r>
        <w:rPr>
          <w:rFonts w:hint="eastAsia"/>
          <w:b/>
          <w:bCs/>
          <w:sz w:val="18"/>
          <w:szCs w:val="18"/>
          <w:lang w:eastAsia="zh-CN"/>
        </w:rPr>
        <w:t>.2.4卸载任务最终报酬</w:t>
      </w:r>
      <w:bookmarkEnd w:id="31"/>
      <w:bookmarkEnd w:id="32"/>
    </w:p>
    <w:p>
      <w:pPr>
        <w:spacing w:line="240" w:lineRule="auto"/>
        <w:ind w:firstLine="360" w:firstLineChars="200"/>
        <w:jc w:val="left"/>
        <w:rPr>
          <w:sz w:val="18"/>
          <w:szCs w:val="18"/>
          <w:lang w:eastAsia="zh-CN"/>
        </w:rPr>
      </w:pPr>
      <w:r>
        <w:rPr>
          <w:rFonts w:hint="eastAsia"/>
          <w:sz w:val="18"/>
          <w:szCs w:val="18"/>
          <w:lang w:eastAsia="zh-CN"/>
        </w:rPr>
        <w:t>在本小节，对比了在PRM机制、DIM机制以及PMMRA机制三种情况下，当环境中</w:t>
      </w:r>
      <w:r>
        <w:rPr>
          <w:rFonts w:hint="eastAsia"/>
          <w:color w:val="0000FF"/>
          <w:sz w:val="18"/>
          <w:szCs w:val="18"/>
          <w:lang w:eastAsia="zh-CN"/>
        </w:rPr>
        <w:t>雾节点总数相同时</w:t>
      </w:r>
      <w:r>
        <w:rPr>
          <w:rFonts w:hint="eastAsia"/>
          <w:sz w:val="18"/>
          <w:szCs w:val="18"/>
          <w:lang w:eastAsia="zh-CN"/>
        </w:rPr>
        <w:t>，参与卸载任务最终报酬的变化情况。</w:t>
      </w:r>
    </w:p>
    <w:p>
      <w:pPr>
        <w:spacing w:line="240" w:lineRule="auto"/>
        <w:jc w:val="left"/>
        <w:rPr>
          <w:sz w:val="18"/>
          <w:szCs w:val="18"/>
          <w:lang w:eastAsia="zh-CN"/>
        </w:rPr>
      </w:pPr>
      <w:r>
        <w:rPr>
          <w:rFonts w:hint="eastAsia"/>
          <w:sz w:val="18"/>
          <w:szCs w:val="18"/>
          <w:lang w:eastAsia="zh-CN"/>
        </w:rPr>
        <w:drawing>
          <wp:inline distT="0" distB="0" distL="0" distR="0">
            <wp:extent cx="2983230" cy="2548255"/>
            <wp:effectExtent l="0" t="0" r="381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
                    <a:stretch>
                      <a:fillRect/>
                    </a:stretch>
                  </pic:blipFill>
                  <pic:spPr>
                    <a:xfrm>
                      <a:off x="0" y="0"/>
                      <a:ext cx="2983230" cy="2548255"/>
                    </a:xfrm>
                    <a:prstGeom prst="rect">
                      <a:avLst/>
                    </a:prstGeom>
                  </pic:spPr>
                </pic:pic>
              </a:graphicData>
            </a:graphic>
          </wp:inline>
        </w:drawing>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6</w:t>
      </w:r>
      <w:r>
        <w:rPr>
          <w:rFonts w:hint="eastAsia"/>
          <w:sz w:val="18"/>
          <w:szCs w:val="18"/>
          <w:lang w:eastAsia="zh-CN"/>
        </w:rPr>
        <w:fldChar w:fldCharType="end"/>
      </w:r>
      <w:r>
        <w:rPr>
          <w:rFonts w:hint="eastAsia"/>
          <w:sz w:val="18"/>
          <w:szCs w:val="18"/>
          <w:lang w:eastAsia="zh-CN"/>
        </w:rPr>
        <w:t xml:space="preserve"> 不同机制下雾节点出价对比</w:t>
      </w:r>
    </w:p>
    <w:p>
      <w:pPr>
        <w:spacing w:line="240" w:lineRule="auto"/>
        <w:ind w:firstLine="360" w:firstLineChars="200"/>
        <w:jc w:val="left"/>
        <w:rPr>
          <w:sz w:val="18"/>
          <w:szCs w:val="18"/>
          <w:lang w:eastAsia="zh-CN"/>
        </w:rPr>
      </w:pPr>
      <w:commentRangeStart w:id="29"/>
      <w:r>
        <w:rPr>
          <w:rFonts w:hint="eastAsia"/>
          <w:sz w:val="18"/>
          <w:szCs w:val="18"/>
          <w:lang w:eastAsia="zh-CN"/>
        </w:rPr>
        <w:t>通过图4-6可以看出，在环境中雾节点总数相同的情况下，DIM机制和PMMRA机制的雾节点出价近似相同，而PRM机制下雾节点出价低于以上两种机制，同时PRM机制中参与卸载任务的雾节点总数大于DIM机制和PMMRA机制。</w:t>
      </w:r>
      <w:commentRangeEnd w:id="29"/>
      <w:r>
        <w:commentReference w:id="29"/>
      </w:r>
      <w:r>
        <w:rPr>
          <w:rFonts w:hint="eastAsia"/>
          <w:sz w:val="18"/>
          <w:szCs w:val="18"/>
          <w:lang w:eastAsia="zh-CN"/>
        </w:rPr>
        <w:t>这也说明了在诱饵效应理论参考点效应的基础上，引入行为经济学偏好逆转的观点，使得雾节点的偏好系数会随着任务发布形式改变而改变，根据行为经济学中偏好逆转理论的观点来动态调节雾节点偏好系数，可以使雾节点最终效用得到提高。</w:t>
      </w:r>
    </w:p>
    <w:p>
      <w:pPr>
        <w:spacing w:line="240" w:lineRule="auto"/>
        <w:jc w:val="left"/>
        <w:rPr>
          <w:sz w:val="18"/>
          <w:szCs w:val="18"/>
          <w:lang w:eastAsia="zh-CN"/>
        </w:rPr>
      </w:pPr>
      <w:r>
        <w:rPr>
          <w:rFonts w:hint="eastAsia"/>
          <w:sz w:val="18"/>
          <w:szCs w:val="18"/>
          <w:lang w:eastAsia="zh-CN"/>
        </w:rPr>
        <w:drawing>
          <wp:inline distT="0" distB="0" distL="0" distR="0">
            <wp:extent cx="2922270" cy="2409825"/>
            <wp:effectExtent l="0" t="0" r="381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2922270" cy="2409825"/>
                    </a:xfrm>
                    <a:prstGeom prst="rect">
                      <a:avLst/>
                    </a:prstGeom>
                  </pic:spPr>
                </pic:pic>
              </a:graphicData>
            </a:graphic>
          </wp:inline>
        </w:drawing>
      </w:r>
    </w:p>
    <w:p>
      <w:pPr>
        <w:spacing w:line="240" w:lineRule="auto"/>
        <w:jc w:val="center"/>
        <w:rPr>
          <w:sz w:val="18"/>
          <w:szCs w:val="18"/>
          <w:lang w:eastAsia="zh-CN"/>
        </w:rPr>
      </w:pPr>
      <w:r>
        <w:rPr>
          <w:rFonts w:hint="eastAsia"/>
          <w:sz w:val="18"/>
          <w:szCs w:val="18"/>
          <w:lang w:eastAsia="zh-CN"/>
        </w:rPr>
        <w:t>图</w:t>
      </w:r>
      <w:r>
        <w:rPr>
          <w:rFonts w:hint="eastAsia"/>
          <w:sz w:val="18"/>
          <w:szCs w:val="18"/>
          <w:lang w:eastAsia="zh-CN"/>
        </w:rPr>
        <w:fldChar w:fldCharType="begin"/>
      </w:r>
      <w:r>
        <w:rPr>
          <w:rFonts w:hint="eastAsia"/>
          <w:sz w:val="18"/>
          <w:szCs w:val="18"/>
          <w:lang w:eastAsia="zh-CN"/>
        </w:rPr>
        <w:instrText xml:space="preserve"> STYLEREF 1 \s </w:instrText>
      </w:r>
      <w:r>
        <w:rPr>
          <w:rFonts w:hint="eastAsia"/>
          <w:sz w:val="18"/>
          <w:szCs w:val="18"/>
          <w:lang w:eastAsia="zh-CN"/>
        </w:rPr>
        <w:fldChar w:fldCharType="separate"/>
      </w:r>
      <w:r>
        <w:rPr>
          <w:rFonts w:hint="eastAsia"/>
          <w:sz w:val="18"/>
          <w:szCs w:val="18"/>
          <w:lang w:eastAsia="zh-CN"/>
        </w:rPr>
        <w:t>4</w:t>
      </w:r>
      <w:r>
        <w:rPr>
          <w:rFonts w:hint="eastAsia"/>
          <w:sz w:val="18"/>
          <w:szCs w:val="18"/>
          <w:lang w:eastAsia="zh-CN"/>
        </w:rPr>
        <w:fldChar w:fldCharType="end"/>
      </w:r>
      <w:r>
        <w:rPr>
          <w:rFonts w:hint="eastAsia"/>
          <w:sz w:val="18"/>
          <w:szCs w:val="18"/>
          <w:lang w:eastAsia="zh-CN"/>
        </w:rPr>
        <w:noBreakHyphen/>
      </w:r>
      <w:r>
        <w:rPr>
          <w:rFonts w:hint="eastAsia"/>
          <w:sz w:val="18"/>
          <w:szCs w:val="18"/>
          <w:lang w:eastAsia="zh-CN"/>
        </w:rPr>
        <w:fldChar w:fldCharType="begin"/>
      </w:r>
      <w:r>
        <w:rPr>
          <w:rFonts w:hint="eastAsia"/>
          <w:sz w:val="18"/>
          <w:szCs w:val="18"/>
          <w:lang w:eastAsia="zh-CN"/>
        </w:rPr>
        <w:instrText xml:space="preserve"> SEQ 图 \* ARABIC \s 1 </w:instrText>
      </w:r>
      <w:r>
        <w:rPr>
          <w:rFonts w:hint="eastAsia"/>
          <w:sz w:val="18"/>
          <w:szCs w:val="18"/>
          <w:lang w:eastAsia="zh-CN"/>
        </w:rPr>
        <w:fldChar w:fldCharType="separate"/>
      </w:r>
      <w:r>
        <w:rPr>
          <w:rFonts w:hint="eastAsia"/>
          <w:sz w:val="18"/>
          <w:szCs w:val="18"/>
          <w:lang w:eastAsia="zh-CN"/>
        </w:rPr>
        <w:t>7</w:t>
      </w:r>
      <w:r>
        <w:rPr>
          <w:rFonts w:hint="eastAsia"/>
          <w:sz w:val="18"/>
          <w:szCs w:val="18"/>
          <w:lang w:eastAsia="zh-CN"/>
        </w:rPr>
        <w:fldChar w:fldCharType="end"/>
      </w:r>
      <w:r>
        <w:rPr>
          <w:rFonts w:hint="eastAsia"/>
          <w:sz w:val="18"/>
          <w:szCs w:val="18"/>
          <w:lang w:eastAsia="zh-CN"/>
        </w:rPr>
        <w:t xml:space="preserve"> 不同机制下任务成交报酬对比</w:t>
      </w:r>
    </w:p>
    <w:p>
      <w:pPr>
        <w:spacing w:line="240" w:lineRule="auto"/>
        <w:ind w:firstLine="360" w:firstLineChars="200"/>
        <w:jc w:val="left"/>
        <w:rPr>
          <w:sz w:val="18"/>
          <w:szCs w:val="18"/>
          <w:lang w:eastAsia="zh-CN"/>
        </w:rPr>
      </w:pPr>
      <w:r>
        <w:rPr>
          <w:rFonts w:hint="eastAsia"/>
          <w:sz w:val="18"/>
          <w:szCs w:val="18"/>
          <w:lang w:eastAsia="zh-CN"/>
        </w:rPr>
        <w:t>通过图4-7可以看出PRM机制下的任务成交报酬也低于DIM和PMMRA机制，这是因为雾节点出价普遍降低，以第二低的出价作为最终成交报酬也相应降低了。</w:t>
      </w:r>
    </w:p>
    <w:p>
      <w:pPr>
        <w:spacing w:line="240" w:lineRule="auto"/>
        <w:rPr>
          <w:b/>
          <w:bCs/>
          <w:sz w:val="18"/>
          <w:szCs w:val="18"/>
          <w:lang w:eastAsia="zh-CN"/>
        </w:rPr>
      </w:pPr>
      <w:bookmarkStart w:id="33" w:name="_Toc41592351"/>
      <w:bookmarkStart w:id="34" w:name="_Toc41295642"/>
      <w:r>
        <w:rPr>
          <w:rFonts w:hint="eastAsia"/>
          <w:b/>
          <w:bCs/>
          <w:sz w:val="18"/>
          <w:szCs w:val="18"/>
          <w:lang w:val="en-US" w:eastAsia="zh-CN"/>
        </w:rPr>
        <w:t>4</w:t>
      </w:r>
      <w:r>
        <w:rPr>
          <w:rFonts w:hint="eastAsia"/>
          <w:b/>
          <w:bCs/>
          <w:sz w:val="18"/>
          <w:szCs w:val="18"/>
          <w:lang w:eastAsia="zh-CN"/>
        </w:rPr>
        <w:t>.2.5</w:t>
      </w:r>
      <w:ins w:id="315" w:author="俞成琴" w:date="2022-04-14T14:29:16Z">
        <w:r>
          <w:rPr>
            <w:rFonts w:hint="eastAsia"/>
            <w:b/>
            <w:bCs/>
            <w:sz w:val="18"/>
            <w:szCs w:val="18"/>
            <w:lang w:eastAsia="zh-CN"/>
          </w:rPr>
          <w:t>用户终端</w:t>
        </w:r>
      </w:ins>
      <w:r>
        <w:rPr>
          <w:rFonts w:hint="eastAsia"/>
          <w:b/>
          <w:bCs/>
          <w:sz w:val="18"/>
          <w:szCs w:val="18"/>
          <w:lang w:eastAsia="zh-CN"/>
        </w:rPr>
        <w:t>设备总效用</w:t>
      </w:r>
      <w:bookmarkEnd w:id="33"/>
      <w:bookmarkEnd w:id="34"/>
    </w:p>
    <w:p>
      <w:pPr>
        <w:spacing w:line="240" w:lineRule="auto"/>
        <w:ind w:firstLine="360" w:firstLineChars="200"/>
        <w:jc w:val="left"/>
        <w:rPr>
          <w:sz w:val="18"/>
          <w:szCs w:val="18"/>
          <w:lang w:eastAsia="zh-CN"/>
        </w:rPr>
      </w:pPr>
      <w:r>
        <w:rPr>
          <w:rFonts w:hint="eastAsia"/>
          <w:sz w:val="18"/>
          <w:szCs w:val="18"/>
          <w:lang w:eastAsia="zh-CN"/>
        </w:rPr>
        <w:t>本小节，讨论了在环境中卸载任务分别为25个和50个时，雾节点总数不同的情况下，对比分析PRM机制、DIM机制和PMMRA机制对</w:t>
      </w:r>
      <w:ins w:id="316" w:author="俞成琴" w:date="2022-04-14T14:29:19Z">
        <w:r>
          <w:rPr>
            <w:rFonts w:hint="eastAsia"/>
            <w:color w:val="0000FF"/>
            <w:sz w:val="18"/>
            <w:szCs w:val="18"/>
            <w:lang w:eastAsia="zh-CN"/>
          </w:rPr>
          <w:t>用户终端</w:t>
        </w:r>
      </w:ins>
      <w:r>
        <w:rPr>
          <w:rFonts w:hint="eastAsia"/>
          <w:color w:val="0000FF"/>
          <w:sz w:val="18"/>
          <w:szCs w:val="18"/>
          <w:lang w:eastAsia="zh-CN"/>
        </w:rPr>
        <w:t>设备总效用</w:t>
      </w:r>
      <w:r>
        <w:rPr>
          <w:rFonts w:hint="eastAsia"/>
          <w:sz w:val="18"/>
          <w:szCs w:val="18"/>
          <w:lang w:eastAsia="zh-CN"/>
        </w:rPr>
        <w:t>的影响。此时环境中雾节点偏好系数</w:t>
      </w:r>
      <m:oMath>
        <m:sSub>
          <m:sSubPr>
            <m:ctrlPr>
              <w:rPr>
                <w:rFonts w:ascii="Cambria Math" w:hAnsi="Cambria Math"/>
                <w:i/>
                <w:sz w:val="18"/>
                <w:szCs w:val="18"/>
              </w:rPr>
            </m:ctrlPr>
          </m:sSubPr>
          <m:e>
            <m:r>
              <m:rPr/>
              <w:rPr>
                <w:rFonts w:ascii="Cambria Math" w:hAnsi="Cambria Math"/>
                <w:sz w:val="18"/>
                <w:szCs w:val="18"/>
              </w:rPr>
              <m:t>δ</m:t>
            </m:r>
            <m:ctrlPr>
              <w:rPr>
                <w:rFonts w:ascii="Cambria Math" w:hAnsi="Cambria Math"/>
                <w:i/>
                <w:sz w:val="18"/>
                <w:szCs w:val="18"/>
              </w:rPr>
            </m:ctrlPr>
          </m:e>
          <m:sub>
            <m:r>
              <m:rPr/>
              <w:rPr>
                <w:rFonts w:hint="default" w:ascii="Cambria Math" w:hAnsi="Cambria Math"/>
                <w:sz w:val="18"/>
                <w:szCs w:val="18"/>
                <w:lang w:val="en-US" w:eastAsia="zh-CN"/>
              </w:rPr>
              <m:t>i</m:t>
            </m:r>
            <m:ctrlPr>
              <w:rPr>
                <w:rFonts w:ascii="Cambria Math" w:hAnsi="Cambria Math"/>
                <w:i/>
                <w:sz w:val="18"/>
                <w:szCs w:val="18"/>
              </w:rPr>
            </m:ctrlPr>
          </m:sub>
        </m:sSub>
      </m:oMath>
      <w:r>
        <w:rPr>
          <w:rFonts w:hint="eastAsia"/>
          <w:sz w:val="18"/>
          <w:szCs w:val="18"/>
          <w:lang w:eastAsia="zh-CN"/>
        </w:rPr>
        <w:t>在0-1范围内以0.5位均值，1为方差呈正态分布。</w:t>
      </w:r>
    </w:p>
    <w:p>
      <w:pPr>
        <w:spacing w:line="240" w:lineRule="auto"/>
        <w:jc w:val="center"/>
      </w:pPr>
      <w:r>
        <w:rPr>
          <w:lang w:eastAsia="zh-CN"/>
        </w:rPr>
        <w:drawing>
          <wp:inline distT="0" distB="0" distL="0" distR="0">
            <wp:extent cx="2670175" cy="2048510"/>
            <wp:effectExtent l="0" t="0" r="1206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3">
                      <a:extLst>
                        <a:ext uri="{28A0092B-C50C-407E-A947-70E740481C1C}">
                          <a14:useLocalDpi xmlns:a14="http://schemas.microsoft.com/office/drawing/2010/main" val="0"/>
                        </a:ext>
                      </a:extLst>
                    </a:blip>
                    <a:srcRect t="5015"/>
                    <a:stretch>
                      <a:fillRect/>
                    </a:stretch>
                  </pic:blipFill>
                  <pic:spPr>
                    <a:xfrm>
                      <a:off x="0" y="0"/>
                      <a:ext cx="2691173" cy="2064756"/>
                    </a:xfrm>
                    <a:prstGeom prst="rect">
                      <a:avLst/>
                    </a:prstGeom>
                    <a:ln>
                      <a:noFill/>
                    </a:ln>
                  </pic:spPr>
                </pic:pic>
              </a:graphicData>
            </a:graphic>
          </wp:inline>
        </w:drawing>
      </w:r>
    </w:p>
    <w:p>
      <w:pPr>
        <w:spacing w:line="240" w:lineRule="auto"/>
        <w:jc w:val="center"/>
        <w:rPr>
          <w:lang w:eastAsia="zh-CN"/>
        </w:rPr>
      </w:pPr>
      <w:r>
        <w:rPr>
          <w:rFonts w:hint="eastAsia"/>
          <w:lang w:eastAsia="zh-CN"/>
        </w:rPr>
        <w:t>图4</w:t>
      </w:r>
      <w:r>
        <w:rPr>
          <w:rFonts w:hint="eastAsia"/>
          <w:lang w:eastAsia="zh-CN"/>
        </w:rPr>
        <w:noBreakHyphen/>
      </w:r>
      <w:r>
        <w:rPr>
          <w:rFonts w:hint="eastAsia"/>
          <w:lang w:eastAsia="zh-CN"/>
        </w:rPr>
        <w:t>8 任务数为25时不同机制下</w:t>
      </w:r>
      <w:ins w:id="317" w:author="俞成琴" w:date="2022-04-14T14:29:23Z">
        <w:r>
          <w:rPr>
            <w:rFonts w:hint="eastAsia"/>
            <w:lang w:eastAsia="zh-CN"/>
          </w:rPr>
          <w:t>用户终端</w:t>
        </w:r>
      </w:ins>
      <w:r>
        <w:rPr>
          <w:rFonts w:hint="eastAsia"/>
          <w:lang w:eastAsia="zh-CN"/>
        </w:rPr>
        <w:t>设备总效用的比较</w:t>
      </w:r>
    </w:p>
    <w:p>
      <w:pPr>
        <w:spacing w:line="240" w:lineRule="auto"/>
        <w:jc w:val="center"/>
      </w:pPr>
      <w:r>
        <w:rPr>
          <w:lang w:eastAsia="zh-CN"/>
        </w:rPr>
        <w:drawing>
          <wp:inline distT="0" distB="0" distL="0" distR="0">
            <wp:extent cx="2454910" cy="2012950"/>
            <wp:effectExtent l="0" t="0" r="13970" b="139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7472" cy="2023674"/>
                    </a:xfrm>
                    <a:prstGeom prst="rect">
                      <a:avLst/>
                    </a:prstGeom>
                  </pic:spPr>
                </pic:pic>
              </a:graphicData>
            </a:graphic>
          </wp:inline>
        </w:drawing>
      </w:r>
    </w:p>
    <w:p>
      <w:pPr>
        <w:spacing w:line="240" w:lineRule="auto"/>
        <w:jc w:val="center"/>
        <w:rPr>
          <w:lang w:eastAsia="zh-CN"/>
        </w:rPr>
      </w:pPr>
      <w:r>
        <w:rPr>
          <w:rFonts w:hint="eastAsia"/>
          <w:lang w:eastAsia="zh-CN"/>
        </w:rPr>
        <w:t>图4</w:t>
      </w:r>
      <w:r>
        <w:rPr>
          <w:rFonts w:hint="eastAsia"/>
          <w:lang w:eastAsia="zh-CN"/>
        </w:rPr>
        <w:noBreakHyphen/>
      </w:r>
      <w:r>
        <w:rPr>
          <w:rFonts w:hint="eastAsia"/>
          <w:lang w:eastAsia="zh-CN"/>
        </w:rPr>
        <w:t>9 任务数为50时不同机制下</w:t>
      </w:r>
      <w:ins w:id="318" w:author="俞成琴" w:date="2022-04-14T14:29:24Z">
        <w:r>
          <w:rPr>
            <w:rFonts w:hint="eastAsia"/>
            <w:lang w:eastAsia="zh-CN"/>
          </w:rPr>
          <w:t>用户终端</w:t>
        </w:r>
      </w:ins>
      <w:r>
        <w:rPr>
          <w:rFonts w:hint="eastAsia"/>
          <w:lang w:eastAsia="zh-CN"/>
        </w:rPr>
        <w:t>设备总效用的比较</w:t>
      </w:r>
    </w:p>
    <w:p>
      <w:pPr>
        <w:spacing w:line="240" w:lineRule="auto"/>
        <w:ind w:firstLine="360" w:firstLineChars="200"/>
        <w:jc w:val="left"/>
        <w:rPr>
          <w:sz w:val="18"/>
          <w:szCs w:val="18"/>
          <w:lang w:eastAsia="zh-CN"/>
        </w:rPr>
      </w:pPr>
      <w:r>
        <w:rPr>
          <w:rFonts w:hint="eastAsia"/>
          <w:sz w:val="18"/>
          <w:szCs w:val="18"/>
          <w:lang w:eastAsia="zh-CN"/>
        </w:rPr>
        <w:t>通过图4-8可以看出，在环境中卸载任务为25个时，雾节点总数不同的情况下，</w:t>
      </w:r>
      <w:ins w:id="319" w:author="俞成琴" w:date="2022-04-14T14:30:06Z">
        <w:r>
          <w:rPr>
            <w:rFonts w:hint="eastAsia"/>
            <w:sz w:val="18"/>
            <w:szCs w:val="18"/>
            <w:lang w:val="en-US" w:eastAsia="zh-CN"/>
          </w:rPr>
          <w:t>对于</w:t>
        </w:r>
      </w:ins>
      <w:ins w:id="320" w:author="俞成琴" w:date="2022-04-14T14:29:27Z">
        <w:r>
          <w:rPr>
            <w:rFonts w:hint="eastAsia"/>
            <w:sz w:val="18"/>
            <w:szCs w:val="18"/>
            <w:lang w:eastAsia="zh-CN"/>
          </w:rPr>
          <w:t>用户终端</w:t>
        </w:r>
      </w:ins>
      <w:ins w:id="321" w:author="俞成琴" w:date="2022-04-14T14:29:43Z">
        <w:r>
          <w:rPr>
            <w:rFonts w:hint="eastAsia"/>
            <w:sz w:val="18"/>
            <w:szCs w:val="18"/>
            <w:lang w:val="en-US" w:eastAsia="zh-CN"/>
          </w:rPr>
          <w:t>设备</w:t>
        </w:r>
      </w:ins>
      <w:r>
        <w:rPr>
          <w:rFonts w:hint="eastAsia"/>
          <w:sz w:val="18"/>
          <w:szCs w:val="18"/>
          <w:lang w:eastAsia="zh-CN"/>
        </w:rPr>
        <w:t>总效用</w:t>
      </w:r>
      <w:ins w:id="322" w:author="俞成琴" w:date="2022-04-14T14:30:09Z">
        <w:r>
          <w:rPr>
            <w:rFonts w:hint="eastAsia"/>
            <w:sz w:val="18"/>
            <w:szCs w:val="18"/>
            <w:lang w:eastAsia="zh-CN"/>
          </w:rPr>
          <w:t>，</w:t>
        </w:r>
      </w:ins>
      <w:r>
        <w:rPr>
          <w:rFonts w:hint="eastAsia"/>
          <w:sz w:val="18"/>
          <w:szCs w:val="18"/>
          <w:lang w:eastAsia="zh-CN"/>
        </w:rPr>
        <w:t>PRM机制明显高于DIM机制和PMMRA机制，而DIM机制较PMMRA机制在提高</w:t>
      </w:r>
      <w:ins w:id="323" w:author="俞成琴" w:date="2022-04-14T14:30:16Z">
        <w:r>
          <w:rPr>
            <w:rFonts w:hint="eastAsia"/>
            <w:sz w:val="18"/>
            <w:szCs w:val="18"/>
            <w:lang w:eastAsia="zh-CN"/>
          </w:rPr>
          <w:t>用户终端</w:t>
        </w:r>
      </w:ins>
      <w:r>
        <w:rPr>
          <w:rFonts w:hint="eastAsia"/>
          <w:sz w:val="18"/>
          <w:szCs w:val="18"/>
          <w:lang w:eastAsia="zh-CN"/>
        </w:rPr>
        <w:t>设备效用上面也有一定效果，但是当雾节点数大于环境中任务数25时，DIM机制下的</w:t>
      </w:r>
      <w:ins w:id="324" w:author="俞成琴" w:date="2022-04-14T14:30:19Z">
        <w:r>
          <w:rPr>
            <w:rFonts w:hint="eastAsia"/>
            <w:sz w:val="18"/>
            <w:szCs w:val="18"/>
            <w:lang w:eastAsia="zh-CN"/>
          </w:rPr>
          <w:t>用户终端</w:t>
        </w:r>
      </w:ins>
      <w:r>
        <w:rPr>
          <w:rFonts w:hint="eastAsia"/>
          <w:sz w:val="18"/>
          <w:szCs w:val="18"/>
          <w:lang w:eastAsia="zh-CN"/>
        </w:rPr>
        <w:t>设备总效用呈小幅下降，这是因为此时卸载任务已经饱和，而DIM机制下虽然有更多雾节点选择参与任务但没有足够满足它们的偏好，使得成功卸载任务的成交报酬提高，从而效用下降。</w:t>
      </w:r>
    </w:p>
    <w:p>
      <w:pPr>
        <w:spacing w:line="240" w:lineRule="auto"/>
        <w:ind w:firstLine="360" w:firstLineChars="200"/>
        <w:jc w:val="left"/>
        <w:rPr>
          <w:sz w:val="18"/>
          <w:szCs w:val="18"/>
          <w:lang w:eastAsia="zh-CN"/>
        </w:rPr>
      </w:pPr>
      <w:r>
        <w:rPr>
          <w:rFonts w:hint="eastAsia"/>
          <w:sz w:val="18"/>
          <w:szCs w:val="18"/>
          <w:lang w:eastAsia="zh-CN"/>
        </w:rPr>
        <w:t>通过图4-9可以看出，在环境中卸载任务分别为50个时，雾节点总数不同的情况下，PRM机制</w:t>
      </w:r>
      <w:r>
        <w:rPr>
          <w:rFonts w:hint="eastAsia"/>
          <w:sz w:val="18"/>
          <w:szCs w:val="18"/>
          <w:lang w:val="en-US" w:eastAsia="zh-CN"/>
        </w:rPr>
        <w:t>的</w:t>
      </w:r>
      <w:ins w:id="325" w:author="俞成琴" w:date="2022-04-14T14:30:21Z">
        <w:r>
          <w:rPr>
            <w:rFonts w:hint="eastAsia"/>
            <w:sz w:val="18"/>
            <w:szCs w:val="18"/>
            <w:lang w:eastAsia="zh-CN"/>
          </w:rPr>
          <w:t>用户终端</w:t>
        </w:r>
      </w:ins>
      <w:r>
        <w:rPr>
          <w:rFonts w:hint="eastAsia"/>
          <w:sz w:val="18"/>
          <w:szCs w:val="18"/>
          <w:lang w:eastAsia="zh-CN"/>
        </w:rPr>
        <w:t>边缘总效用明显高于DIM机制和PMMRA机制。</w:t>
      </w:r>
    </w:p>
    <w:p>
      <w:pPr>
        <w:spacing w:line="240" w:lineRule="auto"/>
        <w:jc w:val="left"/>
        <w:rPr>
          <w:rFonts w:ascii="Helvetica" w:hAnsi="Helvetica"/>
          <w:b/>
          <w:smallCaps/>
          <w:sz w:val="23"/>
          <w:szCs w:val="22"/>
          <w:lang w:eastAsia="zh-CN"/>
        </w:rPr>
      </w:pPr>
      <w:r>
        <w:rPr>
          <w:rFonts w:hint="eastAsia" w:ascii="Helvetica" w:hAnsi="Helvetica"/>
          <w:b/>
          <w:smallCaps/>
          <w:sz w:val="23"/>
          <w:szCs w:val="22"/>
          <w:lang w:val="en-US" w:eastAsia="zh-CN"/>
        </w:rPr>
        <w:t>5</w:t>
      </w:r>
      <w:r>
        <w:rPr>
          <w:rFonts w:ascii="Helvetica" w:hAnsi="Helvetica"/>
          <w:b/>
          <w:smallCaps/>
          <w:sz w:val="23"/>
          <w:szCs w:val="22"/>
          <w:lang w:eastAsia="zh-CN"/>
        </w:rPr>
        <w:t xml:space="preserve"> </w:t>
      </w:r>
      <w:r>
        <w:rPr>
          <w:rFonts w:hint="eastAsia" w:ascii="Helvetica" w:hAnsi="Helvetica"/>
          <w:b/>
          <w:smallCaps/>
          <w:sz w:val="23"/>
          <w:szCs w:val="22"/>
          <w:lang w:val="en-US" w:eastAsia="zh-CN"/>
        </w:rPr>
        <w:t>CONCLUSION</w:t>
      </w:r>
    </w:p>
    <w:p>
      <w:pPr>
        <w:spacing w:line="240" w:lineRule="auto"/>
        <w:ind w:firstLine="360" w:firstLineChars="200"/>
        <w:jc w:val="left"/>
        <w:rPr>
          <w:rFonts w:hint="eastAsia"/>
          <w:sz w:val="18"/>
          <w:szCs w:val="18"/>
          <w:lang w:val="en-US" w:eastAsia="zh-CN"/>
        </w:rPr>
      </w:pPr>
      <w:r>
        <w:rPr>
          <w:rFonts w:hint="eastAsia"/>
          <w:sz w:val="18"/>
          <w:szCs w:val="18"/>
          <w:lang w:val="en-US" w:eastAsia="zh-CN"/>
        </w:rPr>
        <w:t>本文通过引入行为经济学中的诱饵效应，提出了DIM和PRM，以解决高成本任务卸载率低的问题。</w:t>
      </w:r>
    </w:p>
    <w:p>
      <w:pPr>
        <w:spacing w:line="240" w:lineRule="auto"/>
        <w:ind w:firstLine="360" w:firstLineChars="200"/>
        <w:jc w:val="left"/>
        <w:rPr>
          <w:sz w:val="18"/>
          <w:szCs w:val="18"/>
          <w:lang w:eastAsia="zh-CN"/>
        </w:rPr>
      </w:pPr>
      <w:r>
        <w:rPr>
          <w:rFonts w:hint="eastAsia"/>
          <w:sz w:val="18"/>
          <w:szCs w:val="18"/>
          <w:lang w:val="en-US" w:eastAsia="zh-CN"/>
        </w:rPr>
        <w:t>在DIM中，</w:t>
      </w:r>
      <w:r>
        <w:rPr>
          <w:rFonts w:hint="eastAsia"/>
          <w:sz w:val="18"/>
          <w:szCs w:val="18"/>
          <w:lang w:eastAsia="zh-CN"/>
        </w:rPr>
        <w:t>引入诱饵效应理论的</w:t>
      </w:r>
      <w:r>
        <w:rPr>
          <w:rFonts w:hint="eastAsia"/>
          <w:sz w:val="18"/>
          <w:szCs w:val="18"/>
          <w:lang w:val="en-US" w:eastAsia="zh-CN"/>
        </w:rPr>
        <w:t>参照依赖</w:t>
      </w:r>
      <w:r>
        <w:rPr>
          <w:rFonts w:hint="eastAsia"/>
          <w:sz w:val="18"/>
          <w:szCs w:val="18"/>
          <w:lang w:eastAsia="zh-CN"/>
        </w:rPr>
        <w:t>特性，</w:t>
      </w:r>
      <w:r>
        <w:rPr>
          <w:rFonts w:hint="eastAsia"/>
          <w:sz w:val="18"/>
          <w:szCs w:val="18"/>
          <w:lang w:val="en-US" w:eastAsia="zh-CN"/>
        </w:rPr>
        <w:t>通过加入诱饵任务，雾节点对目标任务的偏好值增加，目标任务的卸载率提高。在PRM中，雾节点的偏好是可变的，会根据选择任务集的变化而变化。因此，</w:t>
      </w:r>
      <w:r>
        <w:rPr>
          <w:rFonts w:hint="eastAsia"/>
          <w:sz w:val="18"/>
          <w:szCs w:val="18"/>
          <w:lang w:eastAsia="zh-CN"/>
        </w:rPr>
        <w:t>引入诱饵效应理论的偏好逆转特性，通过</w:t>
      </w:r>
      <w:r>
        <w:rPr>
          <w:rFonts w:hint="eastAsia"/>
          <w:sz w:val="18"/>
          <w:szCs w:val="18"/>
          <w:lang w:val="en-US" w:eastAsia="zh-CN"/>
        </w:rPr>
        <w:t>添加</w:t>
      </w:r>
      <w:r>
        <w:rPr>
          <w:rFonts w:hint="eastAsia"/>
          <w:sz w:val="18"/>
          <w:szCs w:val="18"/>
          <w:lang w:eastAsia="zh-CN"/>
        </w:rPr>
        <w:t>诱饵任务不断调整雾节点的偏好，</w:t>
      </w:r>
      <w:r>
        <w:rPr>
          <w:rFonts w:hint="eastAsia"/>
          <w:sz w:val="18"/>
          <w:szCs w:val="18"/>
          <w:lang w:val="en-US" w:eastAsia="zh-CN"/>
        </w:rPr>
        <w:t>从而增加</w:t>
      </w:r>
      <w:r>
        <w:rPr>
          <w:rFonts w:hint="eastAsia"/>
          <w:sz w:val="18"/>
          <w:szCs w:val="18"/>
          <w:lang w:eastAsia="zh-CN"/>
        </w:rPr>
        <w:t>雾节点参与卸载任务</w:t>
      </w:r>
      <w:r>
        <w:rPr>
          <w:rFonts w:hint="eastAsia"/>
          <w:sz w:val="18"/>
          <w:szCs w:val="18"/>
          <w:lang w:val="en-US" w:eastAsia="zh-CN"/>
        </w:rPr>
        <w:t>数量</w:t>
      </w:r>
      <w:r>
        <w:rPr>
          <w:rFonts w:hint="eastAsia"/>
          <w:sz w:val="18"/>
          <w:szCs w:val="18"/>
          <w:lang w:eastAsia="zh-CN"/>
        </w:rPr>
        <w:t>，提高</w:t>
      </w:r>
      <w:ins w:id="326" w:author="俞成琴" w:date="2022-04-14T14:30:22Z">
        <w:r>
          <w:rPr>
            <w:rFonts w:hint="eastAsia"/>
            <w:sz w:val="18"/>
            <w:szCs w:val="18"/>
            <w:lang w:eastAsia="zh-CN"/>
          </w:rPr>
          <w:t>用户终端</w:t>
        </w:r>
      </w:ins>
      <w:r>
        <w:rPr>
          <w:rFonts w:hint="eastAsia"/>
          <w:sz w:val="18"/>
          <w:szCs w:val="18"/>
          <w:lang w:eastAsia="zh-CN"/>
        </w:rPr>
        <w:t>设备总效用。</w:t>
      </w:r>
      <w:r>
        <w:rPr>
          <w:rFonts w:hint="eastAsia"/>
          <w:sz w:val="18"/>
          <w:szCs w:val="18"/>
          <w:lang w:val="en-US" w:eastAsia="zh-CN"/>
        </w:rPr>
        <w:t>仿真结果表明，我们的机制能够达到预期的效果。</w:t>
      </w:r>
    </w:p>
    <w:p>
      <w:pPr>
        <w:spacing w:line="240" w:lineRule="auto"/>
        <w:ind w:firstLine="360" w:firstLineChars="200"/>
        <w:jc w:val="left"/>
        <w:rPr>
          <w:sz w:val="18"/>
          <w:szCs w:val="18"/>
          <w:lang w:eastAsia="zh-CN"/>
        </w:rPr>
      </w:pPr>
      <w:r>
        <w:rPr>
          <w:rFonts w:hint="eastAsia"/>
          <w:sz w:val="18"/>
          <w:szCs w:val="18"/>
          <w:lang w:val="en-US" w:eastAsia="zh-CN"/>
        </w:rPr>
        <w:t>在未来的工作中，我们可以进一步考虑除报酬和时间成本外多个维度的属性，结合行为经济学的相关理论来激励雾节点参与各类卸载任务，并确保卸载服务的质量与安全。</w:t>
      </w:r>
    </w:p>
    <w:p>
      <w:pPr>
        <w:spacing w:line="240" w:lineRule="auto"/>
        <w:ind w:firstLine="320"/>
        <w:jc w:val="left"/>
        <w:rPr>
          <w:rFonts w:ascii="Helvetica" w:hAnsi="Helvetica"/>
          <w:b/>
          <w:bCs/>
          <w:sz w:val="22"/>
          <w:lang w:eastAsia="zh-CN"/>
        </w:rPr>
      </w:pPr>
    </w:p>
    <w:p>
      <w:pPr>
        <w:spacing w:line="240" w:lineRule="auto"/>
        <w:ind w:firstLine="320"/>
        <w:jc w:val="left"/>
        <w:rPr>
          <w:rFonts w:ascii="Helvetica" w:hAnsi="Helvetica"/>
          <w:b/>
          <w:bCs/>
          <w:sz w:val="22"/>
          <w:lang w:eastAsia="zh-CN"/>
        </w:rPr>
      </w:pPr>
      <w:r>
        <w:rPr>
          <w:rFonts w:ascii="Helvetica" w:hAnsi="Helvetica"/>
          <w:b/>
          <w:bCs/>
          <w:sz w:val="22"/>
          <w:lang w:eastAsia="zh-CN"/>
        </w:rPr>
        <w:t>References</w:t>
      </w:r>
    </w:p>
    <w:p>
      <w:pPr>
        <w:rPr>
          <w:rFonts w:ascii="Calibri" w:hAnsi="Calibri" w:eastAsia="宋体"/>
          <w:kern w:val="2"/>
          <w:sz w:val="21"/>
          <w:lang w:eastAsia="zh-CN"/>
        </w:rPr>
      </w:pPr>
      <w:r>
        <w:rPr>
          <w:rFonts w:hint="eastAsia" w:cs="Calibri"/>
          <w:lang w:eastAsia="zh-CN"/>
        </w:rPr>
        <w:t>[1] Location-Dependent Task Allocation for Mobile Crowdsensing With Clustering Effect</w:t>
      </w:r>
    </w:p>
    <w:p>
      <w:pPr>
        <w:numPr>
          <w:ilvl w:val="0"/>
          <w:numId w:val="18"/>
        </w:numPr>
        <w:spacing w:line="240" w:lineRule="auto"/>
      </w:pPr>
      <w:r>
        <w:t>Xinglin Zhang , Le Jiang, and Xiumin Wang, Incentive Mechanisms for Mobile Crowdsensing With Heterogeneous Sensing Costs,IEEE TRANSACTIONS ON VEHICULAR TECHNOLOGY, vol.68,pp.3992-4002,apr.2019.</w:t>
      </w:r>
    </w:p>
    <w:p>
      <w:pPr>
        <w:numPr>
          <w:ilvl w:val="0"/>
          <w:numId w:val="18"/>
        </w:numPr>
        <w:spacing w:line="240" w:lineRule="auto"/>
      </w:pPr>
      <w:r>
        <w:t>A Location-based Incentive Algorithm for Consecutive Crowd Sensing Tasks</w:t>
      </w:r>
    </w:p>
    <w:p>
      <w:pPr>
        <w:numPr>
          <w:ilvl w:val="0"/>
          <w:numId w:val="18"/>
        </w:numPr>
        <w:spacing w:line="240" w:lineRule="auto"/>
      </w:pPr>
      <w:r>
        <w:t>Mariano González-Sánchez,Juan Nave and Gonzalo Rubio,Effects of uncertainty and risk aversion on the exposure of investment-style factor returns to real activity,Research in International Business and Finance,vol.53,may.2020.</w:t>
      </w:r>
    </w:p>
    <w:p>
      <w:pPr>
        <w:numPr>
          <w:ilvl w:val="0"/>
          <w:numId w:val="18"/>
        </w:numPr>
        <w:spacing w:line="240" w:lineRule="auto"/>
      </w:pPr>
      <w:r>
        <w:t>Sang-Eun Byun, Siyuan Han, Hyejeong Kim and Carol Centrallo,”US small retail businesses’ perception of competition: Looking through a lens of fear, confidence, or cooperation”,Journal of Retailing and Consumer Services,vol. 52,ISSN 0969-6989, jan. 2020.</w:t>
      </w:r>
    </w:p>
    <w:p>
      <w:pPr>
        <w:numPr>
          <w:ilvl w:val="0"/>
          <w:numId w:val="18"/>
        </w:numPr>
        <w:spacing w:line="240" w:lineRule="auto"/>
      </w:pPr>
      <w:r>
        <w:t>Liu W ,  Yang Y ,  Wang E , et al. User Recruitment for Enhancing Data Inference Accuracy in Sparse Mobile CrowdSensing[J]. IEEE Internet of Things Journal, 2019, PP(99):1-1.</w:t>
      </w:r>
    </w:p>
    <w:p>
      <w:pPr>
        <w:numPr>
          <w:ilvl w:val="0"/>
          <w:numId w:val="18"/>
        </w:numPr>
        <w:spacing w:line="240" w:lineRule="auto"/>
      </w:pPr>
      <w:r>
        <w:t>Yang J ,  Fu L ,  Yang B , et al. Participant Service Quality Aware Data Collecting Mechanism With High Coverage for Mobile Crowdsensing[J]. IEEE Access, 2020, 8:10628-10639.</w:t>
      </w:r>
    </w:p>
    <w:p>
      <w:pPr>
        <w:numPr>
          <w:ilvl w:val="0"/>
          <w:numId w:val="18"/>
        </w:numPr>
        <w:spacing w:line="240" w:lineRule="auto"/>
      </w:pPr>
      <w:r>
        <w:t>L, G, Jaimes, et al. A location-based Incentive Algorithm for Consecutive Crowd Sensing Tasks[J]. IEEE Latin America Transactions, 2016, 14(2):811-817.</w:t>
      </w:r>
    </w:p>
    <w:p>
      <w:pPr>
        <w:numPr>
          <w:ilvl w:val="0"/>
          <w:numId w:val="18"/>
        </w:numPr>
        <w:spacing w:line="240" w:lineRule="auto"/>
      </w:pPr>
      <w:r>
        <w:t>Rula J P ,  Bustamante F E . Crowdsensing Under (Soft) Control[C]// Computer Communications. IEEE, 2015.</w:t>
      </w:r>
    </w:p>
    <w:p>
      <w:pPr>
        <w:numPr>
          <w:ilvl w:val="0"/>
          <w:numId w:val="18"/>
        </w:numPr>
        <w:spacing w:line="240" w:lineRule="auto"/>
      </w:pPr>
      <w:r>
        <w:t>Zhiyong Yu,Weiping Zhu,Longkun Guo,Wenzhong Guo,Zhiwen Yu. Task allocation for crowdsensing based on submodular optimisation[J]. International Journal of Ad Hoc and Ubiquitous Computing,2020,33(1).</w:t>
      </w:r>
    </w:p>
    <w:p>
      <w:pPr>
        <w:numPr>
          <w:ilvl w:val="0"/>
          <w:numId w:val="18"/>
        </w:numPr>
        <w:spacing w:line="240" w:lineRule="auto"/>
      </w:pPr>
      <w:r>
        <w:t>Unknown Worker Recruitment with Budget and Covering Constraints for Mobile Crowdsensing[C]// 2019 IEEE 25th International Conference on Parallel and Distributed Systems (ICPADS). IEEE, 2019.</w:t>
      </w:r>
    </w:p>
    <w:p>
      <w:pPr>
        <w:numPr>
          <w:ilvl w:val="0"/>
          <w:numId w:val="18"/>
        </w:numPr>
        <w:spacing w:line="240" w:lineRule="auto"/>
      </w:pPr>
      <w:r>
        <w:t>Gao G ,  Xiao M ,  Wu J , et al. Truthful Incentive Mechanism for Nondeterministic Crowdsensing with Vehicles[J]. IEEE TRANSACTIONS ON MOBILE COMPUTING, 2018:1-1.</w:t>
      </w:r>
    </w:p>
    <w:p>
      <w:pPr>
        <w:numPr>
          <w:ilvl w:val="0"/>
          <w:numId w:val="18"/>
        </w:numPr>
        <w:spacing w:line="240" w:lineRule="auto"/>
      </w:pPr>
      <w:r>
        <w:t>Yang S ,  Han K ,  Wu F , et al. On Designing Quality-Aware Steering Algorithms for Large-Scale Mobile Crowdsensing[C]// 2018 15th Annual IEEE International Conference on Sensing, Communication, and Networking (SECON). IEEE, 2018.</w:t>
      </w:r>
    </w:p>
    <w:p>
      <w:pPr>
        <w:numPr>
          <w:ilvl w:val="0"/>
          <w:numId w:val="18"/>
        </w:numPr>
        <w:spacing w:line="240" w:lineRule="auto"/>
      </w:pPr>
      <w:r>
        <w:t>Chen H ,  Cao Y ,  Guo B , et al. LuckyPhoto: Multi-facet Photographing with Mobile Crowdsensing.  2018.</w:t>
      </w:r>
    </w:p>
    <w:p>
      <w:pPr>
        <w:numPr>
          <w:ilvl w:val="0"/>
          <w:numId w:val="18"/>
        </w:numPr>
        <w:spacing w:line="240" w:lineRule="auto"/>
      </w:pPr>
      <w:r>
        <w:t>Wei X ,  Wang Y ,  Gao S , et al. Data Quality Aware Task Allocation Under a Feasible Budget in Mobile Crowdsensing[C]// 2018 IEEE/ACM 26th International Symposium on Quality of Service (IWQoS). ACM, 2018.</w:t>
      </w:r>
    </w:p>
    <w:p>
      <w:pPr>
        <w:numPr>
          <w:ilvl w:val="0"/>
          <w:numId w:val="18"/>
        </w:numPr>
        <w:spacing w:line="240" w:lineRule="auto"/>
      </w:pPr>
      <w:r>
        <w:t>Huang P ,  Zhu W ,  Liao K , et al. Efficient Algorithms for Flexible Sweep Coverage in Crowdsensing[J]. IEEE Access, 2018, 6:50055-50065.</w:t>
      </w:r>
    </w:p>
    <w:p>
      <w:pPr>
        <w:numPr>
          <w:ilvl w:val="0"/>
          <w:numId w:val="18"/>
        </w:numPr>
        <w:spacing w:line="240" w:lineRule="auto"/>
      </w:pPr>
      <w:r>
        <w:t>Zheng Z ,  Fan W ,  Gao X , et al. A Budget Feasible Incentive Mechanism for Weighted Coverage Maximization in Mobile Crowdsensing[J]. IEEE Transactions on Mobile Computing, 2017, PP(9):1-1.</w:t>
      </w:r>
    </w:p>
    <w:p>
      <w:pPr>
        <w:numPr>
          <w:ilvl w:val="0"/>
          <w:numId w:val="18"/>
        </w:numPr>
        <w:spacing w:line="240" w:lineRule="auto"/>
      </w:pPr>
      <w:r>
        <w:t>Song C ,  J  Gu,  Liu M . Deployment Mechanism Design for Cost-Effective Data Uploading in Delay-Tolerant Crowdsensing[C]// 2017 IEEE International Symposium on Parallel and Distributed Processing with Applications and 2017 IEEE International Conference on Ubiquitous Computing and Communications (ISPA/IUCC). IEEE, 2018.</w:t>
      </w:r>
    </w:p>
    <w:p>
      <w:pPr>
        <w:numPr>
          <w:ilvl w:val="0"/>
          <w:numId w:val="18"/>
        </w:numPr>
        <w:spacing w:line="240" w:lineRule="auto"/>
      </w:pPr>
      <w:r>
        <w:t>Shien L K ,  Singh M M . A secure mobile crowdsensing (MCS) location tracker for elderly in smart city[C]// THE 2ND INTERNATIONAL CONFERENCE ON APPLIED SCIENCE AND TECHNOLOGY 2017 (ICAST’17). American Institute of Physics Conference Series, 2017.</w:t>
      </w:r>
    </w:p>
    <w:p>
      <w:r>
        <w:t xml:space="preserve"> </w:t>
      </w:r>
    </w:p>
    <w:p>
      <w:pPr>
        <w:numPr>
          <w:ilvl w:val="0"/>
          <w:numId w:val="18"/>
        </w:numPr>
        <w:spacing w:line="240" w:lineRule="auto"/>
      </w:pPr>
      <w:r>
        <w:t>Zuo-Jun Wang,Shu Li,Cheng-Ming Jiang,”Emotional response in a disjunction condition,Journal of Economic Psychology,”pp.71-78,jun.2011.</w:t>
      </w:r>
    </w:p>
    <w:p>
      <w:pPr>
        <w:numPr>
          <w:ilvl w:val="0"/>
          <w:numId w:val="18"/>
        </w:numPr>
        <w:spacing w:line="240" w:lineRule="auto"/>
      </w:pPr>
      <w:r>
        <w:t>J.B. Broekaert,J.R. Busemeyer and E.M. Pothos,”The Disjunction Effect in two-stage simulated gambles. An experimental study and comparison of a heuristic logistic, Markov and quantum-like model,”Cognitive Psychology,vol.117,mar.2020.</w:t>
      </w:r>
    </w:p>
    <w:p>
      <w:pPr>
        <w:numPr>
          <w:ilvl w:val="0"/>
          <w:numId w:val="18"/>
        </w:numPr>
        <w:spacing w:line="240" w:lineRule="auto"/>
      </w:pPr>
      <w:r>
        <w:t>]Markowitz, H.M,”Portfolio selection, “Journal of Finance,vol. 7,pp.77-91, 1952.</w:t>
      </w:r>
    </w:p>
    <w:p>
      <w:pPr>
        <w:numPr>
          <w:ilvl w:val="0"/>
          <w:numId w:val="18"/>
        </w:numPr>
        <w:spacing w:line="240" w:lineRule="auto"/>
      </w:pPr>
      <w:r>
        <w:t>Troy A.W. Visser, Angela D. Bender, Vanessa K. Bowden, Stephanie C. Black, Jayden Greenwell-Barnden, Shayne Loft, Ottmar V. Lipp,”Individual differences in higher-level cognitive abilities do not predict overconfidence in complex task performance,”Consciousness and Cognition,Volume 74,2019,102777,ISSN 1053-8100,</w:t>
      </w:r>
    </w:p>
    <w:p>
      <w:pPr>
        <w:numPr>
          <w:ilvl w:val="0"/>
          <w:numId w:val="18"/>
        </w:numPr>
        <w:spacing w:line="240" w:lineRule="auto"/>
      </w:pPr>
      <w:r>
        <w:t>Ye,Bei,”A Model of Managerial Overconfidence, Moral Hazard and Corporate Investments,”International Conference on Management &amp; Service Science. IEEE, 2011.</w:t>
      </w:r>
    </w:p>
    <w:p>
      <w:pPr>
        <w:numPr>
          <w:ilvl w:val="0"/>
          <w:numId w:val="18"/>
        </w:numPr>
        <w:spacing w:line="240" w:lineRule="auto"/>
      </w:pPr>
      <w:r>
        <w:t>Fu-hua Guo,”A Study of Delegated Portfolio Management Based on Overconfidence,”Proceedings of the 2011 Fourth International Conference on Business Intelligence and Financial Engineering,2011,pp.333–335.</w:t>
      </w:r>
    </w:p>
    <w:p>
      <w:pPr>
        <w:numPr>
          <w:ilvl w:val="0"/>
          <w:numId w:val="18"/>
        </w:numPr>
        <w:spacing w:line="240" w:lineRule="auto"/>
      </w:pPr>
      <w:r>
        <w:t>Li Yan-xi,Zhang Min,”Empirical study on managerial overconfidence and corporate investment decisions—Based on the differences of manager's level,”Management Science and Engineering (ICMSE),Dallas, TX, USA,2012,pp. 206-212.</w:t>
      </w:r>
    </w:p>
    <w:p>
      <w:pPr>
        <w:numPr>
          <w:ilvl w:val="0"/>
          <w:numId w:val="18"/>
        </w:numPr>
        <w:spacing w:line="240" w:lineRule="auto"/>
      </w:pPr>
      <w:r>
        <w:t>Tsai, Yung-Shun; Chang, Chun-Ping; and Tzang, Shyh-Weir,”The Impact of Stock Prices, Risks, and Business Cycle on Overconfidence,”10th International Conference on Innovative Mobile and Internet Services in Ubiquitous Computing (IMIS) ,Fukuoka Inst Technol, Fukuoka, JAPAN,2016,pp.551-555.</w:t>
      </w:r>
    </w:p>
    <w:p>
      <w:pPr>
        <w:numPr>
          <w:ilvl w:val="0"/>
          <w:numId w:val="18"/>
        </w:numPr>
        <w:spacing w:line="240" w:lineRule="auto"/>
      </w:pPr>
      <w:r>
        <w:t>Yu Wang,Yan Zhou,”The role of managers' overconfidence on the irrational investment,”Conference: 2017 14th International Conference on Service Systems and Service Management (ICSSSM),Dalian, China,2017,ISSN: 2161-1904.</w:t>
      </w:r>
    </w:p>
    <w:p>
      <w:pPr>
        <w:numPr>
          <w:ilvl w:val="0"/>
          <w:numId w:val="18"/>
        </w:numPr>
        <w:spacing w:line="240" w:lineRule="auto"/>
      </w:pPr>
      <w:r>
        <w:t>Ruiz-Conde, Enar; Jose Mas-Ruiz, Francisco and Calderon-Martinez, Aurora,”Peer-review: overconfidence bias in a conference setting,”10th International Conference on Service Systems and Service Management (ICSSSM),Chinese Univ Hong Kong, CUHK Business Sch, Dept Syst Engn &amp; Engn Managemen, Hong Kong, PEOPLES R CHINA,2013,pp.800-802.</w:t>
      </w:r>
    </w:p>
    <w:p>
      <w:pPr>
        <w:numPr>
          <w:ilvl w:val="0"/>
          <w:numId w:val="18"/>
        </w:numPr>
        <w:spacing w:line="240" w:lineRule="auto"/>
      </w:pPr>
      <w:r>
        <w:rPr>
          <w:rFonts w:hint="eastAsia"/>
        </w:rPr>
        <w:t>生活中的行为经济学</w:t>
      </w:r>
    </w:p>
    <w:p>
      <w:pPr>
        <w:numPr>
          <w:ilvl w:val="0"/>
          <w:numId w:val="18"/>
        </w:numPr>
        <w:spacing w:line="240" w:lineRule="auto"/>
      </w:pPr>
      <w:r>
        <w:t xml:space="preserve"> </w:t>
      </w:r>
      <w:r>
        <w:rPr>
          <w:rFonts w:hint="eastAsia"/>
        </w:rPr>
        <w:t>Fischer Black, Myron Scholes,”The Pricing of Options and Corporate Liabilities,”vol.81,pp.637-654,may.1973.</w:t>
      </w:r>
    </w:p>
    <w:p>
      <w:pPr>
        <w:numPr>
          <w:ilvl w:val="0"/>
          <w:numId w:val="18"/>
        </w:numPr>
        <w:spacing w:line="240" w:lineRule="auto"/>
      </w:pPr>
      <w:r>
        <w:t>Q. Yang, "Road of Brand Innovation for Private Enterprises in Main Tea Production Area - Analysis on "Herding Effect" in Mingshan County, Sichuan Province," 2011 International Conference on Management and Service Science, Wuhan, 2011, pp. 1-4.</w:t>
      </w:r>
    </w:p>
    <w:p>
      <w:pPr>
        <w:numPr>
          <w:ilvl w:val="0"/>
          <w:numId w:val="18"/>
        </w:numPr>
        <w:spacing w:line="240" w:lineRule="auto"/>
      </w:pPr>
      <w:r>
        <w:t>Fan,  Dong J . Pricing Based on the Binary Tree Model under Public Infrastructure Projects[J]. Advanced Materials Research, 2013, 756-759:2971-2974.</w:t>
      </w:r>
    </w:p>
    <w:p>
      <w:pPr>
        <w:numPr>
          <w:ilvl w:val="0"/>
          <w:numId w:val="18"/>
        </w:numPr>
        <w:spacing w:line="240" w:lineRule="auto"/>
      </w:pPr>
      <w:r>
        <w:t>Zhang M L ,  Yuan-Huib L I . Application of binary tree model in the project investment decisions. Journal of Yangzhou University(Natural ence Edition), 2010.</w:t>
      </w:r>
    </w:p>
    <w:p>
      <w:pPr>
        <w:numPr>
          <w:ilvl w:val="0"/>
          <w:numId w:val="18"/>
        </w:numPr>
        <w:spacing w:line="240" w:lineRule="auto"/>
      </w:pPr>
      <w:r>
        <w:t xml:space="preserve"> Shang Y ,  Wang Z ,  Wang Q , et al. Forecasting the fluctuation of oil price based on Hull-White model and binary tree model. Systems Engineering-Theory &amp; Practice, 2012, 32(9):1-5.</w:t>
      </w:r>
    </w:p>
    <w:p>
      <w:pPr>
        <w:numPr>
          <w:ilvl w:val="0"/>
          <w:numId w:val="18"/>
        </w:numPr>
        <w:spacing w:line="240" w:lineRule="auto"/>
      </w:pPr>
      <w:r>
        <w:rPr>
          <w:rFonts w:hint="eastAsia"/>
        </w:rPr>
        <w:t>Zhao D ,  Ma H ,  Ji X . Generalized Lottery Trees: Budget-Balanced Incentive Tree Mechanisms for Crowdsourcing[J]. IEEE Transactions on Mobile Computing, 2020, PP(99):1-1.</w:t>
      </w:r>
    </w:p>
    <w:p>
      <w:pPr>
        <w:numPr>
          <w:ilvl w:val="0"/>
          <w:numId w:val="18"/>
        </w:numPr>
        <w:spacing w:line="240" w:lineRule="auto"/>
      </w:pPr>
      <w:r>
        <w:rPr>
          <w:rFonts w:ascii="Arial" w:hAnsi="Arial" w:cs="Arial"/>
          <w:color w:val="333333"/>
          <w:sz w:val="21"/>
          <w:szCs w:val="21"/>
          <w:shd w:val="clear" w:color="auto" w:fill="FFFFFF"/>
        </w:rPr>
        <w:t>《矩阵理论》</w:t>
      </w:r>
    </w:p>
    <w:p>
      <w:pPr>
        <w:numPr>
          <w:ilvl w:val="0"/>
          <w:numId w:val="18"/>
        </w:numPr>
        <w:spacing w:line="240" w:lineRule="auto"/>
      </w:pPr>
      <w:r>
        <w:rPr>
          <w:rFonts w:hint="eastAsia"/>
        </w:rPr>
        <w:t>ContextAiDe: End-to-End Architecture for Mobile</w:t>
      </w:r>
      <w:r>
        <w:rPr>
          <w:rFonts w:hint="eastAsia"/>
          <w:lang w:eastAsia="zh-CN"/>
        </w:rPr>
        <w:t xml:space="preserve"> </w:t>
      </w:r>
      <w:r>
        <w:rPr>
          <w:rFonts w:hint="eastAsia"/>
        </w:rPr>
        <w:t>Crowd-sensing Applications</w:t>
      </w:r>
    </w:p>
    <w:p>
      <w:pPr>
        <w:numPr>
          <w:ilvl w:val="0"/>
          <w:numId w:val="18"/>
        </w:numPr>
        <w:spacing w:line="240" w:lineRule="auto"/>
      </w:pPr>
      <w:r>
        <w:rPr>
          <w:rFonts w:hint="eastAsia"/>
        </w:rPr>
        <w:t>Crowd Sensing in Vehicular Networks Using</w:t>
      </w:r>
      <w:r>
        <w:rPr>
          <w:rFonts w:hint="eastAsia"/>
          <w:lang w:eastAsia="zh-CN"/>
        </w:rPr>
        <w:t xml:space="preserve"> </w:t>
      </w:r>
      <w:r>
        <w:rPr>
          <w:rFonts w:hint="eastAsia"/>
        </w:rPr>
        <w:t>Uncertain Mobility Information</w:t>
      </w:r>
    </w:p>
    <w:p>
      <w:pPr>
        <w:numPr>
          <w:ilvl w:val="0"/>
          <w:numId w:val="18"/>
        </w:numPr>
        <w:spacing w:line="240" w:lineRule="auto"/>
      </w:pPr>
      <w:r>
        <w:rPr>
          <w:rFonts w:hint="eastAsia"/>
        </w:rPr>
        <w:t>Automatic Rich Map Semantics Identification</w:t>
      </w:r>
      <w:r>
        <w:rPr>
          <w:rFonts w:hint="eastAsia"/>
          <w:lang w:eastAsia="zh-CN"/>
        </w:rPr>
        <w:t xml:space="preserve"> </w:t>
      </w:r>
      <w:r>
        <w:rPr>
          <w:rFonts w:hint="eastAsia"/>
        </w:rPr>
        <w:t>through Smartphone-based Crowd-sensing</w:t>
      </w:r>
    </w:p>
    <w:p>
      <w:pPr>
        <w:numPr>
          <w:ilvl w:val="0"/>
          <w:numId w:val="18"/>
        </w:numPr>
        <w:spacing w:line="240" w:lineRule="auto"/>
      </w:pPr>
      <w:r>
        <w:rPr>
          <w:rFonts w:hint="eastAsia"/>
        </w:rPr>
        <w:t>Incentive Mechanism Design Based on Stochastic</w:t>
      </w:r>
      <w:r>
        <w:rPr>
          <w:rFonts w:hint="eastAsia"/>
          <w:lang w:eastAsia="zh-CN"/>
        </w:rPr>
        <w:t xml:space="preserve"> </w:t>
      </w:r>
      <w:r>
        <w:rPr>
          <w:rFonts w:hint="eastAsia"/>
        </w:rPr>
        <w:t>Game for Multi-Modality Crowd Sensing</w:t>
      </w:r>
    </w:p>
    <w:p>
      <w:pPr>
        <w:numPr>
          <w:ilvl w:val="0"/>
          <w:numId w:val="18"/>
        </w:numPr>
        <w:spacing w:line="240" w:lineRule="auto"/>
      </w:pPr>
      <w:r>
        <w:rPr>
          <w:rFonts w:hint="eastAsia"/>
        </w:rPr>
        <w:t>A Crowd-Sensing Framework for Allocation of</w:t>
      </w:r>
      <w:r>
        <w:rPr>
          <w:rFonts w:hint="eastAsia"/>
          <w:lang w:eastAsia="zh-CN"/>
        </w:rPr>
        <w:t xml:space="preserve"> </w:t>
      </w:r>
      <w:r>
        <w:rPr>
          <w:rFonts w:hint="eastAsia"/>
        </w:rPr>
        <w:t>Time-Constrained and Location-based Tasks</w:t>
      </w:r>
    </w:p>
    <w:p>
      <w:pPr>
        <w:numPr>
          <w:ilvl w:val="0"/>
          <w:numId w:val="18"/>
        </w:numPr>
        <w:spacing w:line="240" w:lineRule="auto"/>
      </w:pPr>
      <w:r>
        <w:rPr>
          <w:rFonts w:hint="eastAsia"/>
        </w:rPr>
        <w:t>Bootstrap based Uncertainty Propagation for Data</w:t>
      </w:r>
      <w:r>
        <w:rPr>
          <w:rFonts w:hint="eastAsia"/>
          <w:lang w:eastAsia="zh-CN"/>
        </w:rPr>
        <w:t xml:space="preserve"> </w:t>
      </w:r>
      <w:r>
        <w:rPr>
          <w:rFonts w:hint="eastAsia"/>
        </w:rPr>
        <w:t>Quality Estimation in Crowdsensing Systems</w:t>
      </w:r>
    </w:p>
    <w:p>
      <w:pPr>
        <w:numPr>
          <w:ilvl w:val="0"/>
          <w:numId w:val="18"/>
        </w:numPr>
        <w:spacing w:line="240" w:lineRule="auto"/>
      </w:pPr>
      <w:r>
        <w:rPr>
          <w:rFonts w:hint="eastAsia"/>
        </w:rPr>
        <w:t>Dynamic Task Pricing in Multi-Requester Mobile</w:t>
      </w:r>
    </w:p>
    <w:p>
      <w:pPr>
        <w:numPr>
          <w:ilvl w:val="255"/>
          <w:numId w:val="0"/>
        </w:numPr>
        <w:spacing w:line="240" w:lineRule="auto"/>
      </w:pPr>
      <w:r>
        <w:rPr>
          <w:rFonts w:hint="eastAsia"/>
        </w:rPr>
        <w:t>Crowd Sensing with Markov Correlated Equilibrium</w:t>
      </w:r>
    </w:p>
    <w:p>
      <w:pPr>
        <w:numPr>
          <w:ilvl w:val="255"/>
          <w:numId w:val="0"/>
        </w:numPr>
        <w:spacing w:line="240" w:lineRule="auto"/>
        <w:rPr>
          <w:lang w:eastAsia="zh-CN"/>
        </w:rPr>
      </w:pPr>
      <w:r>
        <w:rPr>
          <w:rFonts w:hint="eastAsia"/>
          <w:lang w:eastAsia="zh-CN"/>
        </w:rPr>
        <w:t>[45]Quantifying Sensing Quality of Crowd Sensing</w:t>
      </w:r>
    </w:p>
    <w:p>
      <w:pPr>
        <w:numPr>
          <w:ilvl w:val="255"/>
          <w:numId w:val="0"/>
        </w:numPr>
        <w:spacing w:line="240" w:lineRule="auto"/>
        <w:rPr>
          <w:lang w:eastAsia="zh-CN"/>
        </w:rPr>
      </w:pPr>
      <w:r>
        <w:rPr>
          <w:rFonts w:hint="eastAsia"/>
          <w:lang w:eastAsia="zh-CN"/>
        </w:rPr>
        <w:t>Networks with Confidence Interval</w:t>
      </w:r>
    </w:p>
    <w:p>
      <w:pPr>
        <w:numPr>
          <w:ilvl w:val="255"/>
          <w:numId w:val="0"/>
        </w:numPr>
        <w:spacing w:line="240" w:lineRule="auto"/>
        <w:rPr>
          <w:lang w:eastAsia="zh-CN"/>
        </w:rPr>
      </w:pPr>
      <w:r>
        <w:rPr>
          <w:rFonts w:hint="eastAsia"/>
          <w:lang w:eastAsia="zh-CN"/>
        </w:rPr>
        <w:t>[46]An Online Pricing Mechanism for Mobile Crowdsensing</w:t>
      </w:r>
    </w:p>
    <w:p>
      <w:pPr>
        <w:numPr>
          <w:ilvl w:val="255"/>
          <w:numId w:val="0"/>
        </w:numPr>
        <w:spacing w:line="240" w:lineRule="auto"/>
        <w:rPr>
          <w:lang w:eastAsia="zh-CN"/>
        </w:rPr>
      </w:pPr>
      <w:r>
        <w:rPr>
          <w:rFonts w:hint="eastAsia"/>
          <w:lang w:eastAsia="zh-CN"/>
        </w:rPr>
        <w:t>Data Markets</w:t>
      </w:r>
    </w:p>
    <w:p>
      <w:pPr>
        <w:numPr>
          <w:ilvl w:val="255"/>
          <w:numId w:val="0"/>
        </w:numPr>
        <w:spacing w:line="240" w:lineRule="auto"/>
        <w:rPr>
          <w:lang w:eastAsia="zh-CN"/>
        </w:rPr>
      </w:pPr>
      <w:r>
        <w:rPr>
          <w:rFonts w:hint="eastAsia"/>
          <w:lang w:eastAsia="zh-CN"/>
        </w:rPr>
        <w:t>[</w:t>
      </w:r>
      <w:r>
        <w:rPr>
          <w:lang w:eastAsia="zh-CN"/>
        </w:rPr>
        <w:t>47]</w:t>
      </w:r>
      <w:r>
        <w:rPr>
          <w:rFonts w:hint="eastAsia"/>
          <w:lang w:eastAsia="zh-CN"/>
        </w:rPr>
        <w:t>思考快与慢</w:t>
      </w:r>
    </w:p>
    <w:p>
      <w:pPr>
        <w:numPr>
          <w:ilvl w:val="255"/>
          <w:numId w:val="0"/>
        </w:numPr>
        <w:spacing w:line="240" w:lineRule="auto"/>
        <w:rPr>
          <w:rFonts w:ascii="微软雅黑" w:hAnsi="微软雅黑" w:eastAsia="微软雅黑"/>
        </w:rPr>
      </w:pPr>
      <w:r>
        <w:rPr>
          <w:rFonts w:hint="eastAsia"/>
          <w:lang w:eastAsia="zh-CN"/>
        </w:rPr>
        <w:t>[</w:t>
      </w:r>
      <w:r>
        <w:rPr>
          <w:lang w:eastAsia="zh-CN"/>
        </w:rPr>
        <w:t>48]</w:t>
      </w:r>
      <w:r>
        <w:rPr>
          <w:rFonts w:hint="eastAsia" w:ascii="微软雅黑" w:hAnsi="微软雅黑" w:eastAsia="微软雅黑"/>
        </w:rPr>
        <w:t xml:space="preserve"> Ali Liaquat,Khan Saima,Nazir Mamona,Raiz Naheed,Naz Saima,Zengin Gokhan,Mukhtar Mahreen,Parveen Shehla,Shazmeen Natasha,Saleem Muhammad,Tareen Rasool Baksh. Chemical profiling, in vitro biological activities and Pearson correlation between phenolic contents and antioxidant activities of Caragana brachyantha Rech.f[J]. South African Journal of Botany,2021,140.</w:t>
      </w:r>
    </w:p>
    <w:p>
      <w:pPr>
        <w:numPr>
          <w:ilvl w:val="255"/>
          <w:numId w:val="0"/>
        </w:numPr>
        <w:spacing w:line="240" w:lineRule="auto"/>
        <w:rPr>
          <w:rFonts w:ascii="微软雅黑" w:hAnsi="微软雅黑" w:eastAsia="微软雅黑"/>
          <w:lang w:eastAsia="zh-CN"/>
        </w:rPr>
      </w:pPr>
      <w:r>
        <w:rPr>
          <w:rFonts w:hint="eastAsia" w:ascii="微软雅黑" w:hAnsi="微软雅黑" w:eastAsia="微软雅黑"/>
          <w:lang w:eastAsia="zh-CN"/>
        </w:rPr>
        <w:t>[49]Ahmed. A. A. Gad-ElRab,Almohammady S. Alsharkawy. Statistical-Based Data Quality Model for Mobile Crowd Sensing Systems[J]. Arabian Journal for Science and Engineering,2018,43(12):</w:t>
      </w:r>
    </w:p>
    <w:p>
      <w:pPr>
        <w:numPr>
          <w:ilvl w:val="255"/>
          <w:numId w:val="0"/>
        </w:numPr>
        <w:spacing w:line="240" w:lineRule="auto"/>
        <w:rPr>
          <w:rFonts w:ascii="微软雅黑" w:hAnsi="微软雅黑" w:eastAsia="微软雅黑"/>
          <w:lang w:eastAsia="zh-CN"/>
        </w:rPr>
      </w:pPr>
      <w:r>
        <w:rPr>
          <w:rFonts w:hint="eastAsia" w:ascii="微软雅黑" w:hAnsi="微软雅黑" w:eastAsia="微软雅黑"/>
          <w:lang w:eastAsia="zh-CN"/>
        </w:rPr>
        <w:t>[50]董志勇 《行为经济学》</w:t>
      </w:r>
    </w:p>
    <w:p>
      <w:pPr>
        <w:numPr>
          <w:ilvl w:val="255"/>
          <w:numId w:val="0"/>
        </w:numPr>
        <w:spacing w:line="240" w:lineRule="auto"/>
        <w:rPr>
          <w:rFonts w:ascii="微软雅黑" w:hAnsi="微软雅黑" w:eastAsia="微软雅黑"/>
          <w:lang w:eastAsia="zh-CN"/>
        </w:rPr>
      </w:pPr>
      <w:r>
        <w:rPr>
          <w:rFonts w:hint="eastAsia" w:ascii="微软雅黑" w:hAnsi="微软雅黑" w:eastAsia="微软雅黑"/>
          <w:lang w:eastAsia="zh-CN"/>
        </w:rPr>
        <w:t>[51]行为经济学及其应用 彼得.戴蒙德</w:t>
      </w:r>
    </w:p>
    <w:p>
      <w:pPr>
        <w:numPr>
          <w:ilvl w:val="255"/>
          <w:numId w:val="0"/>
        </w:numPr>
        <w:spacing w:line="240" w:lineRule="auto"/>
        <w:rPr>
          <w:rFonts w:ascii="微软雅黑" w:hAnsi="微软雅黑" w:eastAsia="微软雅黑"/>
          <w:lang w:eastAsia="zh-CN"/>
        </w:rPr>
      </w:pPr>
      <w:r>
        <w:rPr>
          <w:rFonts w:ascii="微软雅黑" w:hAnsi="微软雅黑" w:eastAsia="微软雅黑"/>
          <w:lang w:eastAsia="zh-CN"/>
        </w:rPr>
        <w:t>[</w:t>
      </w:r>
      <w:r>
        <w:rPr>
          <w:rFonts w:hint="eastAsia" w:ascii="微软雅黑" w:hAnsi="微软雅黑" w:eastAsia="微软雅黑"/>
          <w:lang w:eastAsia="zh-CN"/>
        </w:rPr>
        <w:t>52</w:t>
      </w:r>
      <w:r>
        <w:rPr>
          <w:rFonts w:ascii="微软雅黑" w:hAnsi="微软雅黑" w:eastAsia="微软雅黑"/>
          <w:lang w:eastAsia="zh-CN"/>
        </w:rPr>
        <w:t>]Xu J ,  Fu J R ,  Yang D J , et al. FIMI: A Constant Frugal Incentive Mechanism for Time Window Coverage in Mobile Crowdsensing[J]. 计算机科学技术学报(英文版), 2017(32):919-935.</w:t>
      </w:r>
    </w:p>
    <w:p>
      <w:pPr>
        <w:numPr>
          <w:ilvl w:val="255"/>
          <w:numId w:val="0"/>
        </w:numPr>
        <w:spacing w:line="240" w:lineRule="auto"/>
        <w:rPr>
          <w:rFonts w:ascii="微软雅黑" w:hAnsi="微软雅黑" w:eastAsia="微软雅黑"/>
          <w:lang w:eastAsia="zh-CN"/>
        </w:rPr>
      </w:pPr>
      <w:r>
        <w:rPr>
          <w:rFonts w:ascii="微软雅黑" w:hAnsi="微软雅黑" w:eastAsia="微软雅黑"/>
          <w:lang w:eastAsia="zh-CN"/>
        </w:rPr>
        <w:t>[</w:t>
      </w:r>
      <w:r>
        <w:rPr>
          <w:rFonts w:hint="eastAsia" w:ascii="微软雅黑" w:hAnsi="微软雅黑" w:eastAsia="微软雅黑"/>
          <w:lang w:eastAsia="zh-CN"/>
        </w:rPr>
        <w:t>53</w:t>
      </w:r>
      <w:r>
        <w:rPr>
          <w:rFonts w:ascii="微软雅黑" w:hAnsi="微软雅黑" w:eastAsia="微软雅黑"/>
          <w:lang w:eastAsia="zh-CN"/>
        </w:rPr>
        <w:t>]Xu J ,  Xiang J ,  Yang D . Incentive Mechanisms for Time Window Dependent Tasks in Mobile Crowdsensing[J]. Wireless Communications, IEEE Transactions on, 2015, 14(11):6353-6364.</w:t>
      </w:r>
    </w:p>
    <w:p>
      <w:pPr>
        <w:numPr>
          <w:ilvl w:val="255"/>
          <w:numId w:val="0"/>
        </w:numPr>
        <w:spacing w:line="240" w:lineRule="auto"/>
        <w:rPr>
          <w:rFonts w:ascii="微软雅黑" w:hAnsi="微软雅黑" w:eastAsia="微软雅黑"/>
          <w:lang w:eastAsia="zh-CN"/>
        </w:rPr>
      </w:pPr>
      <w:r>
        <w:rPr>
          <w:rFonts w:ascii="微软雅黑" w:hAnsi="微软雅黑" w:eastAsia="微软雅黑"/>
          <w:lang w:eastAsia="zh-CN"/>
        </w:rPr>
        <w:t>[</w:t>
      </w:r>
      <w:r>
        <w:rPr>
          <w:rFonts w:hint="eastAsia" w:ascii="微软雅黑" w:hAnsi="微软雅黑" w:eastAsia="微软雅黑"/>
          <w:lang w:eastAsia="zh-CN"/>
        </w:rPr>
        <w:t>54</w:t>
      </w:r>
      <w:r>
        <w:rPr>
          <w:rFonts w:ascii="微软雅黑" w:hAnsi="微软雅黑" w:eastAsia="微软雅黑"/>
          <w:lang w:eastAsia="zh-CN"/>
        </w:rPr>
        <w:t>]Jaimes L G ,  Vergara-Laurens I ,  Raij A . A crowd sensing incentive algorithm for data collection for consecutive time slot problems[C]// 2014 IEEE Latin-America Conference on Communications (LATINCOM). IEEE, 2015.</w:t>
      </w:r>
    </w:p>
    <w:p>
      <w:pPr>
        <w:numPr>
          <w:ilvl w:val="255"/>
          <w:numId w:val="0"/>
        </w:numPr>
        <w:spacing w:line="240" w:lineRule="auto"/>
        <w:rPr>
          <w:rFonts w:ascii="微软雅黑" w:hAnsi="微软雅黑" w:eastAsia="微软雅黑"/>
          <w:lang w:eastAsia="zh-CN"/>
        </w:rPr>
      </w:pPr>
      <w:r>
        <w:rPr>
          <w:rFonts w:ascii="微软雅黑" w:hAnsi="微软雅黑" w:eastAsia="微软雅黑"/>
          <w:lang w:eastAsia="zh-CN"/>
        </w:rPr>
        <w:t>[</w:t>
      </w:r>
      <w:r>
        <w:rPr>
          <w:rFonts w:hint="eastAsia" w:ascii="微软雅黑" w:hAnsi="微软雅黑" w:eastAsia="微软雅黑"/>
          <w:lang w:eastAsia="zh-CN"/>
        </w:rPr>
        <w:t>55</w:t>
      </w:r>
      <w:r>
        <w:rPr>
          <w:rFonts w:ascii="微软雅黑" w:hAnsi="微软雅黑" w:eastAsia="微软雅黑"/>
          <w:lang w:eastAsia="zh-CN"/>
        </w:rPr>
        <w:t>]Chakeri A ,  Wang X ,  Goss Q , et al. A Platform-Based Incentive Mechanism for Autonomous Vehicle Crowdsensing[J].  2021.</w:t>
      </w:r>
    </w:p>
    <w:p>
      <w:pPr>
        <w:numPr>
          <w:ilvl w:val="255"/>
          <w:numId w:val="0"/>
        </w:numPr>
        <w:spacing w:line="240" w:lineRule="auto"/>
        <w:rPr>
          <w:rFonts w:ascii="微软雅黑" w:hAnsi="微软雅黑" w:eastAsia="微软雅黑"/>
          <w:lang w:eastAsia="zh-CN"/>
        </w:rPr>
      </w:pPr>
      <w:r>
        <w:rPr>
          <w:rFonts w:hint="eastAsia" w:ascii="微软雅黑" w:hAnsi="微软雅黑" w:eastAsia="微软雅黑"/>
          <w:lang w:eastAsia="zh-CN"/>
        </w:rPr>
        <w:t>[56]Jaimes L G ,  Calderon J M . Gaussian mixture model for crowdsensing incentivization[C]// 2018 IEEE 8th Annual Computing and Communication Workshop and Conference (CCWC). IEEE, 2018.</w:t>
      </w:r>
    </w:p>
    <w:p>
      <w:pPr>
        <w:numPr>
          <w:ilvl w:val="255"/>
          <w:numId w:val="0"/>
        </w:numPr>
        <w:spacing w:line="240" w:lineRule="auto"/>
        <w:rPr>
          <w:rFonts w:ascii="微软雅黑" w:hAnsi="微软雅黑" w:eastAsia="微软雅黑"/>
          <w:lang w:eastAsia="zh-CN"/>
        </w:rPr>
      </w:pPr>
      <w:r>
        <w:rPr>
          <w:rFonts w:hint="eastAsia" w:ascii="微软雅黑" w:hAnsi="微软雅黑" w:eastAsia="微软雅黑"/>
          <w:lang w:eastAsia="zh-CN"/>
        </w:rPr>
        <w:t>[57]Hou F ,  Pei Y . Social-aware incentive mechanism for full-view covered video collection in crowdsensing[J]. IET Communications, 2018, 12(20):2600-2608.</w:t>
      </w:r>
    </w:p>
    <w:p>
      <w:pPr>
        <w:numPr>
          <w:ilvl w:val="255"/>
          <w:numId w:val="0"/>
        </w:numPr>
        <w:spacing w:line="240" w:lineRule="auto"/>
        <w:rPr>
          <w:rFonts w:ascii="微软雅黑" w:hAnsi="微软雅黑" w:eastAsia="微软雅黑"/>
          <w:lang w:eastAsia="zh-CN"/>
        </w:rPr>
      </w:pPr>
      <w:r>
        <w:rPr>
          <w:rFonts w:ascii="微软雅黑" w:hAnsi="微软雅黑" w:eastAsia="微软雅黑"/>
          <w:lang w:eastAsia="zh-CN"/>
        </w:rPr>
        <w:t>[</w:t>
      </w:r>
      <w:r>
        <w:rPr>
          <w:rFonts w:hint="eastAsia" w:ascii="微软雅黑" w:hAnsi="微软雅黑" w:eastAsia="微软雅黑"/>
          <w:lang w:eastAsia="zh-CN"/>
        </w:rPr>
        <w:t>58</w:t>
      </w:r>
      <w:r>
        <w:rPr>
          <w:rFonts w:ascii="微软雅黑" w:hAnsi="微软雅黑" w:eastAsia="微软雅黑"/>
          <w:lang w:eastAsia="zh-CN"/>
        </w:rPr>
        <w:t>]Jaimes L G ,  Calderon J M . An UAV-based incentive mechanism for Crowdsensing with budget constraints[C]// 2020 IEEE 17th Annual Consumer Communications &amp; Networking Conference (CCNC). IEEE, 2020.</w:t>
      </w:r>
    </w:p>
    <w:p>
      <w:pPr>
        <w:numPr>
          <w:ilvl w:val="255"/>
          <w:numId w:val="0"/>
        </w:numPr>
        <w:spacing w:line="240" w:lineRule="auto"/>
      </w:pPr>
    </w:p>
    <w:p>
      <w:pPr>
        <w:spacing w:line="240" w:lineRule="auto"/>
        <w:ind w:firstLine="320"/>
        <w:jc w:val="left"/>
        <w:rPr>
          <w:rFonts w:ascii="Helvetica" w:hAnsi="Helvetica"/>
          <w:b/>
          <w:bCs/>
        </w:rPr>
      </w:pPr>
    </w:p>
    <w:p>
      <w:pPr>
        <w:spacing w:line="240" w:lineRule="auto"/>
        <w:ind w:firstLine="320"/>
        <w:jc w:val="left"/>
        <w:rPr>
          <w:rFonts w:ascii="Helvetica" w:hAnsi="Helvetica"/>
        </w:rPr>
      </w:pPr>
      <w:r>
        <w:rPr>
          <w:rFonts w:ascii="Helvetica" w:hAnsi="Helvetica"/>
          <w:b/>
          <w:bCs/>
        </w:rPr>
        <w:t xml:space="preserve">First A. Author </w:t>
      </w:r>
      <w:r>
        <w:rPr>
          <w:rFonts w:ascii="Helvetica" w:hAnsi="Helvetica"/>
          <w:bCs/>
        </w:rPr>
        <w:t>All</w:t>
      </w:r>
      <w:r>
        <w:rPr>
          <w:rFonts w:ascii="Helvetica" w:hAnsi="Helvetica"/>
          <w:b/>
          <w:bCs/>
        </w:rPr>
        <w:t xml:space="preserve"> </w:t>
      </w:r>
      <w:r>
        <w:rPr>
          <w:rFonts w:ascii="Helvetica" w:hAnsi="Helvetica"/>
        </w:rPr>
        <w:t>biographies should be limited to one paragraph consisting of the following: sequentially ordered list of degrees, including years achieved; sequentially ordered places of employ concluding with c参与者rent employment; association with any official jo参与者nals or conferences; major professional and/or academic achievements, i.e., best paper awards, research grants, etc.; any publication information (number of papers and titles of books published); c参与者rent research interests; association with any professional associations. Author membership information, e.g., is a member of the IEEE and the IEEE Computer Society, if applicable, is noted at the end of the biography.</w:t>
      </w:r>
    </w:p>
    <w:p>
      <w:pPr>
        <w:spacing w:line="240" w:lineRule="auto"/>
        <w:ind w:firstLine="320"/>
        <w:jc w:val="left"/>
      </w:pPr>
    </w:p>
    <w:p>
      <w:pPr>
        <w:spacing w:line="240" w:lineRule="auto"/>
        <w:ind w:firstLine="320"/>
        <w:jc w:val="left"/>
        <w:rPr>
          <w:kern w:val="0"/>
          <w:szCs w:val="16"/>
        </w:rPr>
      </w:pPr>
      <w:r>
        <w:rPr>
          <w:b/>
          <w:bCs/>
        </w:rPr>
        <w:t>Second B. Author Jr.</w:t>
      </w:r>
      <w:r>
        <w:t xml:space="preserve"> </w:t>
      </w:r>
      <w:r>
        <w:rPr>
          <w:kern w:val="0"/>
          <w:szCs w:val="16"/>
        </w:rPr>
        <w:t>biography appears here.</w:t>
      </w:r>
    </w:p>
    <w:p>
      <w:pPr>
        <w:spacing w:line="240" w:lineRule="auto"/>
        <w:ind w:firstLine="320"/>
        <w:jc w:val="left"/>
      </w:pPr>
    </w:p>
    <w:p>
      <w:pPr>
        <w:spacing w:line="240" w:lineRule="auto"/>
        <w:ind w:firstLine="320"/>
        <w:jc w:val="left"/>
        <w:rPr>
          <w:kern w:val="0"/>
          <w:szCs w:val="16"/>
        </w:rPr>
      </w:pPr>
      <w:r>
        <w:rPr>
          <w:b/>
          <w:bCs/>
        </w:rPr>
        <w:t>Third C. Author</w:t>
      </w:r>
      <w:r>
        <w:t xml:space="preserve"> </w:t>
      </w:r>
      <w:r>
        <w:rPr>
          <w:kern w:val="0"/>
          <w:szCs w:val="16"/>
        </w:rPr>
        <w:t>biography appears here.</w:t>
      </w:r>
      <w:bookmarkStart w:id="35" w:name="_GoBack"/>
      <w:bookmarkEnd w:id="35"/>
    </w:p>
    <w:p>
      <w:pPr>
        <w:spacing w:line="240" w:lineRule="auto"/>
        <w:ind w:firstLine="320"/>
        <w:jc w:val="left"/>
        <w:rPr>
          <w:kern w:val="0"/>
          <w:szCs w:val="16"/>
        </w:rPr>
      </w:pPr>
    </w:p>
    <w:p>
      <w:pPr>
        <w:spacing w:line="240" w:lineRule="auto"/>
        <w:jc w:val="left"/>
        <w:rPr>
          <w:kern w:val="0"/>
          <w:szCs w:val="16"/>
        </w:rPr>
      </w:pPr>
    </w:p>
    <w:p>
      <w:pPr>
        <w:spacing w:line="240" w:lineRule="auto"/>
        <w:ind w:firstLine="320"/>
        <w:jc w:val="left"/>
        <w:rPr>
          <w:kern w:val="0"/>
          <w:szCs w:val="16"/>
        </w:rPr>
      </w:pPr>
    </w:p>
    <w:p>
      <w:pPr>
        <w:pStyle w:val="48"/>
        <w:spacing w:line="240" w:lineRule="auto"/>
        <w:rPr>
          <w:kern w:val="0"/>
          <w:szCs w:val="16"/>
        </w:rPr>
      </w:pPr>
    </w:p>
    <w:p>
      <w:pPr>
        <w:pStyle w:val="48"/>
        <w:spacing w:line="240" w:lineRule="auto"/>
        <w:rPr>
          <w:kern w:val="0"/>
          <w:szCs w:val="16"/>
        </w:rPr>
      </w:pPr>
    </w:p>
    <w:p>
      <w:pPr>
        <w:pStyle w:val="48"/>
        <w:spacing w:line="240" w:lineRule="auto"/>
        <w:rPr>
          <w:kern w:val="0"/>
          <w:szCs w:val="16"/>
        </w:rPr>
      </w:pPr>
    </w:p>
    <w:p>
      <w:pPr>
        <w:pStyle w:val="48"/>
        <w:spacing w:line="240" w:lineRule="auto"/>
        <w:rPr>
          <w:kern w:val="0"/>
          <w:szCs w:val="16"/>
        </w:rPr>
      </w:pPr>
    </w:p>
    <w:p>
      <w:pPr>
        <w:pStyle w:val="48"/>
        <w:spacing w:line="240" w:lineRule="auto"/>
        <w:rPr>
          <w:kern w:val="0"/>
          <w:szCs w:val="16"/>
          <w:lang w:eastAsia="zh-CN"/>
        </w:rPr>
      </w:pPr>
    </w:p>
    <w:p>
      <w:pPr>
        <w:rPr>
          <w:lang w:eastAsia="zh-CN"/>
        </w:rPr>
      </w:pPr>
    </w:p>
    <w:sectPr>
      <w:headerReference r:id="rId15" w:type="default"/>
      <w:footerReference r:id="rId17" w:type="default"/>
      <w:headerReference r:id="rId16" w:type="even"/>
      <w:footerReference r:id="rId18" w:type="even"/>
      <w:type w:val="continuous"/>
      <w:pgSz w:w="11340" w:h="15480"/>
      <w:pgMar w:top="1195" w:right="605" w:bottom="360" w:left="720" w:header="605" w:footer="72" w:gutter="0"/>
      <w:pgBorders>
        <w:top w:val="none" w:sz="0" w:space="0"/>
        <w:left w:val="none" w:sz="0" w:space="0"/>
        <w:bottom w:val="none" w:sz="0" w:space="0"/>
        <w:right w:val="none" w:sz="0" w:space="0"/>
      </w:pgBorders>
      <w:cols w:space="24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雪葬" w:date="2025-10-09T21:59:57Z" w:initials="">
    <w:p w14:paraId="341C402D">
      <w:pPr>
        <w:pStyle w:val="9"/>
        <w:rPr>
          <w:rFonts w:hint="default"/>
          <w:lang w:val="en-US" w:eastAsia="zh-CN"/>
        </w:rPr>
      </w:pPr>
      <w:r>
        <w:rPr>
          <w:rFonts w:hint="eastAsia"/>
          <w:lang w:val="en-US" w:eastAsia="zh-CN"/>
        </w:rPr>
        <w:t>介绍完一个效应后，可以引用相关文献的实验结论证明该效应有效</w:t>
      </w:r>
    </w:p>
  </w:comment>
  <w:comment w:id="1" w:author="雪葬" w:date="2025-10-09T22:00:57Z" w:initials="">
    <w:p w14:paraId="50687AE9">
      <w:pPr>
        <w:pStyle w:val="9"/>
        <w:rPr>
          <w:rFonts w:hint="default"/>
          <w:lang w:val="en-US" w:eastAsia="zh-CN"/>
        </w:rPr>
      </w:pPr>
      <w:r>
        <w:rPr>
          <w:rFonts w:hint="eastAsia"/>
          <w:lang w:val="en-US" w:eastAsia="zh-CN"/>
        </w:rPr>
        <w:t>介绍完一个效应后，可以引用相关文献的实验结论证明该效应有效</w:t>
      </w:r>
    </w:p>
    <w:p w14:paraId="2E5D5D28">
      <w:pPr>
        <w:pStyle w:val="9"/>
      </w:pPr>
    </w:p>
  </w:comment>
  <w:comment w:id="2" w:author="雪葬" w:date="2025-10-09T22:11:24Z" w:initials="">
    <w:p w14:paraId="420336CD">
      <w:pPr>
        <w:pStyle w:val="9"/>
        <w:rPr>
          <w:rFonts w:hint="eastAsia"/>
          <w:lang w:val="en-US" w:eastAsia="zh-CN"/>
        </w:rPr>
      </w:pPr>
      <w:r>
        <w:rPr>
          <w:rFonts w:hint="eastAsia"/>
          <w:lang w:val="en-US" w:eastAsia="zh-CN"/>
        </w:rPr>
        <w:t>核心机制</w:t>
      </w:r>
    </w:p>
    <w:p w14:paraId="398F28C2">
      <w:pPr>
        <w:pStyle w:val="9"/>
        <w:rPr>
          <w:rFonts w:hint="default"/>
          <w:lang w:val="en-US" w:eastAsia="zh-CN"/>
        </w:rPr>
      </w:pPr>
    </w:p>
  </w:comment>
  <w:comment w:id="3" w:author="雪葬" w:date="2025-10-10T13:09:30Z" w:initials="">
    <w:p w14:paraId="3E7D5D78">
      <w:pPr>
        <w:pStyle w:val="9"/>
        <w:rPr>
          <w:rFonts w:hint="default"/>
          <w:lang w:val="en-US" w:eastAsia="zh-CN"/>
        </w:rPr>
      </w:pPr>
      <w:r>
        <w:rPr>
          <w:rFonts w:hint="eastAsia"/>
          <w:lang w:val="en-US" w:eastAsia="zh-CN"/>
        </w:rPr>
        <w:t>在说明问题后也可以添加文献引用</w:t>
      </w:r>
    </w:p>
  </w:comment>
  <w:comment w:id="4" w:author="雪葬" w:date="2025-10-10T15:22:23Z" w:initials="">
    <w:p w14:paraId="3C540620">
      <w:pPr>
        <w:pStyle w:val="9"/>
      </w:pPr>
      <w:r>
        <w:rPr>
          <w:rFonts w:ascii="宋体" w:hAnsi="宋体" w:eastAsia="宋体" w:cs="宋体"/>
          <w:sz w:val="24"/>
          <w:szCs w:val="24"/>
        </w:rPr>
        <w:t>F策略就是找一个和你的目标选项各方面都很像、但就是差那么一点点的“炮灰”，让你的目标选项显得光芒万丈。</w:t>
      </w:r>
    </w:p>
  </w:comment>
  <w:comment w:id="5" w:author="雪葬" w:date="2025-10-10T15:22:36Z" w:initials="">
    <w:p w14:paraId="42A64AD6">
      <w:pPr>
        <w:pStyle w:val="9"/>
      </w:pPr>
      <w:r>
        <w:rPr>
          <w:rFonts w:ascii="宋体" w:hAnsi="宋体" w:eastAsia="宋体" w:cs="宋体"/>
          <w:sz w:val="24"/>
          <w:szCs w:val="24"/>
        </w:rPr>
        <w:t>R策略就是抛出一个更极端（通常是更贵）的选项，通过拉高人们的心理预期，让你的目标选项看起来更温和、更合理。</w:t>
      </w:r>
    </w:p>
  </w:comment>
  <w:comment w:id="6" w:author="雪葬" w:date="2025-10-10T15:22:53Z" w:initials="">
    <w:p w14:paraId="04140D23">
      <w:pPr>
        <w:pStyle w:val="9"/>
      </w:pPr>
      <w:r>
        <w:rPr>
          <w:rFonts w:ascii="宋体" w:hAnsi="宋体" w:eastAsia="宋体" w:cs="宋体"/>
          <w:sz w:val="24"/>
          <w:szCs w:val="24"/>
        </w:rPr>
        <w:t>RF策略就是放一个明显不划算的“坑爹”选项在你的目标旁边，让顾客通过轻松否定这个差选项，来获得选择目标项的“正确感”和“成就感”</w:t>
      </w:r>
    </w:p>
  </w:comment>
  <w:comment w:id="7" w:author="雪葬" w:date="2025-10-10T15:37:26Z" w:initials="">
    <w:p w14:paraId="42561777">
      <w:pPr>
        <w:pStyle w:val="9"/>
      </w:pPr>
      <w:r>
        <w:drawing>
          <wp:inline distT="0" distB="0" distL="114300" distR="114300">
            <wp:extent cx="2428875" cy="1477645"/>
            <wp:effectExtent l="0" t="0" r="9525"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
                    <a:stretch>
                      <a:fillRect/>
                    </a:stretch>
                  </pic:blipFill>
                  <pic:spPr>
                    <a:xfrm>
                      <a:off x="0" y="0"/>
                      <a:ext cx="2428875" cy="1477645"/>
                    </a:xfrm>
                    <a:prstGeom prst="rect">
                      <a:avLst/>
                    </a:prstGeom>
                    <a:noFill/>
                    <a:ln>
                      <a:noFill/>
                    </a:ln>
                  </pic:spPr>
                </pic:pic>
              </a:graphicData>
            </a:graphic>
          </wp:inline>
        </w:drawing>
      </w:r>
    </w:p>
  </w:comment>
  <w:comment w:id="8" w:author="雪葬" w:date="2025-10-10T15:45:23Z" w:initials="">
    <w:p w14:paraId="3797698E">
      <w:pPr>
        <w:pStyle w:val="16"/>
        <w:keepNext w:val="0"/>
        <w:keepLines w:val="0"/>
        <w:widowControl/>
        <w:suppressLineNumbers w:val="0"/>
      </w:pPr>
      <w:r>
        <w:rPr>
          <w:b/>
          <w:bCs/>
        </w:rPr>
        <w:t>原文核心：</w:t>
      </w:r>
      <w:r>
        <w:t xml:space="preserve"> 你心里真正想要的，和你最终选择的，可能不是一回事。这种不一致的现象叫“偏好逆转”。</w:t>
      </w:r>
    </w:p>
    <w:p w14:paraId="4FA710DB">
      <w:pPr>
        <w:pStyle w:val="16"/>
        <w:keepNext w:val="0"/>
        <w:keepLines w:val="0"/>
        <w:widowControl/>
        <w:suppressLineNumbers w:val="0"/>
      </w:pPr>
      <w:r>
        <w:rPr>
          <w:b/>
          <w:bCs/>
        </w:rPr>
        <w:t>1. 什么是“内隐偏好” (Implicit Preference)？</w:t>
      </w:r>
    </w:p>
    <w:p w14:paraId="57D3356C">
      <w:pPr>
        <w:pStyle w:val="16"/>
        <w:keepNext w:val="0"/>
        <w:keepLines w:val="0"/>
        <w:widowControl/>
        <w:suppressLineNumbers w:val="0"/>
      </w:pPr>
      <w:r>
        <w:t>可以理解为：你</w:t>
      </w:r>
      <w:r>
        <w:rPr>
          <w:b/>
          <w:bCs/>
        </w:rPr>
        <w:t>内心深处、潜意识里</w:t>
      </w:r>
      <w:r>
        <w:t>的真实偏好。它由你的价值观、长期目标、真实需求等决定。</w:t>
      </w:r>
    </w:p>
    <w:p w14:paraId="426106ED">
      <w:pPr>
        <w:keepNext w:val="0"/>
        <w:keepLines w:val="0"/>
        <w:widowControl/>
        <w:numPr>
          <w:ilvl w:val="0"/>
          <w:numId w:val="2"/>
        </w:numPr>
        <w:suppressLineNumbers w:val="0"/>
        <w:spacing w:before="0" w:beforeAutospacing="1" w:after="0" w:afterAutospacing="1"/>
        <w:ind w:left="1440" w:hanging="360"/>
      </w:pPr>
    </w:p>
    <w:p w14:paraId="430252AC">
      <w:pPr>
        <w:pStyle w:val="16"/>
        <w:keepNext w:val="0"/>
        <w:keepLines w:val="0"/>
        <w:widowControl/>
        <w:suppressLineNumbers w:val="0"/>
        <w:ind w:left="720"/>
      </w:pPr>
      <w:r>
        <w:rPr>
          <w:b/>
          <w:bCs/>
        </w:rPr>
        <w:t>例子：</w:t>
      </w:r>
      <w:r>
        <w:t xml:space="preserve"> “我是一个注重健康的人，我</w:t>
      </w:r>
      <w:r>
        <w:rPr>
          <w:b/>
          <w:bCs/>
        </w:rPr>
        <w:t>内心的偏好</w:t>
      </w:r>
      <w:r>
        <w:t>是选择低糖、低脂的食物。”</w:t>
      </w:r>
    </w:p>
    <w:p w14:paraId="73B612CD">
      <w:pPr>
        <w:keepNext w:val="0"/>
        <w:keepLines w:val="0"/>
        <w:widowControl/>
        <w:numPr>
          <w:ilvl w:val="0"/>
          <w:numId w:val="2"/>
        </w:numPr>
        <w:suppressLineNumbers w:val="0"/>
        <w:spacing w:before="0" w:beforeAutospacing="1" w:after="0" w:afterAutospacing="1"/>
        <w:ind w:left="1440" w:hanging="360"/>
      </w:pPr>
    </w:p>
    <w:p w14:paraId="6DF8080F">
      <w:pPr>
        <w:pStyle w:val="16"/>
        <w:keepNext w:val="0"/>
        <w:keepLines w:val="0"/>
        <w:widowControl/>
        <w:suppressLineNumbers w:val="0"/>
      </w:pPr>
      <w:r>
        <w:rPr>
          <w:b/>
          <w:bCs/>
        </w:rPr>
        <w:t>2. 什么是“外显偏好” (Explicit Preference)？</w:t>
      </w:r>
    </w:p>
    <w:p w14:paraId="62303AD2">
      <w:pPr>
        <w:pStyle w:val="16"/>
        <w:keepNext w:val="0"/>
        <w:keepLines w:val="0"/>
        <w:widowControl/>
        <w:suppressLineNumbers w:val="0"/>
      </w:pPr>
      <w:r>
        <w:t>可以理解为：你</w:t>
      </w:r>
      <w:r>
        <w:rPr>
          <w:b/>
          <w:bCs/>
        </w:rPr>
        <w:t>实际做出、表现出来</w:t>
      </w:r>
      <w:r>
        <w:t>的选择。它是在具体情境下，受各种因素（比如情绪、环境、诱饵效应）影响后最终的决定。</w:t>
      </w:r>
    </w:p>
    <w:p w14:paraId="47B46544">
      <w:pPr>
        <w:keepNext w:val="0"/>
        <w:keepLines w:val="0"/>
        <w:widowControl/>
        <w:numPr>
          <w:ilvl w:val="0"/>
          <w:numId w:val="3"/>
        </w:numPr>
        <w:suppressLineNumbers w:val="0"/>
        <w:spacing w:before="0" w:beforeAutospacing="1" w:after="0" w:afterAutospacing="1"/>
        <w:ind w:left="1440" w:hanging="360"/>
      </w:pPr>
    </w:p>
    <w:p w14:paraId="51E717D0">
      <w:pPr>
        <w:pStyle w:val="16"/>
        <w:keepNext w:val="0"/>
        <w:keepLines w:val="0"/>
        <w:widowControl/>
        <w:suppressLineNumbers w:val="0"/>
        <w:ind w:left="720"/>
      </w:pPr>
      <w:r>
        <w:rPr>
          <w:b/>
          <w:bCs/>
        </w:rPr>
        <w:t>例子：</w:t>
      </w:r>
      <w:r>
        <w:t xml:space="preserve"> “虽然我注重健康，但今天朋友聚会，看到菜单上那个巧克力熔岩蛋糕的诱人图片（这就是一个‘诱饵’），我最终**选择（外显偏好）**了蛋糕。”</w:t>
      </w:r>
    </w:p>
    <w:p w14:paraId="7B353251">
      <w:pPr>
        <w:keepNext w:val="0"/>
        <w:keepLines w:val="0"/>
        <w:widowControl/>
        <w:numPr>
          <w:ilvl w:val="0"/>
          <w:numId w:val="3"/>
        </w:numPr>
        <w:suppressLineNumbers w:val="0"/>
        <w:spacing w:before="0" w:beforeAutospacing="1" w:after="0" w:afterAutospacing="1"/>
        <w:ind w:left="1440" w:hanging="360"/>
      </w:pPr>
    </w:p>
    <w:p w14:paraId="3CF75F96">
      <w:pPr>
        <w:pStyle w:val="16"/>
        <w:keepNext w:val="0"/>
        <w:keepLines w:val="0"/>
        <w:widowControl/>
        <w:suppressLineNumbers w:val="0"/>
      </w:pPr>
      <w:r>
        <w:rPr>
          <w:b/>
          <w:bCs/>
        </w:rPr>
        <w:t>3. 什么是“偏好逆转” (Preference Reversal)？</w:t>
      </w:r>
    </w:p>
    <w:p w14:paraId="038F6E34">
      <w:pPr>
        <w:pStyle w:val="16"/>
        <w:keepNext w:val="0"/>
        <w:keepLines w:val="0"/>
        <w:widowControl/>
        <w:suppressLineNumbers w:val="0"/>
      </w:pPr>
      <w:r>
        <w:t>就是上面例子中发生的情况：你的</w:t>
      </w:r>
      <w:r>
        <w:rPr>
          <w:b/>
          <w:bCs/>
        </w:rPr>
        <w:t>外显偏好（选了蛋糕）</w:t>
      </w:r>
      <w:r>
        <w:t xml:space="preserve"> 和你的</w:t>
      </w:r>
      <w:r>
        <w:rPr>
          <w:b/>
          <w:bCs/>
        </w:rPr>
        <w:t>内隐偏好（想健康）</w:t>
      </w:r>
      <w:r>
        <w:t xml:space="preserve"> 不一致了，甚至完全相反。</w:t>
      </w:r>
    </w:p>
    <w:p w14:paraId="283178BB">
      <w:pPr>
        <w:pStyle w:val="16"/>
        <w:keepNext w:val="0"/>
        <w:keepLines w:val="0"/>
        <w:widowControl/>
        <w:suppressLineNumbers w:val="0"/>
      </w:pPr>
      <w:r>
        <w:rPr>
          <w:b/>
          <w:bCs/>
        </w:rPr>
        <w:t>为什么会发生逆转？</w:t>
      </w:r>
      <w:r>
        <w:t xml:space="preserve"> 因为你的决策受到了“参照点”的影响！那个诱人的蛋糕图片、朋友都在吃的氛围，构成了一个新的“参照点”，让你暂时忘记了“健康”这个长期的“参考点”，从而做出了与内心真实想法不符的决定。</w:t>
      </w:r>
    </w:p>
    <w:p w14:paraId="463D20CA">
      <w:pPr>
        <w:pStyle w:val="16"/>
        <w:keepNext w:val="0"/>
        <w:keepLines w:val="0"/>
        <w:widowControl/>
        <w:suppressLineNumbers w:val="0"/>
      </w:pPr>
      <w:r>
        <w:rPr>
          <w:b/>
          <w:bCs/>
        </w:rPr>
        <w:t>我们之前聊的“诱饵效应”，其本质就是商家通过设置一个巧妙的“诱饵”选项，来操控你的“参照点”，从而引导你发生“偏好逆转”，让你心甘情愿地选择他们希望你选的那个“目标项”。</w:t>
      </w:r>
    </w:p>
    <w:p w14:paraId="30117B9B">
      <w:pPr>
        <w:pStyle w:val="9"/>
      </w:pPr>
    </w:p>
  </w:comment>
  <w:comment w:id="9" w:author="雪葬" w:date="2025-10-10T15:58:39Z" w:initials="">
    <w:p w14:paraId="27B903F1">
      <w:pPr>
        <w:pStyle w:val="16"/>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现象：</w:t>
      </w:r>
      <w:r>
        <w:t xml:space="preserve"> 你的偏好不是一成不变的，加个新选项它就会“现场重组”。</w:t>
      </w:r>
    </w:p>
    <w:p w14:paraId="61F0449C">
      <w:pPr>
        <w:pStyle w:val="16"/>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b/>
          <w:bCs/>
        </w:rPr>
        <w:t>原理：</w:t>
      </w:r>
      <w:r>
        <w:t xml:space="preserve"> “现场重组”的方式，是靠诱饵来改变你对“价格”、“质量”等不同属性的“重视程度”。</w:t>
      </w:r>
    </w:p>
    <w:p w14:paraId="4E4A47E9">
      <w:pPr>
        <w:pStyle w:val="16"/>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b/>
          <w:bCs/>
        </w:rPr>
        <w:t>研究：</w:t>
      </w:r>
      <w:r>
        <w:t xml:space="preserve"> 这种“重视程度”的变化，是可以通过科学方法和数学模型来精确测量的。</w:t>
      </w:r>
    </w:p>
    <w:p w14:paraId="357B7BB6">
      <w:pPr>
        <w:pStyle w:val="9"/>
      </w:pPr>
      <w:r>
        <w:rPr>
          <w:rFonts w:hint="default" w:ascii="Symbol" w:hAnsi="Symbol" w:eastAsia="Symbol" w:cs="Symbol"/>
          <w:sz w:val="24"/>
        </w:rPr>
        <w:t>·</w:t>
      </w:r>
      <w:r>
        <w:rPr>
          <w:rFonts w:hint="eastAsia" w:ascii="宋体" w:hAnsi="宋体" w:eastAsia="宋体" w:cs="宋体"/>
          <w:sz w:val="24"/>
        </w:rPr>
        <w:t xml:space="preserve">  </w:t>
      </w:r>
    </w:p>
  </w:comment>
  <w:comment w:id="10" w:author="雪葬" w:date="2025-10-15T20:47:03Z" w:initials="">
    <w:p w14:paraId="071D7701">
      <w:pPr>
        <w:pStyle w:val="9"/>
        <w:rPr>
          <w:rFonts w:hint="default" w:eastAsiaTheme="minorEastAsia"/>
          <w:lang w:val="en-US" w:eastAsia="zh-CN"/>
        </w:rPr>
      </w:pPr>
      <w:r>
        <w:rPr>
          <w:rFonts w:hint="eastAsia"/>
          <w:lang w:val="en-US" w:eastAsia="zh-CN"/>
        </w:rPr>
        <w:t>主观写法？</w:t>
      </w:r>
    </w:p>
  </w:comment>
  <w:comment w:id="11" w:author="雪葬" w:date="2025-10-10T22:15:54Z" w:initials="">
    <w:p w14:paraId="3A643532">
      <w:pPr>
        <w:pStyle w:val="9"/>
        <w:rPr>
          <w:rFonts w:hint="default" w:eastAsiaTheme="minorEastAsia"/>
          <w:lang w:val="en-US" w:eastAsia="zh-CN"/>
        </w:rPr>
      </w:pPr>
      <w:r>
        <w:rPr>
          <w:rFonts w:hint="eastAsia"/>
          <w:lang w:val="en-US" w:eastAsia="zh-CN"/>
        </w:rPr>
        <w:t>在建模之前要想想应用该效应的前提</w:t>
      </w:r>
    </w:p>
  </w:comment>
  <w:comment w:id="12" w:author="雪葬" w:date="2025-10-10T22:22:42Z" w:initials="">
    <w:p w14:paraId="01983C6F">
      <w:pPr>
        <w:pStyle w:val="16"/>
        <w:keepNext w:val="0"/>
        <w:keepLines w:val="0"/>
        <w:widowControl/>
        <w:suppressLineNumbers w:val="0"/>
      </w:pPr>
      <w:r>
        <w:t xml:space="preserve">为什么要把新的参考点 </w:t>
      </w:r>
      <w:r>
        <w:rPr>
          <w:rStyle w:val="26"/>
        </w:rPr>
        <w:t>r'</w:t>
      </w:r>
      <w:r>
        <w:t xml:space="preserve"> 定义为三个任务（目标、竞争、诱饵）的</w:t>
      </w:r>
      <w:r>
        <w:rPr>
          <w:b/>
          <w:bCs/>
        </w:rPr>
        <w:t>平均值</w:t>
      </w:r>
      <w:r>
        <w:t>？</w:t>
      </w:r>
    </w:p>
    <w:p w14:paraId="4E580FB1">
      <w:pPr>
        <w:pStyle w:val="16"/>
        <w:keepNext w:val="0"/>
        <w:keepLines w:val="0"/>
        <w:widowControl/>
        <w:suppressLineNumbers w:val="0"/>
      </w:pPr>
      <w:r>
        <w:t>原因可以从以下几个层面来理解，我为你层层解析：</w:t>
      </w:r>
    </w:p>
    <w:p w14:paraId="54EB127F">
      <w:pPr>
        <w:pStyle w:val="6"/>
        <w:keepNext w:val="0"/>
        <w:keepLines w:val="0"/>
        <w:widowControl/>
        <w:suppressLineNumbers w:val="0"/>
      </w:pPr>
      <w:r>
        <w:t>1. 核心思想：模拟人脑的“找中心”思维捷径</w:t>
      </w:r>
    </w:p>
    <w:p w14:paraId="6F307371">
      <w:pPr>
        <w:pStyle w:val="16"/>
        <w:keepNext w:val="0"/>
        <w:keepLines w:val="0"/>
        <w:widowControl/>
        <w:suppressLineNumbers w:val="0"/>
      </w:pPr>
      <w:r>
        <w:rPr>
          <w:b/>
          <w:bCs/>
        </w:rPr>
        <w:t>一句话解释：</w:t>
      </w:r>
      <w:r>
        <w:t xml:space="preserve"> </w:t>
      </w:r>
      <w:r>
        <w:rPr>
          <w:b/>
          <w:bCs/>
        </w:rPr>
        <w:t>当人们面对一组选项时，大脑会不自觉地寻找这组选项的“中心点”或“平均水平”，并以此作为锚点来评估每个选项的好坏。</w:t>
      </w:r>
    </w:p>
    <w:p w14:paraId="03E81BF0">
      <w:pPr>
        <w:pStyle w:val="16"/>
        <w:keepNext w:val="0"/>
        <w:keepLines w:val="0"/>
        <w:widowControl/>
        <w:suppressLineNumbers w:val="0"/>
      </w:pPr>
      <w:r>
        <w:t>这个定义是对人类决策时一种常见心理现象的数学建模。我们的大脑不喜欢处理复杂和孤立的信息，所以它会自己创造一个“参照物”。在这个模型里，最简单、最直观的参照物就是所有可见选项的“平均长相”。</w:t>
      </w:r>
    </w:p>
    <w:p w14:paraId="7D6B56CC">
      <w:pPr>
        <w:keepNext w:val="0"/>
        <w:keepLines w:val="0"/>
        <w:widowControl/>
        <w:numPr>
          <w:ilvl w:val="0"/>
          <w:numId w:val="4"/>
        </w:numPr>
        <w:suppressLineNumbers w:val="0"/>
        <w:spacing w:before="0" w:beforeAutospacing="1" w:after="0" w:afterAutospacing="1"/>
        <w:ind w:left="1440" w:hanging="360"/>
      </w:pPr>
    </w:p>
    <w:p w14:paraId="73142C9A">
      <w:pPr>
        <w:pStyle w:val="16"/>
        <w:keepNext w:val="0"/>
        <w:keepLines w:val="0"/>
        <w:widowControl/>
        <w:suppressLineNumbers w:val="0"/>
        <w:ind w:left="720"/>
      </w:pPr>
      <w:r>
        <w:rPr>
          <w:b/>
          <w:bCs/>
        </w:rPr>
        <w:t>没有诱饵时：</w:t>
      </w:r>
      <w:r>
        <w:t xml:space="preserve"> 只有目标任务A和竞争任务B。你的大脑会认为“正常”的任务大概就是A和B的平均水平，即 </w:t>
      </w:r>
      <w:r>
        <w:rPr>
          <w:rStyle w:val="26"/>
        </w:rPr>
        <w:t>(A+B)/2</w:t>
      </w:r>
      <w:r>
        <w:t>。</w:t>
      </w:r>
    </w:p>
    <w:p w14:paraId="02DC2C01">
      <w:pPr>
        <w:keepNext w:val="0"/>
        <w:keepLines w:val="0"/>
        <w:widowControl/>
        <w:numPr>
          <w:ilvl w:val="0"/>
          <w:numId w:val="4"/>
        </w:numPr>
        <w:suppressLineNumbers w:val="0"/>
        <w:spacing w:before="0" w:beforeAutospacing="1" w:after="0" w:afterAutospacing="1"/>
        <w:ind w:left="1440" w:hanging="360"/>
      </w:pPr>
    </w:p>
    <w:p w14:paraId="04FE4555">
      <w:pPr>
        <w:keepNext w:val="0"/>
        <w:keepLines w:val="0"/>
        <w:widowControl/>
        <w:numPr>
          <w:ilvl w:val="0"/>
          <w:numId w:val="4"/>
        </w:numPr>
        <w:suppressLineNumbers w:val="0"/>
        <w:spacing w:before="0" w:beforeAutospacing="1" w:after="0" w:afterAutospacing="1"/>
        <w:ind w:left="1440" w:hanging="360"/>
      </w:pPr>
    </w:p>
    <w:p w14:paraId="51A05C37">
      <w:pPr>
        <w:pStyle w:val="16"/>
        <w:keepNext w:val="0"/>
        <w:keepLines w:val="0"/>
        <w:widowControl/>
        <w:suppressLineNumbers w:val="0"/>
        <w:ind w:left="720"/>
      </w:pPr>
      <w:r>
        <w:rPr>
          <w:b/>
          <w:bCs/>
        </w:rPr>
        <w:t>加入诱饵后：</w:t>
      </w:r>
      <w:r>
        <w:t xml:space="preserve"> 现在展现在你面前的是A、B和诱饵D。你的视野变了，选项集也变了。因此，你对“正常”任务的感知也随之改变，变成了这三个选项的平均水平，即 </w:t>
      </w:r>
      <w:r>
        <w:rPr>
          <w:rStyle w:val="26"/>
        </w:rPr>
        <w:t>(A+B+D)/3</w:t>
      </w:r>
      <w:r>
        <w:t>。</w:t>
      </w:r>
    </w:p>
    <w:p w14:paraId="50CF0717">
      <w:pPr>
        <w:keepNext w:val="0"/>
        <w:keepLines w:val="0"/>
        <w:widowControl/>
        <w:numPr>
          <w:ilvl w:val="0"/>
          <w:numId w:val="4"/>
        </w:numPr>
        <w:suppressLineNumbers w:val="0"/>
        <w:spacing w:before="0" w:beforeAutospacing="1" w:after="0" w:afterAutospacing="1"/>
        <w:ind w:left="1440" w:hanging="360"/>
      </w:pPr>
    </w:p>
    <w:p w14:paraId="0F5373BF">
      <w:pPr>
        <w:pStyle w:val="16"/>
        <w:keepNext w:val="0"/>
        <w:keepLines w:val="0"/>
        <w:widowControl/>
        <w:suppressLineNumbers w:val="0"/>
      </w:pPr>
      <w:r>
        <w:t>所以，参考点的“转移” (shift)，正是因为你看到的“世界”变大了，你对这个世界“中心点”的判断也自然发生了偏移。</w:t>
      </w:r>
    </w:p>
    <w:p w14:paraId="2723615C">
      <w:pPr>
        <w:pStyle w:val="6"/>
        <w:keepNext w:val="0"/>
        <w:keepLines w:val="0"/>
        <w:widowControl/>
        <w:suppressLineNumbers w:val="0"/>
      </w:pPr>
      <w:r>
        <w:t>2. 战略目的：解释诱饵“为什么”能起作用</w:t>
      </w:r>
    </w:p>
    <w:p w14:paraId="0083639A">
      <w:pPr>
        <w:pStyle w:val="16"/>
        <w:keepNext w:val="0"/>
        <w:keepLines w:val="0"/>
        <w:widowControl/>
        <w:suppressLineNumbers w:val="0"/>
      </w:pPr>
      <w:r>
        <w:t>这个定义是解释诱饵效应的关键所在。诱饵的任务，就是要</w:t>
      </w:r>
      <w:r>
        <w:rPr>
          <w:b/>
          <w:bCs/>
        </w:rPr>
        <w:t>有策略地“拉偏架”，移动这个“中心点”</w:t>
      </w:r>
      <w:r>
        <w:t>，从而让目标任务显得更有吸引力。</w:t>
      </w:r>
    </w:p>
    <w:p w14:paraId="59177FCB">
      <w:pPr>
        <w:pStyle w:val="16"/>
        <w:keepNext w:val="0"/>
        <w:keepLines w:val="0"/>
        <w:widowControl/>
        <w:suppressLineNumbers w:val="0"/>
      </w:pPr>
      <w:r>
        <w:t>让我们用一个二维坐标图来想象一下（这正是“地图类比”）：</w:t>
      </w:r>
    </w:p>
    <w:p w14:paraId="28657C3B">
      <w:pPr>
        <w:keepNext w:val="0"/>
        <w:keepLines w:val="0"/>
        <w:widowControl/>
        <w:numPr>
          <w:ilvl w:val="0"/>
          <w:numId w:val="5"/>
        </w:numPr>
        <w:suppressLineNumbers w:val="0"/>
        <w:spacing w:before="0" w:beforeAutospacing="1" w:after="0" w:afterAutospacing="1"/>
        <w:ind w:left="1440" w:hanging="360"/>
      </w:pPr>
    </w:p>
    <w:p w14:paraId="75A33B16">
      <w:pPr>
        <w:pStyle w:val="16"/>
        <w:keepNext w:val="0"/>
        <w:keepLines w:val="0"/>
        <w:widowControl/>
        <w:suppressLineNumbers w:val="0"/>
        <w:ind w:left="720"/>
      </w:pPr>
      <w:r>
        <w:rPr>
          <w:b/>
          <w:bCs/>
        </w:rPr>
        <w:t>X轴：</w:t>
      </w:r>
      <w:r>
        <w:t xml:space="preserve"> 时间成本（越低越好）</w:t>
      </w:r>
    </w:p>
    <w:p w14:paraId="10C7058D">
      <w:pPr>
        <w:keepNext w:val="0"/>
        <w:keepLines w:val="0"/>
        <w:widowControl/>
        <w:numPr>
          <w:ilvl w:val="0"/>
          <w:numId w:val="5"/>
        </w:numPr>
        <w:suppressLineNumbers w:val="0"/>
        <w:spacing w:before="0" w:beforeAutospacing="1" w:after="0" w:afterAutospacing="1"/>
        <w:ind w:left="1440" w:hanging="360"/>
      </w:pPr>
    </w:p>
    <w:p w14:paraId="712B1122">
      <w:pPr>
        <w:keepNext w:val="0"/>
        <w:keepLines w:val="0"/>
        <w:widowControl/>
        <w:numPr>
          <w:ilvl w:val="0"/>
          <w:numId w:val="5"/>
        </w:numPr>
        <w:suppressLineNumbers w:val="0"/>
        <w:spacing w:before="0" w:beforeAutospacing="1" w:after="0" w:afterAutospacing="1"/>
        <w:ind w:left="1440" w:hanging="360"/>
      </w:pPr>
    </w:p>
    <w:p w14:paraId="4E461838">
      <w:pPr>
        <w:pStyle w:val="16"/>
        <w:keepNext w:val="0"/>
        <w:keepLines w:val="0"/>
        <w:widowControl/>
        <w:suppressLineNumbers w:val="0"/>
        <w:ind w:left="720"/>
      </w:pPr>
      <w:r>
        <w:rPr>
          <w:b/>
          <w:bCs/>
        </w:rPr>
        <w:t>Y轴：</w:t>
      </w:r>
      <w:r>
        <w:t xml:space="preserve"> 任务报酬（越高越好）</w:t>
      </w:r>
    </w:p>
    <w:p w14:paraId="6B506868">
      <w:pPr>
        <w:keepNext w:val="0"/>
        <w:keepLines w:val="0"/>
        <w:widowControl/>
        <w:numPr>
          <w:ilvl w:val="0"/>
          <w:numId w:val="5"/>
        </w:numPr>
        <w:suppressLineNumbers w:val="0"/>
        <w:spacing w:before="0" w:beforeAutospacing="1" w:after="0" w:afterAutospacing="1"/>
        <w:ind w:left="1440" w:hanging="360"/>
      </w:pPr>
    </w:p>
    <w:p w14:paraId="14C11C21">
      <w:pPr>
        <w:keepNext w:val="0"/>
        <w:keepLines w:val="0"/>
        <w:widowControl/>
        <w:numPr>
          <w:ilvl w:val="0"/>
          <w:numId w:val="6"/>
        </w:numPr>
        <w:suppressLineNumbers w:val="0"/>
        <w:spacing w:before="0" w:beforeAutospacing="1" w:after="0" w:afterAutospacing="1"/>
        <w:ind w:left="1440" w:hanging="360"/>
      </w:pPr>
    </w:p>
    <w:p w14:paraId="070C229B">
      <w:pPr>
        <w:pStyle w:val="16"/>
        <w:keepNext w:val="0"/>
        <w:keepLines w:val="0"/>
        <w:widowControl/>
        <w:suppressLineNumbers w:val="0"/>
        <w:ind w:left="720"/>
      </w:pPr>
      <w:r>
        <w:rPr>
          <w:b/>
          <w:bCs/>
        </w:rPr>
        <w:t>初始状态：</w:t>
      </w:r>
      <w:r>
        <w:t xml:space="preserve"> 坐标系里有两个点，</w:t>
      </w:r>
      <w:r>
        <w:rPr>
          <w:b/>
          <w:bCs/>
        </w:rPr>
        <w:t>目标T</w:t>
      </w:r>
      <w:r>
        <w:t xml:space="preserve"> (成本高, 报酬高) 和 </w:t>
      </w:r>
      <w:r>
        <w:rPr>
          <w:b/>
          <w:bCs/>
        </w:rPr>
        <w:t>竞争者C</w:t>
      </w:r>
      <w:r>
        <w:t xml:space="preserve"> (成本低, 报酬低)。此时的参考点 </w:t>
      </w:r>
      <w:r>
        <w:rPr>
          <w:rStyle w:val="26"/>
        </w:rPr>
        <w:t>r</w:t>
      </w:r>
      <w:r>
        <w:t xml:space="preserve"> 是TC连线的中点。T和C分别在这个参考点的两侧，各有优劣，让你很难抉择。</w:t>
      </w:r>
    </w:p>
    <w:p w14:paraId="700E102F">
      <w:pPr>
        <w:keepNext w:val="0"/>
        <w:keepLines w:val="0"/>
        <w:widowControl/>
        <w:numPr>
          <w:ilvl w:val="0"/>
          <w:numId w:val="6"/>
        </w:numPr>
        <w:suppressLineNumbers w:val="0"/>
        <w:spacing w:before="0" w:beforeAutospacing="1" w:after="0" w:afterAutospacing="1"/>
        <w:ind w:left="1440" w:hanging="360"/>
      </w:pPr>
    </w:p>
    <w:p w14:paraId="08FE428A">
      <w:pPr>
        <w:keepNext w:val="0"/>
        <w:keepLines w:val="0"/>
        <w:widowControl/>
        <w:numPr>
          <w:ilvl w:val="0"/>
          <w:numId w:val="6"/>
        </w:numPr>
        <w:suppressLineNumbers w:val="0"/>
        <w:spacing w:before="0" w:beforeAutospacing="1" w:after="0" w:afterAutospacing="1"/>
        <w:ind w:left="1440" w:hanging="360"/>
      </w:pPr>
    </w:p>
    <w:p w14:paraId="74EB7F55">
      <w:pPr>
        <w:pStyle w:val="16"/>
        <w:keepNext w:val="0"/>
        <w:keepLines w:val="0"/>
        <w:widowControl/>
        <w:suppressLineNumbers w:val="0"/>
        <w:ind w:left="720"/>
      </w:pPr>
      <w:r>
        <w:rPr>
          <w:b/>
          <w:bCs/>
        </w:rPr>
        <w:t>加入诱饵：</w:t>
      </w:r>
      <w:r>
        <w:t xml:space="preserve"> 现在，我们精心设计一个</w:t>
      </w:r>
      <w:r>
        <w:rPr>
          <w:b/>
          <w:bCs/>
        </w:rPr>
        <w:t>诱饵D</w:t>
      </w:r>
      <w:r>
        <w:t>，把它放在</w:t>
      </w:r>
      <w:r>
        <w:rPr>
          <w:b/>
          <w:bCs/>
        </w:rPr>
        <w:t>目标T</w:t>
      </w:r>
      <w:r>
        <w:t>的“旁边”，但比T要差一点（比如报酬和T差不多，但成本更高）。</w:t>
      </w:r>
    </w:p>
    <w:p w14:paraId="30022949">
      <w:pPr>
        <w:keepNext w:val="0"/>
        <w:keepLines w:val="0"/>
        <w:widowControl/>
        <w:numPr>
          <w:ilvl w:val="0"/>
          <w:numId w:val="6"/>
        </w:numPr>
        <w:suppressLineNumbers w:val="0"/>
        <w:spacing w:before="0" w:beforeAutospacing="1" w:after="0" w:afterAutospacing="1"/>
        <w:ind w:left="1440" w:hanging="360"/>
      </w:pPr>
    </w:p>
    <w:p w14:paraId="7E3746CD">
      <w:pPr>
        <w:keepNext w:val="0"/>
        <w:keepLines w:val="0"/>
        <w:widowControl/>
        <w:numPr>
          <w:ilvl w:val="0"/>
          <w:numId w:val="6"/>
        </w:numPr>
        <w:suppressLineNumbers w:val="0"/>
        <w:spacing w:before="0" w:beforeAutospacing="1" w:after="0" w:afterAutospacing="1"/>
        <w:ind w:left="1440" w:hanging="360"/>
      </w:pPr>
    </w:p>
    <w:p w14:paraId="7C052E8B">
      <w:pPr>
        <w:pStyle w:val="16"/>
        <w:keepNext w:val="0"/>
        <w:keepLines w:val="0"/>
        <w:widowControl/>
        <w:suppressLineNumbers w:val="0"/>
        <w:ind w:left="720"/>
      </w:pPr>
      <w:r>
        <w:rPr>
          <w:b/>
          <w:bCs/>
        </w:rPr>
        <w:t>参考点转移：</w:t>
      </w:r>
      <w:r>
        <w:t xml:space="preserve"> 新的参考点 </w:t>
      </w:r>
      <w:r>
        <w:rPr>
          <w:rStyle w:val="26"/>
        </w:rPr>
        <w:t>r'</w:t>
      </w:r>
      <w:r>
        <w:t xml:space="preserve"> 是T、C、D三点构成三角形的</w:t>
      </w:r>
      <w:r>
        <w:rPr>
          <w:b/>
          <w:bCs/>
        </w:rPr>
        <w:t>重心</w:t>
      </w:r>
      <w:r>
        <w:t xml:space="preserve">（也就是平均值点）。由于D点被我们故意放在了T点的附近，这个新的重心 </w:t>
      </w:r>
      <w:r>
        <w:rPr>
          <w:rStyle w:val="26"/>
        </w:rPr>
        <w:t>r'</w:t>
      </w:r>
      <w:r>
        <w:t xml:space="preserve"> 会被D“拽”得</w:t>
      </w:r>
      <w:r>
        <w:rPr>
          <w:b/>
          <w:bCs/>
        </w:rPr>
        <w:t>向T点方向移动</w:t>
      </w:r>
      <w:r>
        <w:t>。</w:t>
      </w:r>
    </w:p>
    <w:p w14:paraId="4A6211A1">
      <w:pPr>
        <w:keepNext w:val="0"/>
        <w:keepLines w:val="0"/>
        <w:widowControl/>
        <w:numPr>
          <w:ilvl w:val="0"/>
          <w:numId w:val="6"/>
        </w:numPr>
        <w:suppressLineNumbers w:val="0"/>
        <w:spacing w:before="0" w:beforeAutospacing="1" w:after="0" w:afterAutospacing="1"/>
        <w:ind w:left="1440" w:hanging="360"/>
      </w:pPr>
    </w:p>
    <w:p w14:paraId="57181853">
      <w:pPr>
        <w:keepNext w:val="0"/>
        <w:keepLines w:val="0"/>
        <w:widowControl/>
        <w:numPr>
          <w:ilvl w:val="0"/>
          <w:numId w:val="6"/>
        </w:numPr>
        <w:suppressLineNumbers w:val="0"/>
        <w:spacing w:before="0" w:beforeAutospacing="1" w:after="0" w:afterAutospacing="1"/>
        <w:ind w:left="1440" w:hanging="360"/>
      </w:pPr>
    </w:p>
    <w:p w14:paraId="0D222D70">
      <w:pPr>
        <w:pStyle w:val="16"/>
        <w:keepNext w:val="0"/>
        <w:keepLines w:val="0"/>
        <w:widowControl/>
        <w:suppressLineNumbers w:val="0"/>
        <w:ind w:left="720"/>
      </w:pPr>
      <w:r>
        <w:rPr>
          <w:b/>
          <w:bCs/>
        </w:rPr>
        <w:t>心理效果：</w:t>
      </w:r>
    </w:p>
    <w:p w14:paraId="54C235CC">
      <w:pPr>
        <w:keepNext w:val="0"/>
        <w:keepLines w:val="0"/>
        <w:widowControl/>
        <w:numPr>
          <w:ilvl w:val="0"/>
          <w:numId w:val="6"/>
        </w:numPr>
        <w:suppressLineNumbers w:val="0"/>
        <w:spacing w:before="0" w:beforeAutospacing="1" w:after="0" w:afterAutospacing="1"/>
        <w:ind w:left="1440" w:hanging="360"/>
      </w:pPr>
    </w:p>
    <w:p w14:paraId="49671C6F">
      <w:pPr>
        <w:keepNext w:val="0"/>
        <w:keepLines w:val="0"/>
        <w:widowControl/>
        <w:numPr>
          <w:ilvl w:val="1"/>
          <w:numId w:val="7"/>
        </w:numPr>
        <w:suppressLineNumbers w:val="0"/>
        <w:tabs>
          <w:tab w:val="left" w:pos="1440"/>
        </w:tabs>
        <w:spacing w:before="0" w:beforeAutospacing="1" w:after="0" w:afterAutospacing="1"/>
        <w:ind w:left="2882" w:hanging="360"/>
      </w:pPr>
    </w:p>
    <w:p w14:paraId="7B9B2174">
      <w:pPr>
        <w:pStyle w:val="16"/>
        <w:keepNext w:val="0"/>
        <w:keepLines w:val="0"/>
        <w:widowControl/>
        <w:suppressLineNumbers w:val="0"/>
        <w:ind w:left="1440"/>
      </w:pPr>
      <w:r>
        <w:rPr>
          <w:b/>
          <w:bCs/>
        </w:rPr>
        <w:t>对于目标T来说：</w:t>
      </w:r>
      <w:r>
        <w:t xml:space="preserve"> 新的参考点 </w:t>
      </w:r>
      <w:r>
        <w:rPr>
          <w:rStyle w:val="26"/>
        </w:rPr>
        <w:t>r'</w:t>
      </w:r>
      <w:r>
        <w:t xml:space="preserve"> 离它更近了。这意味着，相对于“新的平均水平”，T显得不那么极端了，反而更像一个“标准、正常”的选项。</w:t>
      </w:r>
    </w:p>
    <w:p w14:paraId="079208AE">
      <w:pPr>
        <w:keepNext w:val="0"/>
        <w:keepLines w:val="0"/>
        <w:widowControl/>
        <w:numPr>
          <w:ilvl w:val="1"/>
          <w:numId w:val="7"/>
        </w:numPr>
        <w:suppressLineNumbers w:val="0"/>
        <w:tabs>
          <w:tab w:val="left" w:pos="1440"/>
        </w:tabs>
        <w:spacing w:before="0" w:beforeAutospacing="1" w:after="0" w:afterAutospacing="1"/>
        <w:ind w:left="2882" w:hanging="360"/>
      </w:pPr>
    </w:p>
    <w:p w14:paraId="4D166E80">
      <w:pPr>
        <w:keepNext w:val="0"/>
        <w:keepLines w:val="0"/>
        <w:widowControl/>
        <w:numPr>
          <w:ilvl w:val="1"/>
          <w:numId w:val="7"/>
        </w:numPr>
        <w:suppressLineNumbers w:val="0"/>
        <w:tabs>
          <w:tab w:val="left" w:pos="1440"/>
        </w:tabs>
        <w:spacing w:before="0" w:beforeAutospacing="1" w:after="0" w:afterAutospacing="1"/>
        <w:ind w:left="2882" w:hanging="360"/>
      </w:pPr>
    </w:p>
    <w:p w14:paraId="3BE17C9D">
      <w:pPr>
        <w:pStyle w:val="16"/>
        <w:keepNext w:val="0"/>
        <w:keepLines w:val="0"/>
        <w:widowControl/>
        <w:suppressLineNumbers w:val="0"/>
        <w:ind w:left="1440"/>
      </w:pPr>
      <w:r>
        <w:rPr>
          <w:b/>
          <w:bCs/>
        </w:rPr>
        <w:t>对于竞争者C来说：</w:t>
      </w:r>
      <w:r>
        <w:t xml:space="preserve"> 新的参考点 </w:t>
      </w:r>
      <w:r>
        <w:rPr>
          <w:rStyle w:val="26"/>
        </w:rPr>
        <w:t>r'</w:t>
      </w:r>
      <w:r>
        <w:t xml:space="preserve"> 离它更远了。这意味着，相对于“新的平均水平”，C变成了一个更“偏离中心”的选项。</w:t>
      </w:r>
    </w:p>
    <w:p w14:paraId="7F9F457D">
      <w:pPr>
        <w:keepNext w:val="0"/>
        <w:keepLines w:val="0"/>
        <w:widowControl/>
        <w:numPr>
          <w:ilvl w:val="1"/>
          <w:numId w:val="7"/>
        </w:numPr>
        <w:suppressLineNumbers w:val="0"/>
        <w:tabs>
          <w:tab w:val="left" w:pos="1440"/>
        </w:tabs>
        <w:spacing w:before="0" w:beforeAutospacing="1" w:after="0" w:afterAutospacing="1"/>
        <w:ind w:left="2882" w:hanging="360"/>
      </w:pPr>
    </w:p>
    <w:p w14:paraId="712E04CE">
      <w:pPr>
        <w:pStyle w:val="16"/>
        <w:keepNext w:val="0"/>
        <w:keepLines w:val="0"/>
        <w:widowControl/>
        <w:suppressLineNumbers w:val="0"/>
      </w:pPr>
      <w:r>
        <w:rPr>
          <w:b/>
          <w:bCs/>
        </w:rPr>
        <w:t>结论：</w:t>
      </w:r>
      <w:r>
        <w:t xml:space="preserve"> 通过加入诱饵D，我们成功地移动了决策者的心理参照系，使得目标T从一个“高成本高回报的极端选项”变成了一个“接近平均水平的合理选项”，从而大大增加了它被选中的概率。</w:t>
      </w:r>
    </w:p>
    <w:p w14:paraId="1EE63433">
      <w:pPr>
        <w:pStyle w:val="6"/>
        <w:keepNext w:val="0"/>
        <w:keepLines w:val="0"/>
        <w:widowControl/>
        <w:suppressLineNumbers w:val="0"/>
      </w:pPr>
      <w:r>
        <w:t>总结</w:t>
      </w:r>
    </w:p>
    <w:p w14:paraId="0BDA1EFC">
      <w:pPr>
        <w:pStyle w:val="16"/>
        <w:keepNext w:val="0"/>
        <w:keepLines w:val="0"/>
        <w:widowControl/>
        <w:suppressLineNumbers w:val="0"/>
      </w:pPr>
      <w:r>
        <w:t>所以，将参考点定义为所有选项的平均值，并不仅仅是一个随意的数学设定。它背后有坚实的理论依据：</w:t>
      </w:r>
    </w:p>
    <w:p w14:paraId="067A34CE">
      <w:pPr>
        <w:keepNext w:val="0"/>
        <w:keepLines w:val="0"/>
        <w:widowControl/>
        <w:numPr>
          <w:ilvl w:val="0"/>
          <w:numId w:val="8"/>
        </w:numPr>
        <w:suppressLineNumbers w:val="0"/>
        <w:spacing w:before="0" w:beforeAutospacing="1" w:after="0" w:afterAutospacing="1"/>
        <w:ind w:left="1440" w:hanging="360"/>
      </w:pPr>
    </w:p>
    <w:p w14:paraId="39041A4D">
      <w:pPr>
        <w:pStyle w:val="16"/>
        <w:keepNext w:val="0"/>
        <w:keepLines w:val="0"/>
        <w:widowControl/>
        <w:suppressLineNumbers w:val="0"/>
        <w:ind w:left="720"/>
      </w:pPr>
      <w:r>
        <w:rPr>
          <w:b/>
          <w:bCs/>
        </w:rPr>
        <w:t>心理学模拟：</w:t>
      </w:r>
      <w:r>
        <w:t xml:space="preserve"> 它模拟了人类在面对选择集时，寻找“平均标准”作为判断基准的思维习惯。</w:t>
      </w:r>
    </w:p>
    <w:p w14:paraId="6A993040">
      <w:pPr>
        <w:keepNext w:val="0"/>
        <w:keepLines w:val="0"/>
        <w:widowControl/>
        <w:numPr>
          <w:ilvl w:val="0"/>
          <w:numId w:val="8"/>
        </w:numPr>
        <w:suppressLineNumbers w:val="0"/>
        <w:spacing w:before="0" w:beforeAutospacing="1" w:after="0" w:afterAutospacing="1"/>
        <w:ind w:left="1440" w:hanging="360"/>
      </w:pPr>
    </w:p>
    <w:p w14:paraId="5DFE4CD4">
      <w:pPr>
        <w:keepNext w:val="0"/>
        <w:keepLines w:val="0"/>
        <w:widowControl/>
        <w:numPr>
          <w:ilvl w:val="0"/>
          <w:numId w:val="8"/>
        </w:numPr>
        <w:suppressLineNumbers w:val="0"/>
        <w:spacing w:before="0" w:beforeAutospacing="1" w:after="0" w:afterAutospacing="1"/>
        <w:ind w:left="1440" w:hanging="360"/>
      </w:pPr>
    </w:p>
    <w:p w14:paraId="63477FE1">
      <w:pPr>
        <w:pStyle w:val="16"/>
        <w:keepNext w:val="0"/>
        <w:keepLines w:val="0"/>
        <w:widowControl/>
        <w:suppressLineNumbers w:val="0"/>
        <w:ind w:left="720"/>
      </w:pPr>
      <w:r>
        <w:rPr>
          <w:b/>
          <w:bCs/>
        </w:rPr>
        <w:t>机制解释：</w:t>
      </w:r>
      <w:r>
        <w:t xml:space="preserve"> 它清晰地、可量化地解释了诱饵效应的内在作用机制——</w:t>
      </w:r>
      <w:r>
        <w:rPr>
          <w:b/>
          <w:bCs/>
        </w:rPr>
        <w:t>诱饵的核心功能就是移动决策者的心理参考点，重塑他对各个选项的价值感知。</w:t>
      </w:r>
    </w:p>
    <w:p w14:paraId="1C01425A">
      <w:pPr>
        <w:keepNext w:val="0"/>
        <w:keepLines w:val="0"/>
        <w:widowControl/>
        <w:numPr>
          <w:ilvl w:val="0"/>
          <w:numId w:val="8"/>
        </w:numPr>
        <w:suppressLineNumbers w:val="0"/>
        <w:spacing w:before="0" w:beforeAutospacing="1" w:after="0" w:afterAutospacing="1"/>
        <w:ind w:left="1440" w:hanging="360"/>
      </w:pPr>
    </w:p>
    <w:p w14:paraId="2D9D3258">
      <w:pPr>
        <w:pStyle w:val="9"/>
      </w:pPr>
    </w:p>
  </w:comment>
  <w:comment w:id="13" w:author="王玺洲" w:date="2025-10-17T20:58:32Z" w:initials="">
    <w:p w14:paraId="3C1F485E">
      <w:pPr>
        <w:pStyle w:val="9"/>
      </w:pPr>
      <w:r>
        <w:rPr>
          <w:rFonts w:ascii="宋体" w:hAnsi="宋体" w:eastAsia="宋体" w:cs="宋体"/>
          <w:sz w:val="24"/>
          <w:szCs w:val="24"/>
        </w:rPr>
        <w:t>论文把这些直觉变成严格结论（定理3-2、3-3）：在合适的诱饵因子范围（R、F、RF策略的数学条件）内，K&gt;0，并且理论上证明 R 策略在该模型下效果最优（见定理3-3）。也就是说，</w:t>
      </w:r>
      <w:r>
        <w:rPr>
          <w:rStyle w:val="22"/>
          <w:rFonts w:ascii="宋体" w:hAnsi="宋体" w:eastAsia="宋体" w:cs="宋体"/>
          <w:sz w:val="24"/>
          <w:szCs w:val="24"/>
        </w:rPr>
        <w:t>不是作者随便设一个诱饵就行，而是存在可证明的参数区间能保证正向诱饵效应</w:t>
      </w:r>
      <w:r>
        <w:rPr>
          <w:rFonts w:ascii="宋体" w:hAnsi="宋体" w:eastAsia="宋体" w:cs="宋体"/>
          <w:sz w:val="24"/>
          <w:szCs w:val="24"/>
        </w:rPr>
        <w:t>。</w:t>
      </w:r>
    </w:p>
  </w:comment>
  <w:comment w:id="14" w:author="雪葬" w:date="2025-10-10T22:40:30Z" w:initials="">
    <w:p w14:paraId="176417BF">
      <w:pPr>
        <w:pStyle w:val="9"/>
        <w:rPr>
          <w:rFonts w:hint="default" w:eastAsiaTheme="minorEastAsia"/>
          <w:lang w:val="en-US" w:eastAsia="zh-CN"/>
        </w:rPr>
      </w:pPr>
      <w:r>
        <w:rPr>
          <w:rFonts w:hint="eastAsia"/>
          <w:lang w:val="en-US" w:eastAsia="zh-CN"/>
        </w:rPr>
        <w:t>在建模之前要想想应用该效应的前提</w:t>
      </w:r>
    </w:p>
    <w:p w14:paraId="177A7B5A">
      <w:pPr>
        <w:pStyle w:val="9"/>
      </w:pPr>
    </w:p>
  </w:comment>
  <w:comment w:id="15" w:author="雪葬" w:date="2025-10-10T22:50:13Z" w:initials="">
    <w:p w14:paraId="48E25902">
      <w:pPr>
        <w:pStyle w:val="9"/>
        <w:rPr>
          <w:rFonts w:hint="eastAsia" w:ascii="宋体" w:hAnsi="宋体" w:eastAsia="宋体" w:cs="宋体"/>
          <w:sz w:val="24"/>
          <w:szCs w:val="24"/>
          <w:lang w:val="en-US" w:eastAsia="zh-CN"/>
        </w:rPr>
      </w:pPr>
      <w:r>
        <w:rPr>
          <w:rFonts w:ascii="宋体" w:hAnsi="宋体" w:eastAsia="宋体" w:cs="宋体"/>
          <w:sz w:val="24"/>
          <w:szCs w:val="24"/>
        </w:rPr>
        <w:t>一个诱饵</w:t>
      </w:r>
      <w:r>
        <w:rPr>
          <w:rFonts w:hint="eastAsia" w:ascii="宋体" w:hAnsi="宋体" w:eastAsia="宋体" w:cs="宋体"/>
          <w:sz w:val="24"/>
          <w:szCs w:val="24"/>
          <w:lang w:val="en-US" w:eastAsia="zh-CN"/>
        </w:rPr>
        <w:t>是否</w:t>
      </w:r>
      <w:r>
        <w:rPr>
          <w:rFonts w:ascii="宋体" w:hAnsi="宋体" w:eastAsia="宋体" w:cs="宋体"/>
          <w:sz w:val="24"/>
          <w:szCs w:val="24"/>
        </w:rPr>
        <w:t>真正起作用</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标准</w:t>
      </w:r>
    </w:p>
    <w:p w14:paraId="4FB43948">
      <w:pPr>
        <w:pStyle w:val="9"/>
        <w:rPr>
          <w:rFonts w:hint="default" w:ascii="宋体" w:hAnsi="宋体" w:eastAsia="宋体" w:cs="宋体"/>
          <w:sz w:val="24"/>
          <w:szCs w:val="24"/>
          <w:lang w:val="en-US" w:eastAsia="zh-CN"/>
        </w:rPr>
      </w:pPr>
    </w:p>
  </w:comment>
  <w:comment w:id="16" w:author="雪葬" w:date="2025-10-11T15:59:22Z" w:initials="">
    <w:p w14:paraId="60F41E88">
      <w:pPr>
        <w:pStyle w:val="9"/>
        <w:rPr>
          <w:rFonts w:hint="default" w:eastAsiaTheme="minorEastAsia"/>
          <w:lang w:val="en-US" w:eastAsia="zh-CN"/>
        </w:rPr>
      </w:pPr>
      <w:r>
        <w:rPr>
          <w:rFonts w:hint="eastAsia"/>
          <w:lang w:val="en-US" w:eastAsia="zh-CN"/>
        </w:rPr>
        <w:t>直接用诱饵任务代替其他任务可以吗？</w:t>
      </w:r>
    </w:p>
  </w:comment>
  <w:comment w:id="17" w:author="雪葬" w:date="2025-10-11T16:07:43Z" w:initials="">
    <w:p w14:paraId="6BA61D65">
      <w:pPr>
        <w:pStyle w:val="9"/>
        <w:rPr>
          <w:rFonts w:hint="default" w:eastAsiaTheme="minorEastAsia"/>
          <w:lang w:val="en-US" w:eastAsia="zh-CN"/>
        </w:rPr>
      </w:pPr>
      <w:r>
        <w:rPr>
          <w:rFonts w:hint="eastAsia"/>
          <w:lang w:val="en-US" w:eastAsia="zh-CN"/>
        </w:rPr>
        <w:t>阈值为固定的0.5</w:t>
      </w:r>
    </w:p>
  </w:comment>
  <w:comment w:id="18" w:author="雪葬" w:date="2025-10-11T16:09:40Z" w:initials="">
    <w:p w14:paraId="175D0A16">
      <w:pPr>
        <w:pStyle w:val="9"/>
      </w:pPr>
      <w:r>
        <w:drawing>
          <wp:inline distT="0" distB="0" distL="114300" distR="114300">
            <wp:extent cx="3048000" cy="8382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
                    <a:stretch>
                      <a:fillRect/>
                    </a:stretch>
                  </pic:blipFill>
                  <pic:spPr>
                    <a:xfrm>
                      <a:off x="0" y="0"/>
                      <a:ext cx="3048000" cy="838200"/>
                    </a:xfrm>
                    <a:prstGeom prst="rect">
                      <a:avLst/>
                    </a:prstGeom>
                    <a:noFill/>
                    <a:ln>
                      <a:noFill/>
                    </a:ln>
                  </pic:spPr>
                </pic:pic>
              </a:graphicData>
            </a:graphic>
          </wp:inline>
        </w:drawing>
      </w:r>
    </w:p>
  </w:comment>
  <w:comment w:id="19" w:author="雪葬" w:date="2025-10-12T14:45:52Z" w:initials="">
    <w:p w14:paraId="2C556935">
      <w:pPr>
        <w:pStyle w:val="6"/>
        <w:keepNext w:val="0"/>
        <w:keepLines w:val="0"/>
        <w:widowControl/>
        <w:suppressLineNumbers w:val="0"/>
      </w:pPr>
      <w:r>
        <w:t>核心思想：偏好不是一成不变的，而是动态演化的</w:t>
      </w:r>
    </w:p>
    <w:p w14:paraId="595E07F0">
      <w:pPr>
        <w:pStyle w:val="16"/>
        <w:keepNext w:val="0"/>
        <w:keepLines w:val="0"/>
        <w:widowControl/>
        <w:suppressLineNumbers w:val="0"/>
      </w:pPr>
      <w:r>
        <w:t>之前我们假设一个雾节点的偏好系数（比如对“报酬”的重视程度）是固定的。但这不符合现实。一个节点的偏好可能会因为它的“经历”而改变。</w:t>
      </w:r>
    </w:p>
    <w:p w14:paraId="2E217EC7">
      <w:pPr>
        <w:keepNext w:val="0"/>
        <w:keepLines w:val="0"/>
        <w:widowControl/>
        <w:numPr>
          <w:ilvl w:val="0"/>
          <w:numId w:val="9"/>
        </w:numPr>
        <w:suppressLineNumbers w:val="0"/>
        <w:spacing w:before="0" w:beforeAutospacing="1" w:after="0" w:afterAutospacing="1"/>
        <w:ind w:left="1440" w:hanging="360"/>
      </w:pPr>
    </w:p>
    <w:p w14:paraId="14873B41">
      <w:pPr>
        <w:pStyle w:val="16"/>
        <w:keepNext w:val="0"/>
        <w:keepLines w:val="0"/>
        <w:widowControl/>
        <w:suppressLineNumbers w:val="0"/>
        <w:ind w:left="720"/>
      </w:pPr>
      <w:r>
        <w:rPr>
          <w:b/>
          <w:bCs/>
        </w:rPr>
        <w:t>如果一个节点</w:t>
      </w:r>
      <w:r>
        <w:t xml:space="preserve"> 连续几次接了高报酬任务，并且都“很满意”，它可能会变得更加“贪婪”，未来会更倾向于选择高报酬任务。</w:t>
      </w:r>
    </w:p>
    <w:p w14:paraId="2A40503A">
      <w:pPr>
        <w:keepNext w:val="0"/>
        <w:keepLines w:val="0"/>
        <w:widowControl/>
        <w:numPr>
          <w:ilvl w:val="0"/>
          <w:numId w:val="9"/>
        </w:numPr>
        <w:suppressLineNumbers w:val="0"/>
        <w:spacing w:before="0" w:beforeAutospacing="1" w:after="0" w:afterAutospacing="1"/>
        <w:ind w:left="1440" w:hanging="360"/>
      </w:pPr>
    </w:p>
    <w:p w14:paraId="23CC09BC">
      <w:pPr>
        <w:keepNext w:val="0"/>
        <w:keepLines w:val="0"/>
        <w:widowControl/>
        <w:numPr>
          <w:ilvl w:val="0"/>
          <w:numId w:val="9"/>
        </w:numPr>
        <w:suppressLineNumbers w:val="0"/>
        <w:spacing w:before="0" w:beforeAutospacing="1" w:after="0" w:afterAutospacing="1"/>
        <w:ind w:left="1440" w:hanging="360"/>
      </w:pPr>
    </w:p>
    <w:p w14:paraId="6C6B6880">
      <w:pPr>
        <w:pStyle w:val="16"/>
        <w:keepNext w:val="0"/>
        <w:keepLines w:val="0"/>
        <w:widowControl/>
        <w:suppressLineNumbers w:val="0"/>
        <w:ind w:left="720"/>
      </w:pPr>
      <w:r>
        <w:rPr>
          <w:b/>
          <w:bCs/>
        </w:rPr>
        <w:t>反之，如果它</w:t>
      </w:r>
      <w:r>
        <w:t xml:space="preserve"> 几次都选了低成本、快速完成的任务，并觉得“很爽”，它可能会变得更注重“效率”，未来会更倾向于选择省时的任务。</w:t>
      </w:r>
    </w:p>
    <w:p w14:paraId="12DB0A84">
      <w:pPr>
        <w:keepNext w:val="0"/>
        <w:keepLines w:val="0"/>
        <w:widowControl/>
        <w:numPr>
          <w:ilvl w:val="0"/>
          <w:numId w:val="9"/>
        </w:numPr>
        <w:suppressLineNumbers w:val="0"/>
        <w:spacing w:before="0" w:beforeAutospacing="1" w:after="0" w:afterAutospacing="1"/>
        <w:ind w:left="1440" w:hanging="360"/>
      </w:pPr>
    </w:p>
    <w:p w14:paraId="50D77162">
      <w:pPr>
        <w:pStyle w:val="16"/>
        <w:keepNext w:val="0"/>
        <w:keepLines w:val="0"/>
        <w:widowControl/>
        <w:suppressLineNumbers w:val="0"/>
      </w:pPr>
      <w:r>
        <w:t>这一节就是要建立一个数学模型来描述这个</w:t>
      </w:r>
      <w:r>
        <w:rPr>
          <w:b/>
          <w:bCs/>
        </w:rPr>
        <w:t>动态演化的过程</w:t>
      </w:r>
      <w:r>
        <w:t>。</w:t>
      </w:r>
    </w:p>
    <w:p w14:paraId="2BAD5C49">
      <w:pPr>
        <w:pStyle w:val="9"/>
      </w:pPr>
    </w:p>
  </w:comment>
  <w:comment w:id="20" w:author="雪葬" w:date="2025-10-12T15:11:20Z" w:initials="">
    <w:p w14:paraId="5E675AC4">
      <w:pPr>
        <w:pStyle w:val="16"/>
        <w:keepNext w:val="0"/>
        <w:keepLines w:val="0"/>
        <w:widowControl/>
        <w:suppressLineNumbers w:val="0"/>
      </w:pPr>
      <w:r>
        <w:rPr>
          <w:b/>
          <w:bCs/>
        </w:rPr>
        <w:t>“从我（节点i）带有偏见的视角来看，报酬的诱惑力是效率吸引力的多少倍？”</w:t>
      </w:r>
    </w:p>
    <w:p w14:paraId="025B26B4">
      <w:pPr>
        <w:keepNext w:val="0"/>
        <w:keepLines w:val="0"/>
        <w:widowControl/>
        <w:numPr>
          <w:ilvl w:val="0"/>
          <w:numId w:val="10"/>
        </w:numPr>
        <w:suppressLineNumbers w:val="0"/>
        <w:spacing w:before="0" w:beforeAutospacing="1" w:after="0" w:afterAutospacing="1"/>
        <w:ind w:left="1440" w:hanging="360"/>
      </w:pPr>
    </w:p>
    <w:p w14:paraId="5120072B">
      <w:pPr>
        <w:pStyle w:val="16"/>
        <w:keepNext w:val="0"/>
        <w:keepLines w:val="0"/>
        <w:widowControl/>
        <w:suppressLineNumbers w:val="0"/>
        <w:ind w:left="720"/>
      </w:pPr>
      <w:r>
        <w:rPr>
          <w:b/>
          <w:bCs/>
        </w:rPr>
        <w:t xml:space="preserve">如果 </w:t>
      </w:r>
      <w:r>
        <w:rPr>
          <w:rStyle w:val="26"/>
          <w:b/>
          <w:bCs/>
        </w:rPr>
        <w:t>Δy_i &gt; 1</w:t>
      </w:r>
      <w:r>
        <w:rPr>
          <w:b/>
          <w:bCs/>
        </w:rPr>
        <w:t>:</w:t>
      </w:r>
    </w:p>
    <w:p w14:paraId="73344B06">
      <w:pPr>
        <w:keepNext w:val="0"/>
        <w:keepLines w:val="0"/>
        <w:widowControl/>
        <w:numPr>
          <w:ilvl w:val="0"/>
          <w:numId w:val="10"/>
        </w:numPr>
        <w:suppressLineNumbers w:val="0"/>
        <w:spacing w:before="0" w:beforeAutospacing="1" w:after="0" w:afterAutospacing="1"/>
        <w:ind w:left="1440" w:hanging="360"/>
      </w:pPr>
    </w:p>
    <w:p w14:paraId="28DD217C">
      <w:pPr>
        <w:keepNext w:val="0"/>
        <w:keepLines w:val="0"/>
        <w:widowControl/>
        <w:numPr>
          <w:ilvl w:val="1"/>
          <w:numId w:val="10"/>
        </w:numPr>
        <w:suppressLineNumbers w:val="0"/>
        <w:spacing w:before="0" w:beforeAutospacing="1" w:after="0" w:afterAutospacing="1"/>
        <w:ind w:left="2882" w:hanging="360"/>
      </w:pPr>
    </w:p>
    <w:p w14:paraId="470C07FC">
      <w:pPr>
        <w:pStyle w:val="16"/>
        <w:keepNext w:val="0"/>
        <w:keepLines w:val="0"/>
        <w:widowControl/>
        <w:suppressLineNumbers w:val="0"/>
        <w:ind w:left="1440"/>
      </w:pPr>
      <w:r>
        <w:t>这意味着分子大于分母。</w:t>
      </w:r>
    </w:p>
    <w:p w14:paraId="10440007">
      <w:pPr>
        <w:keepNext w:val="0"/>
        <w:keepLines w:val="0"/>
        <w:widowControl/>
        <w:numPr>
          <w:ilvl w:val="1"/>
          <w:numId w:val="10"/>
        </w:numPr>
        <w:suppressLineNumbers w:val="0"/>
        <w:spacing w:before="0" w:beforeAutospacing="1" w:after="0" w:afterAutospacing="1"/>
        <w:ind w:left="2882" w:hanging="360"/>
      </w:pPr>
    </w:p>
    <w:p w14:paraId="71D614F5">
      <w:pPr>
        <w:keepNext w:val="0"/>
        <w:keepLines w:val="0"/>
        <w:widowControl/>
        <w:numPr>
          <w:ilvl w:val="1"/>
          <w:numId w:val="10"/>
        </w:numPr>
        <w:suppressLineNumbers w:val="0"/>
        <w:spacing w:before="0" w:beforeAutospacing="1" w:after="0" w:afterAutospacing="1"/>
        <w:ind w:left="2882" w:hanging="360"/>
      </w:pPr>
    </w:p>
    <w:p w14:paraId="2FF838C3">
      <w:pPr>
        <w:pStyle w:val="16"/>
        <w:keepNext w:val="0"/>
        <w:keepLines w:val="0"/>
        <w:widowControl/>
        <w:suppressLineNumbers w:val="0"/>
        <w:ind w:left="1440"/>
      </w:pPr>
      <w:r>
        <w:rPr>
          <w:b/>
          <w:bCs/>
        </w:rPr>
        <w:t>解读：</w:t>
      </w:r>
      <w:r>
        <w:t xml:space="preserve"> “对我来说，这次任务中，金钱带来的满足感（报酬队的拉力）</w:t>
      </w:r>
      <w:r>
        <w:rPr>
          <w:b/>
          <w:bCs/>
        </w:rPr>
        <w:t>压倒性地战胜了</w:t>
      </w:r>
      <w:r>
        <w:t>省时间带来的满足感（成本队的拉力）！”</w:t>
      </w:r>
    </w:p>
    <w:p w14:paraId="1F767856">
      <w:pPr>
        <w:keepNext w:val="0"/>
        <w:keepLines w:val="0"/>
        <w:widowControl/>
        <w:numPr>
          <w:ilvl w:val="1"/>
          <w:numId w:val="10"/>
        </w:numPr>
        <w:suppressLineNumbers w:val="0"/>
        <w:spacing w:before="0" w:beforeAutospacing="1" w:after="0" w:afterAutospacing="1"/>
        <w:ind w:left="2882" w:hanging="360"/>
      </w:pPr>
    </w:p>
    <w:p w14:paraId="42104ADB">
      <w:pPr>
        <w:keepNext w:val="0"/>
        <w:keepLines w:val="0"/>
        <w:widowControl/>
        <w:numPr>
          <w:ilvl w:val="1"/>
          <w:numId w:val="10"/>
        </w:numPr>
        <w:suppressLineNumbers w:val="0"/>
        <w:spacing w:before="0" w:beforeAutospacing="1" w:after="0" w:afterAutospacing="1"/>
        <w:ind w:left="2882" w:hanging="360"/>
      </w:pPr>
    </w:p>
    <w:p w14:paraId="02D01D2E">
      <w:pPr>
        <w:pStyle w:val="16"/>
        <w:keepNext w:val="0"/>
        <w:keepLines w:val="0"/>
        <w:widowControl/>
        <w:suppressLineNumbers w:val="0"/>
        <w:ind w:left="1440"/>
      </w:pPr>
      <w:r>
        <w:t xml:space="preserve">这个比值越大（比如 </w:t>
      </w:r>
      <w:r>
        <w:rPr>
          <w:rStyle w:val="26"/>
        </w:rPr>
        <w:t>Δy_i = 5</w:t>
      </w:r>
      <w:r>
        <w:t>），说明“报酬队”赢得越是酣畅淋漓。</w:t>
      </w:r>
    </w:p>
    <w:p w14:paraId="79C9016A">
      <w:pPr>
        <w:keepNext w:val="0"/>
        <w:keepLines w:val="0"/>
        <w:widowControl/>
        <w:numPr>
          <w:ilvl w:val="1"/>
          <w:numId w:val="10"/>
        </w:numPr>
        <w:suppressLineNumbers w:val="0"/>
        <w:spacing w:before="0" w:beforeAutospacing="1" w:after="0" w:afterAutospacing="1"/>
        <w:ind w:left="2882" w:hanging="360"/>
      </w:pPr>
    </w:p>
    <w:p w14:paraId="1B256C16">
      <w:pPr>
        <w:keepNext w:val="0"/>
        <w:keepLines w:val="0"/>
        <w:widowControl/>
        <w:numPr>
          <w:ilvl w:val="0"/>
          <w:numId w:val="10"/>
        </w:numPr>
        <w:suppressLineNumbers w:val="0"/>
        <w:spacing w:before="0" w:beforeAutospacing="1" w:after="0" w:afterAutospacing="1"/>
        <w:ind w:left="1440" w:hanging="360"/>
      </w:pPr>
    </w:p>
    <w:p w14:paraId="13777383">
      <w:pPr>
        <w:pStyle w:val="16"/>
        <w:keepNext w:val="0"/>
        <w:keepLines w:val="0"/>
        <w:widowControl/>
        <w:suppressLineNumbers w:val="0"/>
        <w:ind w:left="720"/>
      </w:pPr>
      <w:r>
        <w:rPr>
          <w:b/>
          <w:bCs/>
        </w:rPr>
        <w:t xml:space="preserve">如果 </w:t>
      </w:r>
      <w:r>
        <w:rPr>
          <w:rStyle w:val="26"/>
          <w:b/>
          <w:bCs/>
        </w:rPr>
        <w:t>Δy_i &lt; 1</w:t>
      </w:r>
      <w:r>
        <w:rPr>
          <w:b/>
          <w:bCs/>
        </w:rPr>
        <w:t>:</w:t>
      </w:r>
    </w:p>
    <w:p w14:paraId="639F6B5C">
      <w:pPr>
        <w:keepNext w:val="0"/>
        <w:keepLines w:val="0"/>
        <w:widowControl/>
        <w:numPr>
          <w:ilvl w:val="0"/>
          <w:numId w:val="10"/>
        </w:numPr>
        <w:suppressLineNumbers w:val="0"/>
        <w:spacing w:before="0" w:beforeAutospacing="1" w:after="0" w:afterAutospacing="1"/>
        <w:ind w:left="1440" w:hanging="360"/>
      </w:pPr>
    </w:p>
    <w:p w14:paraId="20C24575">
      <w:pPr>
        <w:keepNext w:val="0"/>
        <w:keepLines w:val="0"/>
        <w:widowControl/>
        <w:numPr>
          <w:ilvl w:val="1"/>
          <w:numId w:val="11"/>
        </w:numPr>
        <w:suppressLineNumbers w:val="0"/>
        <w:tabs>
          <w:tab w:val="left" w:pos="1440"/>
        </w:tabs>
        <w:spacing w:before="0" w:beforeAutospacing="1" w:after="0" w:afterAutospacing="1"/>
        <w:ind w:left="2882" w:hanging="360"/>
      </w:pPr>
    </w:p>
    <w:p w14:paraId="212A2A60">
      <w:pPr>
        <w:pStyle w:val="16"/>
        <w:keepNext w:val="0"/>
        <w:keepLines w:val="0"/>
        <w:widowControl/>
        <w:suppressLineNumbers w:val="0"/>
        <w:ind w:left="1440"/>
      </w:pPr>
      <w:r>
        <w:t>这意味着分母大于分子。</w:t>
      </w:r>
    </w:p>
    <w:p w14:paraId="650E0F4D">
      <w:pPr>
        <w:keepNext w:val="0"/>
        <w:keepLines w:val="0"/>
        <w:widowControl/>
        <w:numPr>
          <w:ilvl w:val="1"/>
          <w:numId w:val="11"/>
        </w:numPr>
        <w:suppressLineNumbers w:val="0"/>
        <w:tabs>
          <w:tab w:val="left" w:pos="1440"/>
        </w:tabs>
        <w:spacing w:before="0" w:beforeAutospacing="1" w:after="0" w:afterAutospacing="1"/>
        <w:ind w:left="2882" w:hanging="360"/>
      </w:pPr>
    </w:p>
    <w:p w14:paraId="42867C3D">
      <w:pPr>
        <w:keepNext w:val="0"/>
        <w:keepLines w:val="0"/>
        <w:widowControl/>
        <w:numPr>
          <w:ilvl w:val="1"/>
          <w:numId w:val="11"/>
        </w:numPr>
        <w:suppressLineNumbers w:val="0"/>
        <w:tabs>
          <w:tab w:val="left" w:pos="1440"/>
        </w:tabs>
        <w:spacing w:before="0" w:beforeAutospacing="1" w:after="0" w:afterAutospacing="1"/>
        <w:ind w:left="2882" w:hanging="360"/>
      </w:pPr>
    </w:p>
    <w:p w14:paraId="563B0C9C">
      <w:pPr>
        <w:pStyle w:val="16"/>
        <w:keepNext w:val="0"/>
        <w:keepLines w:val="0"/>
        <w:widowControl/>
        <w:suppressLineNumbers w:val="0"/>
        <w:ind w:left="1440"/>
      </w:pPr>
      <w:r>
        <w:rPr>
          <w:b/>
          <w:bCs/>
        </w:rPr>
        <w:t>解读：</w:t>
      </w:r>
      <w:r>
        <w:t xml:space="preserve"> “对我来说，这次任务中，省时省力的爽快感（成本队的拉力）</w:t>
      </w:r>
      <w:r>
        <w:rPr>
          <w:b/>
          <w:bCs/>
        </w:rPr>
        <w:t>远比</w:t>
      </w:r>
      <w:r>
        <w:t>多给的那点钱（报酬队的拉力）更重要！”</w:t>
      </w:r>
    </w:p>
    <w:p w14:paraId="069A45AC">
      <w:pPr>
        <w:keepNext w:val="0"/>
        <w:keepLines w:val="0"/>
        <w:widowControl/>
        <w:numPr>
          <w:ilvl w:val="1"/>
          <w:numId w:val="11"/>
        </w:numPr>
        <w:suppressLineNumbers w:val="0"/>
        <w:tabs>
          <w:tab w:val="left" w:pos="1440"/>
        </w:tabs>
        <w:spacing w:before="0" w:beforeAutospacing="1" w:after="0" w:afterAutospacing="1"/>
        <w:ind w:left="2882" w:hanging="360"/>
      </w:pPr>
    </w:p>
    <w:p w14:paraId="158F797A">
      <w:pPr>
        <w:keepNext w:val="0"/>
        <w:keepLines w:val="0"/>
        <w:widowControl/>
        <w:numPr>
          <w:ilvl w:val="1"/>
          <w:numId w:val="11"/>
        </w:numPr>
        <w:suppressLineNumbers w:val="0"/>
        <w:tabs>
          <w:tab w:val="left" w:pos="1440"/>
        </w:tabs>
        <w:spacing w:before="0" w:beforeAutospacing="1" w:after="0" w:afterAutospacing="1"/>
        <w:ind w:left="2882" w:hanging="360"/>
      </w:pPr>
    </w:p>
    <w:p w14:paraId="5D0C6226">
      <w:pPr>
        <w:pStyle w:val="16"/>
        <w:keepNext w:val="0"/>
        <w:keepLines w:val="0"/>
        <w:widowControl/>
        <w:suppressLineNumbers w:val="0"/>
        <w:ind w:left="1440"/>
      </w:pPr>
      <w:r>
        <w:t xml:space="preserve">这个比值越小（比如 </w:t>
      </w:r>
      <w:r>
        <w:rPr>
          <w:rStyle w:val="26"/>
        </w:rPr>
        <w:t>Δy_i = 0.2</w:t>
      </w:r>
      <w:r>
        <w:t>），说明“成本队”的优势越明显。</w:t>
      </w:r>
    </w:p>
    <w:p w14:paraId="74F040CA">
      <w:pPr>
        <w:keepNext w:val="0"/>
        <w:keepLines w:val="0"/>
        <w:widowControl/>
        <w:numPr>
          <w:ilvl w:val="1"/>
          <w:numId w:val="11"/>
        </w:numPr>
        <w:suppressLineNumbers w:val="0"/>
        <w:tabs>
          <w:tab w:val="left" w:pos="1440"/>
        </w:tabs>
        <w:spacing w:before="0" w:beforeAutospacing="1" w:after="0" w:afterAutospacing="1"/>
        <w:ind w:left="2882" w:hanging="360"/>
      </w:pPr>
    </w:p>
    <w:p w14:paraId="350E6449">
      <w:pPr>
        <w:keepNext w:val="0"/>
        <w:keepLines w:val="0"/>
        <w:widowControl/>
        <w:numPr>
          <w:ilvl w:val="0"/>
          <w:numId w:val="10"/>
        </w:numPr>
        <w:suppressLineNumbers w:val="0"/>
        <w:spacing w:before="0" w:beforeAutospacing="1" w:after="0" w:afterAutospacing="1"/>
        <w:ind w:left="1440" w:hanging="360"/>
      </w:pPr>
    </w:p>
    <w:p w14:paraId="5C575FC0">
      <w:pPr>
        <w:pStyle w:val="16"/>
        <w:keepNext w:val="0"/>
        <w:keepLines w:val="0"/>
        <w:widowControl/>
        <w:suppressLineNumbers w:val="0"/>
        <w:ind w:left="720"/>
      </w:pPr>
      <w:r>
        <w:rPr>
          <w:b/>
          <w:bCs/>
        </w:rPr>
        <w:t xml:space="preserve">如果 </w:t>
      </w:r>
      <w:r>
        <w:rPr>
          <w:rStyle w:val="26"/>
          <w:b/>
          <w:bCs/>
        </w:rPr>
        <w:t>Δy_i = 1</w:t>
      </w:r>
      <w:r>
        <w:rPr>
          <w:b/>
          <w:bCs/>
        </w:rPr>
        <w:t>:</w:t>
      </w:r>
    </w:p>
    <w:p w14:paraId="2E7B357D">
      <w:pPr>
        <w:keepNext w:val="0"/>
        <w:keepLines w:val="0"/>
        <w:widowControl/>
        <w:numPr>
          <w:ilvl w:val="0"/>
          <w:numId w:val="10"/>
        </w:numPr>
        <w:suppressLineNumbers w:val="0"/>
        <w:spacing w:before="0" w:beforeAutospacing="1" w:after="0" w:afterAutospacing="1"/>
        <w:ind w:left="1440" w:hanging="360"/>
      </w:pPr>
    </w:p>
    <w:p w14:paraId="238122A1">
      <w:pPr>
        <w:keepNext w:val="0"/>
        <w:keepLines w:val="0"/>
        <w:widowControl/>
        <w:numPr>
          <w:ilvl w:val="1"/>
          <w:numId w:val="12"/>
        </w:numPr>
        <w:suppressLineNumbers w:val="0"/>
        <w:tabs>
          <w:tab w:val="left" w:pos="1440"/>
        </w:tabs>
        <w:spacing w:before="0" w:beforeAutospacing="1" w:after="0" w:afterAutospacing="1"/>
        <w:ind w:left="2882" w:hanging="360"/>
      </w:pPr>
    </w:p>
    <w:p w14:paraId="612258D7">
      <w:pPr>
        <w:pStyle w:val="16"/>
        <w:keepNext w:val="0"/>
        <w:keepLines w:val="0"/>
        <w:widowControl/>
        <w:suppressLineNumbers w:val="0"/>
        <w:ind w:left="1440"/>
      </w:pPr>
      <w:r>
        <w:t>这意味着分子和分母相等。</w:t>
      </w:r>
    </w:p>
    <w:p w14:paraId="33E81ECA">
      <w:pPr>
        <w:keepNext w:val="0"/>
        <w:keepLines w:val="0"/>
        <w:widowControl/>
        <w:numPr>
          <w:ilvl w:val="1"/>
          <w:numId w:val="12"/>
        </w:numPr>
        <w:suppressLineNumbers w:val="0"/>
        <w:tabs>
          <w:tab w:val="left" w:pos="1440"/>
        </w:tabs>
        <w:spacing w:before="0" w:beforeAutospacing="1" w:after="0" w:afterAutospacing="1"/>
        <w:ind w:left="2882" w:hanging="360"/>
      </w:pPr>
    </w:p>
    <w:p w14:paraId="2E62553E">
      <w:pPr>
        <w:keepNext w:val="0"/>
        <w:keepLines w:val="0"/>
        <w:widowControl/>
        <w:numPr>
          <w:ilvl w:val="1"/>
          <w:numId w:val="12"/>
        </w:numPr>
        <w:suppressLineNumbers w:val="0"/>
        <w:tabs>
          <w:tab w:val="left" w:pos="1440"/>
        </w:tabs>
        <w:spacing w:before="0" w:beforeAutospacing="1" w:after="0" w:afterAutospacing="1"/>
        <w:ind w:left="2882" w:hanging="360"/>
      </w:pPr>
    </w:p>
    <w:p w14:paraId="06F10DF4">
      <w:pPr>
        <w:pStyle w:val="16"/>
        <w:keepNext w:val="0"/>
        <w:keepLines w:val="0"/>
        <w:widowControl/>
        <w:suppressLineNumbers w:val="0"/>
        <w:ind w:left="1440"/>
      </w:pPr>
      <w:r>
        <w:rPr>
          <w:b/>
          <w:bCs/>
        </w:rPr>
        <w:t>解读：</w:t>
      </w:r>
      <w:r>
        <w:t xml:space="preserve"> “对我来说，这次任务中，报酬的诱惑和成本的吸引力</w:t>
      </w:r>
      <w:r>
        <w:rPr>
          <w:b/>
          <w:bCs/>
        </w:rPr>
        <w:t>正好相互抵消</w:t>
      </w:r>
      <w:r>
        <w:t>，势均力敌。”</w:t>
      </w:r>
    </w:p>
    <w:p w14:paraId="50F70ACC">
      <w:pPr>
        <w:keepNext w:val="0"/>
        <w:keepLines w:val="0"/>
        <w:widowControl/>
        <w:numPr>
          <w:ilvl w:val="1"/>
          <w:numId w:val="12"/>
        </w:numPr>
        <w:suppressLineNumbers w:val="0"/>
        <w:tabs>
          <w:tab w:val="left" w:pos="1440"/>
        </w:tabs>
        <w:spacing w:before="0" w:beforeAutospacing="1" w:after="0" w:afterAutospacing="1"/>
        <w:ind w:left="2882" w:hanging="360"/>
      </w:pPr>
    </w:p>
    <w:p w14:paraId="54676EB6">
      <w:pPr>
        <w:pStyle w:val="6"/>
        <w:keepNext w:val="0"/>
        <w:keepLines w:val="0"/>
        <w:widowControl/>
        <w:suppressLineNumbers w:val="0"/>
      </w:pPr>
      <w:r>
        <w:rPr>
          <w:rStyle w:val="26"/>
        </w:rPr>
        <w:t>Δy</w:t>
      </w:r>
      <w:r>
        <w:t xml:space="preserve"> 如何影响偏好更新？</w:t>
      </w:r>
    </w:p>
    <w:p w14:paraId="1F137776">
      <w:pPr>
        <w:pStyle w:val="16"/>
        <w:keepNext w:val="0"/>
        <w:keepLines w:val="0"/>
        <w:widowControl/>
        <w:suppressLineNumbers w:val="0"/>
      </w:pPr>
      <w:r>
        <w:t xml:space="preserve">当这个计算出来的比值 </w:t>
      </w:r>
      <w:r>
        <w:rPr>
          <w:rStyle w:val="26"/>
        </w:rPr>
        <w:t>Δy</w:t>
      </w:r>
      <w:r>
        <w:t xml:space="preserve"> 再代入到公式（16）中去更新偏好时（</w:t>
      </w:r>
      <w:r>
        <w:rPr>
          <w:rStyle w:val="26"/>
        </w:rPr>
        <w:t>δ_i^(t+1) = δ_i^t ± Δy</w:t>
      </w:r>
      <w:r>
        <w:t>），这个比值结构就显示出它激进的一面：</w:t>
      </w:r>
    </w:p>
    <w:p w14:paraId="05280E4B">
      <w:pPr>
        <w:keepNext w:val="0"/>
        <w:keepLines w:val="0"/>
        <w:widowControl/>
        <w:numPr>
          <w:ilvl w:val="0"/>
          <w:numId w:val="13"/>
        </w:numPr>
        <w:suppressLineNumbers w:val="0"/>
        <w:spacing w:before="0" w:beforeAutospacing="1" w:after="0" w:afterAutospacing="1"/>
        <w:ind w:left="1440" w:hanging="360"/>
      </w:pPr>
    </w:p>
    <w:p w14:paraId="32B02EF0">
      <w:pPr>
        <w:pStyle w:val="16"/>
        <w:keepNext w:val="0"/>
        <w:keepLines w:val="0"/>
        <w:widowControl/>
        <w:suppressLineNumbers w:val="0"/>
        <w:ind w:left="720"/>
      </w:pPr>
      <w:r>
        <w:t>它不再是一个微小的调整值，而是一个</w:t>
      </w:r>
      <w:r>
        <w:rPr>
          <w:b/>
          <w:bCs/>
        </w:rPr>
        <w:t>反映了优势悬殊程度的乘数</w:t>
      </w:r>
      <w:r>
        <w:t>。</w:t>
      </w:r>
    </w:p>
    <w:p w14:paraId="3E1E5F96">
      <w:pPr>
        <w:keepNext w:val="0"/>
        <w:keepLines w:val="0"/>
        <w:widowControl/>
        <w:numPr>
          <w:ilvl w:val="0"/>
          <w:numId w:val="13"/>
        </w:numPr>
        <w:suppressLineNumbers w:val="0"/>
        <w:spacing w:before="0" w:beforeAutospacing="1" w:after="0" w:afterAutospacing="1"/>
        <w:ind w:left="1440" w:hanging="360"/>
      </w:pPr>
    </w:p>
    <w:p w14:paraId="6C2509CB">
      <w:pPr>
        <w:keepNext w:val="0"/>
        <w:keepLines w:val="0"/>
        <w:widowControl/>
        <w:numPr>
          <w:ilvl w:val="0"/>
          <w:numId w:val="13"/>
        </w:numPr>
        <w:suppressLineNumbers w:val="0"/>
        <w:spacing w:before="0" w:beforeAutospacing="1" w:after="0" w:afterAutospacing="1"/>
        <w:ind w:left="1440" w:hanging="360"/>
      </w:pPr>
    </w:p>
    <w:p w14:paraId="17714363">
      <w:pPr>
        <w:pStyle w:val="16"/>
        <w:keepNext w:val="0"/>
        <w:keepLines w:val="0"/>
        <w:widowControl/>
        <w:suppressLineNumbers w:val="0"/>
        <w:ind w:left="720"/>
      </w:pPr>
      <w:r>
        <w:t xml:space="preserve">一场优势巨大的“胜利”（比如 </w:t>
      </w:r>
      <w:r>
        <w:rPr>
          <w:rStyle w:val="26"/>
        </w:rPr>
        <w:t>Δy = 5</w:t>
      </w:r>
      <w:r>
        <w:t>）会导致下一次偏好发生</w:t>
      </w:r>
      <w:r>
        <w:rPr>
          <w:b/>
          <w:bCs/>
        </w:rPr>
        <w:t>剧烈的、跳跃式的改变</w:t>
      </w:r>
      <w:r>
        <w:t>。这恰恰模拟了“偏好逆转”中那种突然的、非线性的思想转变。</w:t>
      </w:r>
    </w:p>
    <w:p w14:paraId="02F84FE1">
      <w:pPr>
        <w:keepNext w:val="0"/>
        <w:keepLines w:val="0"/>
        <w:widowControl/>
        <w:numPr>
          <w:ilvl w:val="0"/>
          <w:numId w:val="13"/>
        </w:numPr>
        <w:suppressLineNumbers w:val="0"/>
        <w:spacing w:before="0" w:beforeAutospacing="1" w:after="0" w:afterAutospacing="1"/>
        <w:ind w:left="1440" w:hanging="360"/>
      </w:pPr>
    </w:p>
    <w:p w14:paraId="53FB25F0">
      <w:pPr>
        <w:keepNext w:val="0"/>
        <w:keepLines w:val="0"/>
        <w:widowControl/>
        <w:numPr>
          <w:ilvl w:val="0"/>
          <w:numId w:val="13"/>
        </w:numPr>
        <w:suppressLineNumbers w:val="0"/>
        <w:spacing w:before="0" w:beforeAutospacing="1" w:after="0" w:afterAutospacing="1"/>
        <w:ind w:left="1440" w:hanging="360"/>
      </w:pPr>
    </w:p>
    <w:p w14:paraId="18F461F2">
      <w:pPr>
        <w:pStyle w:val="16"/>
        <w:keepNext w:val="0"/>
        <w:keepLines w:val="0"/>
        <w:widowControl/>
        <w:suppressLineNumbers w:val="0"/>
        <w:ind w:left="720"/>
      </w:pPr>
      <w:r>
        <w:t>它体现了：一次印象深刻的“满足”或“失望”，可能会极大地、甚至颠覆性地改变一个人的未来偏好。</w:t>
      </w:r>
    </w:p>
    <w:p w14:paraId="2CFD15AC">
      <w:pPr>
        <w:keepNext w:val="0"/>
        <w:keepLines w:val="0"/>
        <w:widowControl/>
        <w:numPr>
          <w:ilvl w:val="0"/>
          <w:numId w:val="13"/>
        </w:numPr>
        <w:suppressLineNumbers w:val="0"/>
        <w:spacing w:before="0" w:beforeAutospacing="1" w:after="0" w:afterAutospacing="1"/>
        <w:ind w:left="1440" w:hanging="360"/>
      </w:pPr>
    </w:p>
    <w:p w14:paraId="037B268F">
      <w:pPr>
        <w:pStyle w:val="9"/>
      </w:pPr>
    </w:p>
  </w:comment>
  <w:comment w:id="21" w:author="雪葬" w:date="2025-10-12T15:49:20Z" w:initials="">
    <w:p w14:paraId="0610373E">
      <w:pPr>
        <w:pStyle w:val="9"/>
        <w:rPr>
          <w:rFonts w:hint="default" w:eastAsiaTheme="minorEastAsia"/>
          <w:lang w:val="en-US" w:eastAsia="zh-CN"/>
        </w:rPr>
      </w:pPr>
      <w:r>
        <w:rPr>
          <w:rFonts w:hint="eastAsia"/>
          <w:lang w:val="en-US" w:eastAsia="zh-CN"/>
        </w:rPr>
        <w:t>为什么要这样定义？</w:t>
      </w:r>
    </w:p>
  </w:comment>
  <w:comment w:id="22" w:author="雪葬" w:date="2025-10-15T20:54:40Z" w:initials="">
    <w:p w14:paraId="3F1D3E37">
      <w:pPr>
        <w:pStyle w:val="9"/>
        <w:rPr>
          <w:rFonts w:hint="eastAsia" w:eastAsiaTheme="minorEastAsia"/>
          <w:lang w:eastAsia="zh-CN"/>
        </w:rPr>
      </w:pPr>
      <w:r>
        <w:rPr>
          <w:rFonts w:hint="eastAsia"/>
          <w:lang w:eastAsia="zh-CN"/>
        </w:rPr>
        <w:t>？</w:t>
      </w:r>
    </w:p>
  </w:comment>
  <w:comment w:id="23" w:author="雪葬" w:date="2025-10-16T22:10:54Z" w:initials="">
    <w:p w14:paraId="1D5E3AC9">
      <w:pPr>
        <w:pStyle w:val="9"/>
      </w:pPr>
      <w:r>
        <w:rPr>
          <w:rFonts w:ascii="宋体" w:hAnsi="宋体" w:eastAsia="宋体" w:cs="宋体"/>
          <w:sz w:val="24"/>
          <w:szCs w:val="24"/>
        </w:rPr>
        <w:t xml:space="preserve">每个节点 </w:t>
      </w:r>
      <w:r>
        <w:rPr>
          <w:rStyle w:val="26"/>
          <w:rFonts w:ascii="宋体" w:hAnsi="宋体" w:eastAsia="宋体" w:cs="宋体"/>
          <w:sz w:val="24"/>
          <w:szCs w:val="24"/>
        </w:rPr>
        <w:t>i</w:t>
      </w:r>
      <w:r>
        <w:rPr>
          <w:rFonts w:ascii="宋体" w:hAnsi="宋体" w:eastAsia="宋体" w:cs="宋体"/>
          <w:sz w:val="24"/>
          <w:szCs w:val="24"/>
        </w:rPr>
        <w:t xml:space="preserve"> 根据自己</w:t>
      </w:r>
      <w:r>
        <w:rPr>
          <w:rFonts w:ascii="宋体" w:hAnsi="宋体" w:eastAsia="宋体" w:cs="宋体"/>
          <w:b/>
          <w:bCs/>
          <w:sz w:val="24"/>
          <w:szCs w:val="24"/>
        </w:rPr>
        <w:t xml:space="preserve">最新的偏好 </w:t>
      </w:r>
      <w:r>
        <w:rPr>
          <w:rStyle w:val="26"/>
          <w:rFonts w:ascii="宋体" w:hAnsi="宋体" w:eastAsia="宋体" w:cs="宋体"/>
          <w:b/>
          <w:bCs/>
          <w:sz w:val="24"/>
          <w:szCs w:val="24"/>
        </w:rPr>
        <w:t>δ</w:t>
      </w:r>
      <w:r>
        <w:rPr>
          <w:rFonts w:ascii="宋体" w:hAnsi="宋体" w:eastAsia="宋体" w:cs="宋体"/>
          <w:sz w:val="24"/>
          <w:szCs w:val="24"/>
        </w:rPr>
        <w:t xml:space="preserve">，计算出对任务 </w:t>
      </w:r>
      <w:r>
        <w:rPr>
          <w:rStyle w:val="26"/>
          <w:rFonts w:ascii="宋体" w:hAnsi="宋体" w:eastAsia="宋体" w:cs="宋体"/>
          <w:sz w:val="24"/>
          <w:szCs w:val="24"/>
        </w:rPr>
        <w:t>j</w:t>
      </w:r>
      <w:r>
        <w:rPr>
          <w:rFonts w:ascii="宋体" w:hAnsi="宋体" w:eastAsia="宋体" w:cs="宋体"/>
          <w:sz w:val="24"/>
          <w:szCs w:val="24"/>
        </w:rPr>
        <w:t xml:space="preserve"> 的</w:t>
      </w:r>
      <w:r>
        <w:rPr>
          <w:rFonts w:ascii="宋体" w:hAnsi="宋体" w:eastAsia="宋体" w:cs="宋体"/>
          <w:b/>
          <w:bCs/>
          <w:sz w:val="24"/>
          <w:szCs w:val="24"/>
        </w:rPr>
        <w:t xml:space="preserve">出价 </w:t>
      </w:r>
      <w:r>
        <w:rPr>
          <w:rStyle w:val="26"/>
          <w:rFonts w:ascii="宋体" w:hAnsi="宋体" w:eastAsia="宋体" w:cs="宋体"/>
          <w:b/>
          <w:bCs/>
          <w:sz w:val="24"/>
          <w:szCs w:val="24"/>
        </w:rPr>
        <w:t>b_ij</w:t>
      </w:r>
      <w:r>
        <w:rPr>
          <w:rFonts w:ascii="宋体" w:hAnsi="宋体" w:eastAsia="宋体" w:cs="宋体"/>
          <w:sz w:val="24"/>
          <w:szCs w:val="24"/>
        </w:rPr>
        <w:t xml:space="preserve">。这个出价公式我们之前讨论过，它等于 </w:t>
      </w:r>
      <w:r>
        <w:rPr>
          <w:rStyle w:val="26"/>
          <w:rFonts w:ascii="宋体" w:hAnsi="宋体" w:eastAsia="宋体" w:cs="宋体"/>
          <w:sz w:val="24"/>
          <w:szCs w:val="24"/>
        </w:rPr>
        <w:t>实际成本 - 偏好满足感</w:t>
      </w:r>
      <w:r>
        <w:rPr>
          <w:rFonts w:ascii="宋体" w:hAnsi="宋体" w:eastAsia="宋体" w:cs="宋体"/>
          <w:sz w:val="24"/>
          <w:szCs w:val="24"/>
        </w:rPr>
        <w:t>。一个节点对某个任务越“满意”（</w:t>
      </w:r>
      <w:r>
        <w:rPr>
          <w:rStyle w:val="26"/>
          <w:rFonts w:ascii="宋体" w:hAnsi="宋体" w:eastAsia="宋体" w:cs="宋体"/>
          <w:sz w:val="24"/>
          <w:szCs w:val="24"/>
        </w:rPr>
        <w:t>L</w:t>
      </w:r>
      <w:r>
        <w:rPr>
          <w:rFonts w:ascii="宋体" w:hAnsi="宋体" w:eastAsia="宋体" w:cs="宋体"/>
          <w:sz w:val="24"/>
          <w:szCs w:val="24"/>
        </w:rPr>
        <w:t>值越高），它就越愿意压低自己的报价，以提高竞争力。</w:t>
      </w:r>
    </w:p>
  </w:comment>
  <w:comment w:id="24" w:author="雪葬" w:date="2025-10-16T23:19:19Z" w:initials="">
    <w:p w14:paraId="416942C1">
      <w:pPr>
        <w:pStyle w:val="16"/>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 xml:space="preserve">令 </w:t>
      </w:r>
      <w:r>
        <w:rPr>
          <w:rStyle w:val="26"/>
        </w:rPr>
        <w:t>α = β = 1</w:t>
      </w:r>
      <w:r>
        <w:t>：这意味着把弯曲的价值曲线简化为</w:t>
      </w:r>
      <w:r>
        <w:rPr>
          <w:b/>
          <w:bCs/>
        </w:rPr>
        <w:t>直线</w:t>
      </w:r>
      <w:r>
        <w:t>。即满意度的增减是线性的，这大大简化了计算。</w:t>
      </w:r>
    </w:p>
    <w:p w14:paraId="0C11366F">
      <w:pPr>
        <w:pStyle w:val="16"/>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t xml:space="preserve">令 </w:t>
      </w:r>
      <w:r>
        <w:rPr>
          <w:rStyle w:val="26"/>
        </w:rPr>
        <w:t>λ = 2</w:t>
      </w:r>
      <w:r>
        <w:t>：这是一个行为经济学中经典的发现，即</w:t>
      </w:r>
      <w:r>
        <w:rPr>
          <w:b/>
          <w:bCs/>
        </w:rPr>
        <w:t>损失带来的痛苦大约是同等收益带来的快乐的两倍</w:t>
      </w:r>
      <w:r>
        <w:t>。</w:t>
      </w:r>
    </w:p>
    <w:p w14:paraId="1D0215F9">
      <w:pPr>
        <w:pStyle w:val="9"/>
        <w:rPr>
          <w:rFonts w:hint="eastAsia" w:eastAsiaTheme="minorEastAsia"/>
          <w:lang w:val="en-US" w:eastAsia="zh-CN"/>
        </w:rPr>
      </w:pPr>
      <w:r>
        <w:rPr>
          <w:rFonts w:hint="default" w:ascii="Symbol" w:hAnsi="Symbol" w:eastAsia="Symbol" w:cs="Symbol"/>
          <w:sz w:val="24"/>
        </w:rPr>
        <w:t>·</w:t>
      </w:r>
      <w:r>
        <w:rPr>
          <w:rFonts w:hint="eastAsia" w:ascii="宋体" w:hAnsi="宋体" w:eastAsia="宋体" w:cs="宋体"/>
          <w:sz w:val="24"/>
        </w:rPr>
        <w:t xml:space="preserve">  </w:t>
      </w:r>
    </w:p>
  </w:comment>
  <w:comment w:id="25" w:author="雪葬" w:date="2025-10-16T23:22:02Z" w:initials="">
    <w:p w14:paraId="2B0C0A14">
      <w:pPr>
        <w:pStyle w:val="9"/>
        <w:rPr>
          <w:rFonts w:hint="default" w:eastAsiaTheme="minorEastAsia"/>
          <w:lang w:val="en-US" w:eastAsia="zh-CN"/>
        </w:rPr>
      </w:pPr>
      <w:r>
        <w:rPr>
          <w:rFonts w:hint="eastAsia"/>
          <w:lang w:val="en-US" w:eastAsia="zh-CN"/>
        </w:rPr>
        <w:t>这里是进行一次处理就好吗？</w:t>
      </w:r>
    </w:p>
  </w:comment>
  <w:comment w:id="26" w:author="雪葬" w:date="2025-10-17T13:26:13Z" w:initials="">
    <w:p w14:paraId="2BF6038E">
      <w:pPr>
        <w:pStyle w:val="9"/>
        <w:rPr>
          <w:rFonts w:hint="eastAsia" w:eastAsiaTheme="minorEastAsia"/>
          <w:lang w:eastAsia="zh-CN"/>
        </w:rPr>
      </w:pPr>
      <w:r>
        <w:rPr>
          <w:rFonts w:hint="eastAsia"/>
          <w:lang w:eastAsia="zh-CN"/>
        </w:rPr>
        <w:t>？</w:t>
      </w:r>
    </w:p>
  </w:comment>
  <w:comment w:id="27" w:author="雪葬" w:date="2025-10-17T15:04:48Z" w:initials="">
    <w:p w14:paraId="2FD93064">
      <w:pPr>
        <w:pStyle w:val="9"/>
        <w:rPr>
          <w:rFonts w:hint="default" w:eastAsiaTheme="minorEastAsia"/>
          <w:lang w:val="en-US" w:eastAsia="zh-CN"/>
        </w:rPr>
      </w:pPr>
      <w:r>
        <w:rPr>
          <w:rFonts w:hint="eastAsia"/>
          <w:lang w:val="en-US" w:eastAsia="zh-CN"/>
        </w:rPr>
        <w:t>在参数设置中，是设置随机分布好还是正态分布好呢？</w:t>
      </w:r>
    </w:p>
  </w:comment>
  <w:comment w:id="28" w:author="雪葬" w:date="2025-10-17T15:08:57Z" w:initials="">
    <w:p w14:paraId="344C3A2C">
      <w:pPr>
        <w:pStyle w:val="9"/>
        <w:rPr>
          <w:rFonts w:hint="default" w:eastAsiaTheme="minorEastAsia"/>
          <w:lang w:val="en-US" w:eastAsia="zh-CN"/>
        </w:rPr>
      </w:pPr>
      <w:r>
        <w:rPr>
          <w:rFonts w:hint="eastAsia"/>
          <w:lang w:val="en-US" w:eastAsia="zh-CN"/>
        </w:rPr>
        <w:t>这里考虑现实情况</w:t>
      </w:r>
    </w:p>
  </w:comment>
  <w:comment w:id="29" w:author="雪葬" w:date="2025-10-17T15:43:39Z" w:initials="">
    <w:p w14:paraId="15E32117">
      <w:pPr>
        <w:pStyle w:val="9"/>
        <w:rPr>
          <w:rFonts w:hint="eastAsia" w:eastAsiaTheme="minorEastAsia"/>
          <w:lang w:eastAsia="zh-CN"/>
        </w:rPr>
      </w:pP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1C402D" w15:done="0"/>
  <w15:commentEx w15:paraId="2E5D5D28" w15:done="0"/>
  <w15:commentEx w15:paraId="398F28C2" w15:done="0"/>
  <w15:commentEx w15:paraId="3E7D5D78" w15:done="0"/>
  <w15:commentEx w15:paraId="3C540620" w15:done="0"/>
  <w15:commentEx w15:paraId="42A64AD6" w15:done="0"/>
  <w15:commentEx w15:paraId="04140D23" w15:done="0"/>
  <w15:commentEx w15:paraId="42561777" w15:done="0"/>
  <w15:commentEx w15:paraId="30117B9B" w15:done="0"/>
  <w15:commentEx w15:paraId="357B7BB6" w15:done="0"/>
  <w15:commentEx w15:paraId="071D7701" w15:done="0"/>
  <w15:commentEx w15:paraId="3A643532" w15:done="0"/>
  <w15:commentEx w15:paraId="2D9D3258" w15:done="0"/>
  <w15:commentEx w15:paraId="3C1F485E" w15:done="0"/>
  <w15:commentEx w15:paraId="177A7B5A" w15:done="0"/>
  <w15:commentEx w15:paraId="4FB43948" w15:done="0"/>
  <w15:commentEx w15:paraId="60F41E88" w15:done="0"/>
  <w15:commentEx w15:paraId="6BA61D65" w15:done="0"/>
  <w15:commentEx w15:paraId="175D0A16" w15:done="0"/>
  <w15:commentEx w15:paraId="2BAD5C49" w15:done="0"/>
  <w15:commentEx w15:paraId="037B268F" w15:done="0"/>
  <w15:commentEx w15:paraId="0610373E" w15:done="0"/>
  <w15:commentEx w15:paraId="3F1D3E37" w15:done="0"/>
  <w15:commentEx w15:paraId="1D5E3AC9" w15:done="0"/>
  <w15:commentEx w15:paraId="1D0215F9" w15:done="0"/>
  <w15:commentEx w15:paraId="2B0C0A14" w15:done="0"/>
  <w15:commentEx w15:paraId="2BF6038E" w15:done="0"/>
  <w15:commentEx w15:paraId="2FD93064" w15:done="0"/>
  <w15:commentEx w15:paraId="344C3A2C" w15:done="0"/>
  <w15:commentEx w15:paraId="15E3211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w:altName w:val="Book Antiqua"/>
    <w:panose1 w:val="00000000000000000000"/>
    <w:charset w:val="00"/>
    <w:family w:val="roman"/>
    <w:pitch w:val="default"/>
    <w:sig w:usb0="00000000" w:usb1="00000000" w:usb2="00000000" w:usb3="00000000" w:csb0="00000001" w:csb1="00000000"/>
  </w:font>
  <w:font w:name="Helvetica">
    <w:altName w:val="Arial"/>
    <w:panose1 w:val="020B0504020202020204"/>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swiss"/>
    <w:pitch w:val="default"/>
    <w:sig w:usb0="FFFFFFFF" w:usb1="E9FFFFFF" w:usb2="0000003F" w:usb3="00000000" w:csb0="603F01FF" w:csb1="FFFF0000"/>
  </w:font>
  <w:font w:name="ProgramThree">
    <w:altName w:val="Segoe Print"/>
    <w:panose1 w:val="00000000000000000000"/>
    <w:charset w:val="00"/>
    <w:family w:val="roman"/>
    <w:pitch w:val="default"/>
    <w:sig w:usb0="00000000" w:usb1="00000000" w:usb2="00000000" w:usb3="00000000" w:csb0="00000001" w:csb1="00000000"/>
  </w:font>
  <w:font w:name="Helvetica Condensed">
    <w:altName w:val="Arial"/>
    <w:panose1 w:val="00000000000000000000"/>
    <w:charset w:val="00"/>
    <w:family w:val="swiss"/>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system-ui">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 w:lineRule="exact"/>
      <w:jc w:val="center"/>
      <w:rPr>
        <w:rFonts w:ascii="Arial" w:hAnsi="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 w:lineRule="exact"/>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0" w:lineRule="exact"/>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 w:lineRule="exact"/>
      <w:jc w:val="center"/>
      <w:rPr>
        <w:rFonts w:ascii="Arial" w:hAnsi="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 w:lineRule="exact"/>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p>
  </w:footnote>
  <w:footnote w:type="continuationSeparator" w:id="1">
    <w:p>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t>AUTHOR:  TITLE</w:t>
    </w:r>
    <w:r>
      <w:tab/>
    </w:r>
    <w:r>
      <w:rPr>
        <w:i/>
        <w:caps w:val="0"/>
        <w:vanish/>
      </w:rPr>
      <w:t>odd page</w:t>
    </w:r>
    <w:r>
      <w:rPr>
        <w:caps w:val="0"/>
        <w:vanish/>
      </w:rPr>
      <w:t xml:space="preserve">    </w:t>
    </w:r>
    <w:r>
      <w:fldChar w:fldCharType="begin"/>
    </w:r>
    <w:r>
      <w:instrText xml:space="preserve">PAGE</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fldChar w:fldCharType="begin"/>
    </w:r>
    <w:r>
      <w:instrText xml:space="preserve">PAGE</w:instrText>
    </w:r>
    <w:r>
      <w:fldChar w:fldCharType="separate"/>
    </w:r>
    <w:r>
      <w:t>2</w:t>
    </w:r>
    <w:r>
      <w:fldChar w:fldCharType="end"/>
    </w:r>
    <w:r>
      <w:rPr>
        <w:b/>
        <w:i/>
        <w:vanish/>
      </w:rPr>
      <w:t xml:space="preserve">   </w:t>
    </w:r>
    <w:r>
      <w:rPr>
        <w:i/>
        <w:caps w:val="0"/>
        <w:vanish/>
      </w:rPr>
      <w:t>even page</w:t>
    </w:r>
    <w:r>
      <w:tab/>
    </w:r>
    <w:r>
      <w:t>IEEE TRANSACTIONS ON XXXXXXXXXXXXXXXXXXXX,  vol.  #,  no.  #,  MMMMMMMM  1996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t>IEEE TRANSACTIONS ON jo参与者nal name,  manuscript ID</w:t>
    </w:r>
    <w:r>
      <w:tab/>
    </w:r>
    <w:r>
      <w:rPr>
        <w:b/>
        <w:caps w:val="0"/>
        <w:vanish/>
        <w:sz w:val="16"/>
      </w:rPr>
      <w:t>first page</w:t>
    </w:r>
    <w:r>
      <w:rPr>
        <w:caps w:val="0"/>
        <w:vanish/>
      </w:rPr>
      <w:t xml:space="preserve">   </w:t>
    </w: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t>AUTHOR et al.:  TITLE</w:t>
    </w:r>
    <w:r>
      <w:tab/>
    </w:r>
    <w:r>
      <w:rPr>
        <w:i/>
        <w:caps w:val="0"/>
        <w:vanish/>
      </w:rPr>
      <w:t>odd page</w:t>
    </w:r>
    <w:r>
      <w:rPr>
        <w:caps w:val="0"/>
        <w:vanish/>
      </w:rPr>
      <w:t xml:space="preserve">    </w:t>
    </w:r>
    <w:r>
      <w:fldChar w:fldCharType="begin"/>
    </w:r>
    <w:r>
      <w:instrText xml:space="preserve">PAGE</w:instrText>
    </w:r>
    <w:r>
      <w:fldChar w:fldCharType="separate"/>
    </w:r>
    <w:r>
      <w:t>15</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fldChar w:fldCharType="begin"/>
    </w:r>
    <w:r>
      <w:instrText xml:space="preserve">PAGE</w:instrText>
    </w:r>
    <w:r>
      <w:fldChar w:fldCharType="separate"/>
    </w:r>
    <w:r>
      <w:t>16</w:t>
    </w:r>
    <w:r>
      <w:fldChar w:fldCharType="end"/>
    </w:r>
    <w:r>
      <w:rPr>
        <w:b/>
        <w:i/>
        <w:vanish/>
      </w:rPr>
      <w:t xml:space="preserve">   </w:t>
    </w:r>
    <w:r>
      <w:rPr>
        <w:i/>
        <w:caps w:val="0"/>
        <w:vanish/>
      </w:rPr>
      <w:t>even page</w:t>
    </w:r>
    <w:r>
      <w:tab/>
    </w:r>
    <w:r>
      <w:t>IEEE TRANSACTIONS ON jo参与者nal name,  manuscript id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t>AUTHOR et al.:  TITLE</w:t>
    </w:r>
    <w:r>
      <w:tab/>
    </w:r>
    <w:r>
      <w:rPr>
        <w:i/>
        <w:caps w:val="0"/>
        <w:vanish/>
      </w:rPr>
      <w:t>odd page</w:t>
    </w:r>
    <w:r>
      <w:rPr>
        <w:caps w:val="0"/>
        <w:vanish/>
      </w:rPr>
      <w:t xml:space="preserve">    </w:t>
    </w:r>
    <w:r>
      <w:fldChar w:fldCharType="begin"/>
    </w:r>
    <w:r>
      <w:instrText xml:space="preserve">PAGE</w:instrText>
    </w:r>
    <w:r>
      <w:fldChar w:fldCharType="separate"/>
    </w:r>
    <w:r>
      <w:t>20</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right" w:pos="10320"/>
        <w:tab w:val="clear" w:pos="10200"/>
      </w:tabs>
      <w:spacing w:line="180" w:lineRule="exact"/>
    </w:pPr>
    <w:r>
      <w:fldChar w:fldCharType="begin"/>
    </w:r>
    <w:r>
      <w:instrText xml:space="preserve">PAGE</w:instrText>
    </w:r>
    <w:r>
      <w:fldChar w:fldCharType="separate"/>
    </w:r>
    <w:r>
      <w:t>16</w:t>
    </w:r>
    <w:r>
      <w:fldChar w:fldCharType="end"/>
    </w:r>
    <w:r>
      <w:rPr>
        <w:b/>
        <w:i/>
        <w:vanish/>
      </w:rPr>
      <w:t xml:space="preserve">   </w:t>
    </w:r>
    <w:r>
      <w:rPr>
        <w:i/>
        <w:caps w:val="0"/>
        <w:vanish/>
      </w:rPr>
      <w:t>even page</w:t>
    </w:r>
    <w:r>
      <w:tab/>
    </w:r>
    <w:r>
      <w:t>IEEE TRANSACTIONS ON jo参与者nal name,  manuscript 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E9A5E"/>
    <w:multiLevelType w:val="multilevel"/>
    <w:tmpl w:val="867E9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BFF58E"/>
    <w:multiLevelType w:val="multilevel"/>
    <w:tmpl w:val="91BFF5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9DF8259"/>
    <w:multiLevelType w:val="multilevel"/>
    <w:tmpl w:val="A9DF82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2BEBE2"/>
    <w:multiLevelType w:val="multilevel"/>
    <w:tmpl w:val="C22BEB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C521A37"/>
    <w:multiLevelType w:val="multilevel"/>
    <w:tmpl w:val="DC521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17888BF"/>
    <w:multiLevelType w:val="singleLevel"/>
    <w:tmpl w:val="E17888BF"/>
    <w:lvl w:ilvl="0" w:tentative="0">
      <w:start w:val="1"/>
      <w:numFmt w:val="decimal"/>
      <w:suff w:val="space"/>
      <w:lvlText w:val="%1."/>
      <w:lvlJc w:val="left"/>
    </w:lvl>
  </w:abstractNum>
  <w:abstractNum w:abstractNumId="6">
    <w:nsid w:val="FB7CA201"/>
    <w:multiLevelType w:val="multilevel"/>
    <w:tmpl w:val="FB7CA2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FFFFFFE"/>
    <w:multiLevelType w:val="singleLevel"/>
    <w:tmpl w:val="FFFFFFFE"/>
    <w:lvl w:ilvl="0" w:tentative="0">
      <w:start w:val="0"/>
      <w:numFmt w:val="decimal"/>
      <w:lvlText w:val="*"/>
      <w:lvlJc w:val="left"/>
    </w:lvl>
  </w:abstractNum>
  <w:abstractNum w:abstractNumId="8">
    <w:nsid w:val="136E0503"/>
    <w:multiLevelType w:val="singleLevel"/>
    <w:tmpl w:val="136E0503"/>
    <w:lvl w:ilvl="0" w:tentative="0">
      <w:start w:val="1"/>
      <w:numFmt w:val="bullet"/>
      <w:pStyle w:val="42"/>
      <w:lvlText w:val=""/>
      <w:lvlJc w:val="left"/>
      <w:pPr>
        <w:tabs>
          <w:tab w:val="left" w:pos="576"/>
        </w:tabs>
        <w:ind w:left="504" w:hanging="288"/>
      </w:pPr>
      <w:rPr>
        <w:rFonts w:hint="default" w:ascii="Symbol" w:hAnsi="Symbol"/>
        <w:b w:val="0"/>
        <w:i w:val="0"/>
        <w:sz w:val="18"/>
      </w:rPr>
    </w:lvl>
  </w:abstractNum>
  <w:abstractNum w:abstractNumId="9">
    <w:nsid w:val="209C384F"/>
    <w:multiLevelType w:val="multilevel"/>
    <w:tmpl w:val="209C384F"/>
    <w:lvl w:ilvl="0" w:tentative="0">
      <w:start w:val="2"/>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118D065"/>
    <w:multiLevelType w:val="multilevel"/>
    <w:tmpl w:val="3118D0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F775054"/>
    <w:multiLevelType w:val="multilevel"/>
    <w:tmpl w:val="3F7750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1FA570C"/>
    <w:multiLevelType w:val="multilevel"/>
    <w:tmpl w:val="41FA570C"/>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8CA3A62"/>
    <w:multiLevelType w:val="multilevel"/>
    <w:tmpl w:val="68CA3A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E5D35F6"/>
    <w:multiLevelType w:val="multilevel"/>
    <w:tmpl w:val="6E5D35F6"/>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8"/>
  </w:num>
  <w:num w:numId="2">
    <w:abstractNumId w:val="3"/>
  </w:num>
  <w:num w:numId="3">
    <w:abstractNumId w:val="4"/>
  </w:num>
  <w:num w:numId="4">
    <w:abstractNumId w:val="11"/>
  </w:num>
  <w:num w:numId="5">
    <w:abstractNumId w:val="0"/>
  </w:num>
  <w:num w:numId="6">
    <w:abstractNumId w:val="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3"/>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7"/>
    <w:lvlOverride w:ilvl="0">
      <w:lvl w:ilvl="0" w:tentative="1">
        <w:start w:val="1"/>
        <w:numFmt w:val="bullet"/>
        <w:lvlText w:val=""/>
        <w:legacy w:legacy="1" w:legacySpace="0" w:legacyIndent="160"/>
        <w:lvlJc w:val="left"/>
        <w:pPr>
          <w:ind w:left="160" w:hanging="160"/>
        </w:pPr>
        <w:rPr>
          <w:rFonts w:hint="default" w:ascii="Symbol" w:hAnsi="Symbol"/>
        </w:rPr>
      </w:lvl>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俞成琴">
    <w15:presenceInfo w15:providerId="WPS Office" w15:userId="1354613671"/>
  </w15:person>
  <w15:person w15:author="雪葬">
    <w15:presenceInfo w15:providerId="WPS Office" w15:userId="8051130513"/>
  </w15:person>
  <w15:person w15:author="王玺洲">
    <w15:presenceInfo w15:providerId="WPS Office" w15:userId="3759768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720"/>
  <w:autoHyphenation/>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RlNDIyYjUyMTA4ZWYzZjY4MDFkNzkzMDNhMzJiY2QifQ=="/>
  </w:docVars>
  <w:rsids>
    <w:rsidRoot w:val="0071239C"/>
    <w:rsid w:val="00000397"/>
    <w:rsid w:val="00001359"/>
    <w:rsid w:val="00002C5E"/>
    <w:rsid w:val="00005919"/>
    <w:rsid w:val="00005EF4"/>
    <w:rsid w:val="000065A9"/>
    <w:rsid w:val="00006B5C"/>
    <w:rsid w:val="00006D88"/>
    <w:rsid w:val="000071FC"/>
    <w:rsid w:val="00007EDB"/>
    <w:rsid w:val="00010439"/>
    <w:rsid w:val="00010DCA"/>
    <w:rsid w:val="00011699"/>
    <w:rsid w:val="00012062"/>
    <w:rsid w:val="000123DA"/>
    <w:rsid w:val="00012C97"/>
    <w:rsid w:val="00013019"/>
    <w:rsid w:val="00013465"/>
    <w:rsid w:val="00013926"/>
    <w:rsid w:val="00013F54"/>
    <w:rsid w:val="0001423B"/>
    <w:rsid w:val="00014F3A"/>
    <w:rsid w:val="00016348"/>
    <w:rsid w:val="000165B3"/>
    <w:rsid w:val="00016EA2"/>
    <w:rsid w:val="00017BE4"/>
    <w:rsid w:val="0002019C"/>
    <w:rsid w:val="000202E1"/>
    <w:rsid w:val="00021A74"/>
    <w:rsid w:val="000227BF"/>
    <w:rsid w:val="0002418E"/>
    <w:rsid w:val="00024D92"/>
    <w:rsid w:val="00025DDD"/>
    <w:rsid w:val="00027773"/>
    <w:rsid w:val="00030760"/>
    <w:rsid w:val="00030B11"/>
    <w:rsid w:val="00032517"/>
    <w:rsid w:val="000363D5"/>
    <w:rsid w:val="000364BF"/>
    <w:rsid w:val="00040508"/>
    <w:rsid w:val="000414A2"/>
    <w:rsid w:val="000416CF"/>
    <w:rsid w:val="000421A5"/>
    <w:rsid w:val="00042E7C"/>
    <w:rsid w:val="00043740"/>
    <w:rsid w:val="00046136"/>
    <w:rsid w:val="00046474"/>
    <w:rsid w:val="000469A6"/>
    <w:rsid w:val="000477AD"/>
    <w:rsid w:val="00047A0E"/>
    <w:rsid w:val="0005178B"/>
    <w:rsid w:val="00051E1E"/>
    <w:rsid w:val="0005349E"/>
    <w:rsid w:val="00053BFC"/>
    <w:rsid w:val="000550CF"/>
    <w:rsid w:val="000550F1"/>
    <w:rsid w:val="000554AF"/>
    <w:rsid w:val="00056766"/>
    <w:rsid w:val="000574F9"/>
    <w:rsid w:val="0005773E"/>
    <w:rsid w:val="000610C3"/>
    <w:rsid w:val="00064328"/>
    <w:rsid w:val="00066E36"/>
    <w:rsid w:val="0006768A"/>
    <w:rsid w:val="00067E0F"/>
    <w:rsid w:val="000709FA"/>
    <w:rsid w:val="000719E6"/>
    <w:rsid w:val="00071BC6"/>
    <w:rsid w:val="000727B4"/>
    <w:rsid w:val="00072FBF"/>
    <w:rsid w:val="00074757"/>
    <w:rsid w:val="0007477A"/>
    <w:rsid w:val="00075435"/>
    <w:rsid w:val="00075883"/>
    <w:rsid w:val="00076006"/>
    <w:rsid w:val="00076922"/>
    <w:rsid w:val="000777A6"/>
    <w:rsid w:val="000843EB"/>
    <w:rsid w:val="00085EA2"/>
    <w:rsid w:val="00086236"/>
    <w:rsid w:val="0008639E"/>
    <w:rsid w:val="00087325"/>
    <w:rsid w:val="000914EC"/>
    <w:rsid w:val="0009179E"/>
    <w:rsid w:val="00091DD4"/>
    <w:rsid w:val="00092345"/>
    <w:rsid w:val="00093BDD"/>
    <w:rsid w:val="0009453D"/>
    <w:rsid w:val="00094AB7"/>
    <w:rsid w:val="00095048"/>
    <w:rsid w:val="000A111C"/>
    <w:rsid w:val="000A2718"/>
    <w:rsid w:val="000A3555"/>
    <w:rsid w:val="000A3A6F"/>
    <w:rsid w:val="000A3F96"/>
    <w:rsid w:val="000A4BED"/>
    <w:rsid w:val="000A56EC"/>
    <w:rsid w:val="000A6978"/>
    <w:rsid w:val="000A6F00"/>
    <w:rsid w:val="000A7572"/>
    <w:rsid w:val="000A7E71"/>
    <w:rsid w:val="000A7F1F"/>
    <w:rsid w:val="000B0444"/>
    <w:rsid w:val="000B0694"/>
    <w:rsid w:val="000B2D9C"/>
    <w:rsid w:val="000B2E51"/>
    <w:rsid w:val="000B4C11"/>
    <w:rsid w:val="000B4CE1"/>
    <w:rsid w:val="000B7C9B"/>
    <w:rsid w:val="000C1261"/>
    <w:rsid w:val="000C42C1"/>
    <w:rsid w:val="000C4C08"/>
    <w:rsid w:val="000C5355"/>
    <w:rsid w:val="000C6064"/>
    <w:rsid w:val="000C6742"/>
    <w:rsid w:val="000C79A6"/>
    <w:rsid w:val="000D015E"/>
    <w:rsid w:val="000D067E"/>
    <w:rsid w:val="000D1049"/>
    <w:rsid w:val="000D14EB"/>
    <w:rsid w:val="000D197C"/>
    <w:rsid w:val="000D20EF"/>
    <w:rsid w:val="000D2950"/>
    <w:rsid w:val="000D3CA4"/>
    <w:rsid w:val="000D40C3"/>
    <w:rsid w:val="000D415F"/>
    <w:rsid w:val="000D4228"/>
    <w:rsid w:val="000D49E2"/>
    <w:rsid w:val="000D4B4D"/>
    <w:rsid w:val="000D5E84"/>
    <w:rsid w:val="000D6168"/>
    <w:rsid w:val="000D7B25"/>
    <w:rsid w:val="000D7CC2"/>
    <w:rsid w:val="000E4183"/>
    <w:rsid w:val="000E5046"/>
    <w:rsid w:val="000E525B"/>
    <w:rsid w:val="000E54BE"/>
    <w:rsid w:val="000E5FF7"/>
    <w:rsid w:val="000E6422"/>
    <w:rsid w:val="000E661E"/>
    <w:rsid w:val="000E6A73"/>
    <w:rsid w:val="000F0098"/>
    <w:rsid w:val="000F1FAD"/>
    <w:rsid w:val="000F33F4"/>
    <w:rsid w:val="000F439B"/>
    <w:rsid w:val="000F4B46"/>
    <w:rsid w:val="000F501A"/>
    <w:rsid w:val="000F53BD"/>
    <w:rsid w:val="000F5427"/>
    <w:rsid w:val="000F57E8"/>
    <w:rsid w:val="000F5E57"/>
    <w:rsid w:val="000F5E85"/>
    <w:rsid w:val="000F64C8"/>
    <w:rsid w:val="000F7892"/>
    <w:rsid w:val="001010B0"/>
    <w:rsid w:val="00101586"/>
    <w:rsid w:val="001025D0"/>
    <w:rsid w:val="001037E9"/>
    <w:rsid w:val="00103830"/>
    <w:rsid w:val="00104C64"/>
    <w:rsid w:val="001059CC"/>
    <w:rsid w:val="00106D30"/>
    <w:rsid w:val="00106D85"/>
    <w:rsid w:val="0011009E"/>
    <w:rsid w:val="00110ADC"/>
    <w:rsid w:val="00110F1E"/>
    <w:rsid w:val="00111D88"/>
    <w:rsid w:val="00112EBC"/>
    <w:rsid w:val="0011379C"/>
    <w:rsid w:val="00114565"/>
    <w:rsid w:val="00114845"/>
    <w:rsid w:val="0011625A"/>
    <w:rsid w:val="00116CE7"/>
    <w:rsid w:val="0012125A"/>
    <w:rsid w:val="00121273"/>
    <w:rsid w:val="001218CB"/>
    <w:rsid w:val="00122D39"/>
    <w:rsid w:val="001230F8"/>
    <w:rsid w:val="00123E56"/>
    <w:rsid w:val="00126FD5"/>
    <w:rsid w:val="001273D4"/>
    <w:rsid w:val="00127509"/>
    <w:rsid w:val="00131438"/>
    <w:rsid w:val="0013164A"/>
    <w:rsid w:val="001317B8"/>
    <w:rsid w:val="001320E1"/>
    <w:rsid w:val="00132F44"/>
    <w:rsid w:val="001333F8"/>
    <w:rsid w:val="00133DEE"/>
    <w:rsid w:val="00134F1A"/>
    <w:rsid w:val="001352A7"/>
    <w:rsid w:val="00136D41"/>
    <w:rsid w:val="00140CE1"/>
    <w:rsid w:val="00141C78"/>
    <w:rsid w:val="00141FB1"/>
    <w:rsid w:val="0014331B"/>
    <w:rsid w:val="00143989"/>
    <w:rsid w:val="00144F34"/>
    <w:rsid w:val="00146496"/>
    <w:rsid w:val="00146E3D"/>
    <w:rsid w:val="00146EBA"/>
    <w:rsid w:val="0015245A"/>
    <w:rsid w:val="001534E3"/>
    <w:rsid w:val="00153668"/>
    <w:rsid w:val="001536CE"/>
    <w:rsid w:val="00153E14"/>
    <w:rsid w:val="001540D8"/>
    <w:rsid w:val="0015536E"/>
    <w:rsid w:val="00155A77"/>
    <w:rsid w:val="00156CDD"/>
    <w:rsid w:val="00160039"/>
    <w:rsid w:val="00160106"/>
    <w:rsid w:val="00161A82"/>
    <w:rsid w:val="00162FB6"/>
    <w:rsid w:val="0016408E"/>
    <w:rsid w:val="00164123"/>
    <w:rsid w:val="00164DFC"/>
    <w:rsid w:val="001651E1"/>
    <w:rsid w:val="0016632C"/>
    <w:rsid w:val="001668C8"/>
    <w:rsid w:val="0017262A"/>
    <w:rsid w:val="0017279B"/>
    <w:rsid w:val="00174113"/>
    <w:rsid w:val="00175186"/>
    <w:rsid w:val="0017622A"/>
    <w:rsid w:val="00177225"/>
    <w:rsid w:val="001776A5"/>
    <w:rsid w:val="00177B9E"/>
    <w:rsid w:val="00180C3A"/>
    <w:rsid w:val="00181178"/>
    <w:rsid w:val="00182207"/>
    <w:rsid w:val="001839E0"/>
    <w:rsid w:val="00194B50"/>
    <w:rsid w:val="001953A0"/>
    <w:rsid w:val="0019605E"/>
    <w:rsid w:val="00196B91"/>
    <w:rsid w:val="001A0042"/>
    <w:rsid w:val="001A144E"/>
    <w:rsid w:val="001A1CC3"/>
    <w:rsid w:val="001A1CFE"/>
    <w:rsid w:val="001A22B1"/>
    <w:rsid w:val="001A44CD"/>
    <w:rsid w:val="001A7AB6"/>
    <w:rsid w:val="001A7D37"/>
    <w:rsid w:val="001B00DF"/>
    <w:rsid w:val="001B09FC"/>
    <w:rsid w:val="001B18B9"/>
    <w:rsid w:val="001B1F24"/>
    <w:rsid w:val="001B2446"/>
    <w:rsid w:val="001B2E41"/>
    <w:rsid w:val="001B5602"/>
    <w:rsid w:val="001B630A"/>
    <w:rsid w:val="001C1443"/>
    <w:rsid w:val="001C21AC"/>
    <w:rsid w:val="001C26D2"/>
    <w:rsid w:val="001C2B21"/>
    <w:rsid w:val="001C3123"/>
    <w:rsid w:val="001C37E7"/>
    <w:rsid w:val="001C4705"/>
    <w:rsid w:val="001C4BCC"/>
    <w:rsid w:val="001C4D98"/>
    <w:rsid w:val="001C67EE"/>
    <w:rsid w:val="001D3BA0"/>
    <w:rsid w:val="001D4162"/>
    <w:rsid w:val="001D4FC0"/>
    <w:rsid w:val="001D5181"/>
    <w:rsid w:val="001D59BE"/>
    <w:rsid w:val="001D6274"/>
    <w:rsid w:val="001E04B1"/>
    <w:rsid w:val="001E0DA4"/>
    <w:rsid w:val="001E145C"/>
    <w:rsid w:val="001E1EE5"/>
    <w:rsid w:val="001E4BA7"/>
    <w:rsid w:val="001E5634"/>
    <w:rsid w:val="001E6396"/>
    <w:rsid w:val="001E6583"/>
    <w:rsid w:val="001E69BB"/>
    <w:rsid w:val="001F029E"/>
    <w:rsid w:val="001F066D"/>
    <w:rsid w:val="001F0AB8"/>
    <w:rsid w:val="001F28F8"/>
    <w:rsid w:val="001F3054"/>
    <w:rsid w:val="001F5CEA"/>
    <w:rsid w:val="001F77EB"/>
    <w:rsid w:val="001F7C28"/>
    <w:rsid w:val="001F7DB5"/>
    <w:rsid w:val="002002A4"/>
    <w:rsid w:val="00200DF2"/>
    <w:rsid w:val="00201570"/>
    <w:rsid w:val="00202923"/>
    <w:rsid w:val="00202A59"/>
    <w:rsid w:val="0020435A"/>
    <w:rsid w:val="00204BFD"/>
    <w:rsid w:val="00206132"/>
    <w:rsid w:val="0020642D"/>
    <w:rsid w:val="0020742C"/>
    <w:rsid w:val="00207FB8"/>
    <w:rsid w:val="00210240"/>
    <w:rsid w:val="00210685"/>
    <w:rsid w:val="002140DF"/>
    <w:rsid w:val="0021506A"/>
    <w:rsid w:val="00224AF0"/>
    <w:rsid w:val="00225BDE"/>
    <w:rsid w:val="00225D1C"/>
    <w:rsid w:val="002266B8"/>
    <w:rsid w:val="00227959"/>
    <w:rsid w:val="002307E8"/>
    <w:rsid w:val="0023196C"/>
    <w:rsid w:val="002320D0"/>
    <w:rsid w:val="00232F89"/>
    <w:rsid w:val="0023337B"/>
    <w:rsid w:val="00233C90"/>
    <w:rsid w:val="00233F39"/>
    <w:rsid w:val="00233FE7"/>
    <w:rsid w:val="002342D8"/>
    <w:rsid w:val="00236199"/>
    <w:rsid w:val="00236869"/>
    <w:rsid w:val="00242145"/>
    <w:rsid w:val="002431D0"/>
    <w:rsid w:val="0024466A"/>
    <w:rsid w:val="00245137"/>
    <w:rsid w:val="002457E1"/>
    <w:rsid w:val="00247C40"/>
    <w:rsid w:val="002522DF"/>
    <w:rsid w:val="002523B8"/>
    <w:rsid w:val="00252F13"/>
    <w:rsid w:val="00255398"/>
    <w:rsid w:val="0025652B"/>
    <w:rsid w:val="002576F9"/>
    <w:rsid w:val="00257AB0"/>
    <w:rsid w:val="00257BA0"/>
    <w:rsid w:val="00260374"/>
    <w:rsid w:val="002629D3"/>
    <w:rsid w:val="0026412D"/>
    <w:rsid w:val="0026480B"/>
    <w:rsid w:val="002658E9"/>
    <w:rsid w:val="00265B2E"/>
    <w:rsid w:val="002662E8"/>
    <w:rsid w:val="002668C1"/>
    <w:rsid w:val="00266B20"/>
    <w:rsid w:val="002703BB"/>
    <w:rsid w:val="0027043F"/>
    <w:rsid w:val="00270AD6"/>
    <w:rsid w:val="0027182A"/>
    <w:rsid w:val="00271BA6"/>
    <w:rsid w:val="0027348C"/>
    <w:rsid w:val="00273684"/>
    <w:rsid w:val="002752BB"/>
    <w:rsid w:val="002752D7"/>
    <w:rsid w:val="0027695E"/>
    <w:rsid w:val="00276CC3"/>
    <w:rsid w:val="00276FDF"/>
    <w:rsid w:val="00280049"/>
    <w:rsid w:val="00280BA7"/>
    <w:rsid w:val="00281946"/>
    <w:rsid w:val="00281CC8"/>
    <w:rsid w:val="002825DA"/>
    <w:rsid w:val="002826F7"/>
    <w:rsid w:val="00284C63"/>
    <w:rsid w:val="00286B59"/>
    <w:rsid w:val="00286C35"/>
    <w:rsid w:val="00286F53"/>
    <w:rsid w:val="00287968"/>
    <w:rsid w:val="00290250"/>
    <w:rsid w:val="00290ADF"/>
    <w:rsid w:val="002938E9"/>
    <w:rsid w:val="00293F38"/>
    <w:rsid w:val="002944AE"/>
    <w:rsid w:val="00294A14"/>
    <w:rsid w:val="00295998"/>
    <w:rsid w:val="00295B7C"/>
    <w:rsid w:val="002975F8"/>
    <w:rsid w:val="002A00C5"/>
    <w:rsid w:val="002A16A1"/>
    <w:rsid w:val="002A28F2"/>
    <w:rsid w:val="002A2A9D"/>
    <w:rsid w:val="002A627A"/>
    <w:rsid w:val="002A74AC"/>
    <w:rsid w:val="002B200D"/>
    <w:rsid w:val="002B32E7"/>
    <w:rsid w:val="002B3576"/>
    <w:rsid w:val="002B54AD"/>
    <w:rsid w:val="002B5537"/>
    <w:rsid w:val="002B5956"/>
    <w:rsid w:val="002B5DCB"/>
    <w:rsid w:val="002B76D4"/>
    <w:rsid w:val="002C115F"/>
    <w:rsid w:val="002C13B4"/>
    <w:rsid w:val="002C140C"/>
    <w:rsid w:val="002C19D2"/>
    <w:rsid w:val="002C1F76"/>
    <w:rsid w:val="002C4EC1"/>
    <w:rsid w:val="002D155E"/>
    <w:rsid w:val="002D26FE"/>
    <w:rsid w:val="002D2A9F"/>
    <w:rsid w:val="002D46B5"/>
    <w:rsid w:val="002E0C44"/>
    <w:rsid w:val="002E10B2"/>
    <w:rsid w:val="002E1335"/>
    <w:rsid w:val="002E20B1"/>
    <w:rsid w:val="002E22B4"/>
    <w:rsid w:val="002E32B3"/>
    <w:rsid w:val="002E3882"/>
    <w:rsid w:val="002E47CA"/>
    <w:rsid w:val="002E47E2"/>
    <w:rsid w:val="002E51C6"/>
    <w:rsid w:val="002E799D"/>
    <w:rsid w:val="002F0844"/>
    <w:rsid w:val="002F1EF4"/>
    <w:rsid w:val="002F43C8"/>
    <w:rsid w:val="002F4CD4"/>
    <w:rsid w:val="002F524A"/>
    <w:rsid w:val="002F5779"/>
    <w:rsid w:val="002F6CFC"/>
    <w:rsid w:val="002F6E27"/>
    <w:rsid w:val="002F73F1"/>
    <w:rsid w:val="002F774C"/>
    <w:rsid w:val="00300224"/>
    <w:rsid w:val="00300279"/>
    <w:rsid w:val="00300598"/>
    <w:rsid w:val="00302212"/>
    <w:rsid w:val="0030277D"/>
    <w:rsid w:val="00302A8A"/>
    <w:rsid w:val="00302C40"/>
    <w:rsid w:val="00305D64"/>
    <w:rsid w:val="0030662E"/>
    <w:rsid w:val="003067F5"/>
    <w:rsid w:val="00307308"/>
    <w:rsid w:val="003101CE"/>
    <w:rsid w:val="003127C1"/>
    <w:rsid w:val="0031379C"/>
    <w:rsid w:val="00315846"/>
    <w:rsid w:val="00315DCC"/>
    <w:rsid w:val="00315F6C"/>
    <w:rsid w:val="003169E2"/>
    <w:rsid w:val="00316C3C"/>
    <w:rsid w:val="00317DE7"/>
    <w:rsid w:val="00321B3F"/>
    <w:rsid w:val="0032266C"/>
    <w:rsid w:val="0032386E"/>
    <w:rsid w:val="0032476C"/>
    <w:rsid w:val="0032505F"/>
    <w:rsid w:val="00325770"/>
    <w:rsid w:val="0032577F"/>
    <w:rsid w:val="00326B72"/>
    <w:rsid w:val="00330A13"/>
    <w:rsid w:val="003314E4"/>
    <w:rsid w:val="0033165F"/>
    <w:rsid w:val="00331C58"/>
    <w:rsid w:val="00331CCD"/>
    <w:rsid w:val="00332CFE"/>
    <w:rsid w:val="00332FE3"/>
    <w:rsid w:val="00333AE2"/>
    <w:rsid w:val="00333B21"/>
    <w:rsid w:val="00333F7D"/>
    <w:rsid w:val="003345BB"/>
    <w:rsid w:val="00335380"/>
    <w:rsid w:val="0033590D"/>
    <w:rsid w:val="003364CF"/>
    <w:rsid w:val="00337C84"/>
    <w:rsid w:val="00337FDE"/>
    <w:rsid w:val="0034071A"/>
    <w:rsid w:val="00340B56"/>
    <w:rsid w:val="00340B68"/>
    <w:rsid w:val="003410AB"/>
    <w:rsid w:val="003410C8"/>
    <w:rsid w:val="00341E33"/>
    <w:rsid w:val="00344499"/>
    <w:rsid w:val="00344766"/>
    <w:rsid w:val="00344B1A"/>
    <w:rsid w:val="003455D2"/>
    <w:rsid w:val="00345FDC"/>
    <w:rsid w:val="003460FB"/>
    <w:rsid w:val="0035278A"/>
    <w:rsid w:val="00353EED"/>
    <w:rsid w:val="00355A54"/>
    <w:rsid w:val="0035687E"/>
    <w:rsid w:val="003568B3"/>
    <w:rsid w:val="00356A32"/>
    <w:rsid w:val="0035716E"/>
    <w:rsid w:val="00357547"/>
    <w:rsid w:val="00357E1D"/>
    <w:rsid w:val="00360438"/>
    <w:rsid w:val="003619C8"/>
    <w:rsid w:val="00362FFE"/>
    <w:rsid w:val="0036472D"/>
    <w:rsid w:val="00364A34"/>
    <w:rsid w:val="00365624"/>
    <w:rsid w:val="00370670"/>
    <w:rsid w:val="00370762"/>
    <w:rsid w:val="00372871"/>
    <w:rsid w:val="0037345B"/>
    <w:rsid w:val="003748B9"/>
    <w:rsid w:val="0037527A"/>
    <w:rsid w:val="00375836"/>
    <w:rsid w:val="00376495"/>
    <w:rsid w:val="0038131A"/>
    <w:rsid w:val="003833DD"/>
    <w:rsid w:val="00383A9D"/>
    <w:rsid w:val="00383DA8"/>
    <w:rsid w:val="003847DB"/>
    <w:rsid w:val="0038535C"/>
    <w:rsid w:val="0039095F"/>
    <w:rsid w:val="00390B3E"/>
    <w:rsid w:val="00393671"/>
    <w:rsid w:val="00393D69"/>
    <w:rsid w:val="00395A49"/>
    <w:rsid w:val="0039637C"/>
    <w:rsid w:val="003A00AA"/>
    <w:rsid w:val="003A0660"/>
    <w:rsid w:val="003A35A9"/>
    <w:rsid w:val="003A58A8"/>
    <w:rsid w:val="003A67FE"/>
    <w:rsid w:val="003A704F"/>
    <w:rsid w:val="003A71AE"/>
    <w:rsid w:val="003A7B5A"/>
    <w:rsid w:val="003B0B3B"/>
    <w:rsid w:val="003B3B3D"/>
    <w:rsid w:val="003B73AF"/>
    <w:rsid w:val="003B7776"/>
    <w:rsid w:val="003B7E22"/>
    <w:rsid w:val="003C09F1"/>
    <w:rsid w:val="003C1E53"/>
    <w:rsid w:val="003C3EFF"/>
    <w:rsid w:val="003C4918"/>
    <w:rsid w:val="003C5028"/>
    <w:rsid w:val="003C68AF"/>
    <w:rsid w:val="003C6F72"/>
    <w:rsid w:val="003C7058"/>
    <w:rsid w:val="003C77DF"/>
    <w:rsid w:val="003C7F0A"/>
    <w:rsid w:val="003D21E3"/>
    <w:rsid w:val="003D2218"/>
    <w:rsid w:val="003D2C0F"/>
    <w:rsid w:val="003D3693"/>
    <w:rsid w:val="003D38EC"/>
    <w:rsid w:val="003D4C17"/>
    <w:rsid w:val="003D5201"/>
    <w:rsid w:val="003D5B0C"/>
    <w:rsid w:val="003D7DF0"/>
    <w:rsid w:val="003E024F"/>
    <w:rsid w:val="003E1384"/>
    <w:rsid w:val="003E149E"/>
    <w:rsid w:val="003E528D"/>
    <w:rsid w:val="003E5AF1"/>
    <w:rsid w:val="003E5ECF"/>
    <w:rsid w:val="003E5F11"/>
    <w:rsid w:val="003E65B5"/>
    <w:rsid w:val="003E6955"/>
    <w:rsid w:val="003F0028"/>
    <w:rsid w:val="003F02A9"/>
    <w:rsid w:val="003F03BA"/>
    <w:rsid w:val="003F04DD"/>
    <w:rsid w:val="003F125E"/>
    <w:rsid w:val="003F225D"/>
    <w:rsid w:val="003F232A"/>
    <w:rsid w:val="003F2604"/>
    <w:rsid w:val="003F2A44"/>
    <w:rsid w:val="003F6149"/>
    <w:rsid w:val="003F6264"/>
    <w:rsid w:val="003F70EE"/>
    <w:rsid w:val="003F7478"/>
    <w:rsid w:val="003F7DD5"/>
    <w:rsid w:val="00400D13"/>
    <w:rsid w:val="0040190A"/>
    <w:rsid w:val="004026A8"/>
    <w:rsid w:val="0040277E"/>
    <w:rsid w:val="004031D7"/>
    <w:rsid w:val="004038F4"/>
    <w:rsid w:val="00407142"/>
    <w:rsid w:val="004138CB"/>
    <w:rsid w:val="00415AB8"/>
    <w:rsid w:val="00416DDF"/>
    <w:rsid w:val="00420A92"/>
    <w:rsid w:val="004242A3"/>
    <w:rsid w:val="0042443B"/>
    <w:rsid w:val="00425552"/>
    <w:rsid w:val="00425722"/>
    <w:rsid w:val="004262ED"/>
    <w:rsid w:val="00426C4A"/>
    <w:rsid w:val="00427381"/>
    <w:rsid w:val="00427AE8"/>
    <w:rsid w:val="00431372"/>
    <w:rsid w:val="00431A45"/>
    <w:rsid w:val="004322CC"/>
    <w:rsid w:val="004323D9"/>
    <w:rsid w:val="004330E6"/>
    <w:rsid w:val="00434333"/>
    <w:rsid w:val="004343F4"/>
    <w:rsid w:val="00434F36"/>
    <w:rsid w:val="00435B4A"/>
    <w:rsid w:val="00437630"/>
    <w:rsid w:val="00437BF0"/>
    <w:rsid w:val="004439EF"/>
    <w:rsid w:val="004440F4"/>
    <w:rsid w:val="004444CD"/>
    <w:rsid w:val="00444853"/>
    <w:rsid w:val="00445C31"/>
    <w:rsid w:val="004461B4"/>
    <w:rsid w:val="00446C0F"/>
    <w:rsid w:val="00446F37"/>
    <w:rsid w:val="004476FD"/>
    <w:rsid w:val="00447D90"/>
    <w:rsid w:val="0045070B"/>
    <w:rsid w:val="00450A5C"/>
    <w:rsid w:val="00453716"/>
    <w:rsid w:val="00453D49"/>
    <w:rsid w:val="00455032"/>
    <w:rsid w:val="004553C4"/>
    <w:rsid w:val="00456096"/>
    <w:rsid w:val="0045788C"/>
    <w:rsid w:val="00460931"/>
    <w:rsid w:val="004617C5"/>
    <w:rsid w:val="00461EAC"/>
    <w:rsid w:val="0046326E"/>
    <w:rsid w:val="00463550"/>
    <w:rsid w:val="00465891"/>
    <w:rsid w:val="0046679D"/>
    <w:rsid w:val="00466B15"/>
    <w:rsid w:val="00467365"/>
    <w:rsid w:val="00467807"/>
    <w:rsid w:val="00471045"/>
    <w:rsid w:val="00473200"/>
    <w:rsid w:val="00473272"/>
    <w:rsid w:val="0047447E"/>
    <w:rsid w:val="00475416"/>
    <w:rsid w:val="0047582B"/>
    <w:rsid w:val="004759C4"/>
    <w:rsid w:val="00477BE8"/>
    <w:rsid w:val="00480809"/>
    <w:rsid w:val="00480B63"/>
    <w:rsid w:val="004816C3"/>
    <w:rsid w:val="00481B64"/>
    <w:rsid w:val="0048239D"/>
    <w:rsid w:val="00482505"/>
    <w:rsid w:val="00483F48"/>
    <w:rsid w:val="004869D5"/>
    <w:rsid w:val="004870FA"/>
    <w:rsid w:val="004908A8"/>
    <w:rsid w:val="00491C69"/>
    <w:rsid w:val="004927BC"/>
    <w:rsid w:val="0049378F"/>
    <w:rsid w:val="00494476"/>
    <w:rsid w:val="00494C37"/>
    <w:rsid w:val="00494C77"/>
    <w:rsid w:val="00495C22"/>
    <w:rsid w:val="004961BB"/>
    <w:rsid w:val="004967E4"/>
    <w:rsid w:val="00496B69"/>
    <w:rsid w:val="004A1270"/>
    <w:rsid w:val="004A19E4"/>
    <w:rsid w:val="004A2E3D"/>
    <w:rsid w:val="004A30E6"/>
    <w:rsid w:val="004A36BD"/>
    <w:rsid w:val="004A5C3F"/>
    <w:rsid w:val="004A612B"/>
    <w:rsid w:val="004A693F"/>
    <w:rsid w:val="004A7B6F"/>
    <w:rsid w:val="004A7D27"/>
    <w:rsid w:val="004B0403"/>
    <w:rsid w:val="004B0E82"/>
    <w:rsid w:val="004B1111"/>
    <w:rsid w:val="004B17BA"/>
    <w:rsid w:val="004B1BBD"/>
    <w:rsid w:val="004B3E4A"/>
    <w:rsid w:val="004B3E85"/>
    <w:rsid w:val="004B3F30"/>
    <w:rsid w:val="004B4A4F"/>
    <w:rsid w:val="004B4FB7"/>
    <w:rsid w:val="004B5936"/>
    <w:rsid w:val="004B703D"/>
    <w:rsid w:val="004B7332"/>
    <w:rsid w:val="004C0E2E"/>
    <w:rsid w:val="004C1A53"/>
    <w:rsid w:val="004C490E"/>
    <w:rsid w:val="004C67EF"/>
    <w:rsid w:val="004C7201"/>
    <w:rsid w:val="004D0B20"/>
    <w:rsid w:val="004D1E8B"/>
    <w:rsid w:val="004D2130"/>
    <w:rsid w:val="004D59E0"/>
    <w:rsid w:val="004D5E0B"/>
    <w:rsid w:val="004D653A"/>
    <w:rsid w:val="004E0647"/>
    <w:rsid w:val="004E16F5"/>
    <w:rsid w:val="004E5CDB"/>
    <w:rsid w:val="004E61D1"/>
    <w:rsid w:val="004E6CE8"/>
    <w:rsid w:val="004E79F9"/>
    <w:rsid w:val="004F2544"/>
    <w:rsid w:val="004F39F9"/>
    <w:rsid w:val="004F4AB2"/>
    <w:rsid w:val="004F4E22"/>
    <w:rsid w:val="004F56EB"/>
    <w:rsid w:val="004F5CE4"/>
    <w:rsid w:val="004F6965"/>
    <w:rsid w:val="004F7A1B"/>
    <w:rsid w:val="004F7D0C"/>
    <w:rsid w:val="00500880"/>
    <w:rsid w:val="00500D23"/>
    <w:rsid w:val="00500FA3"/>
    <w:rsid w:val="00503522"/>
    <w:rsid w:val="00503A27"/>
    <w:rsid w:val="0050568C"/>
    <w:rsid w:val="00505DF9"/>
    <w:rsid w:val="00506813"/>
    <w:rsid w:val="00510412"/>
    <w:rsid w:val="00510508"/>
    <w:rsid w:val="0051094E"/>
    <w:rsid w:val="00511446"/>
    <w:rsid w:val="00511880"/>
    <w:rsid w:val="005125F3"/>
    <w:rsid w:val="005133AD"/>
    <w:rsid w:val="00513DC3"/>
    <w:rsid w:val="00514465"/>
    <w:rsid w:val="00517280"/>
    <w:rsid w:val="00520CC2"/>
    <w:rsid w:val="005214F6"/>
    <w:rsid w:val="00521EAC"/>
    <w:rsid w:val="005223AC"/>
    <w:rsid w:val="00522636"/>
    <w:rsid w:val="005227D6"/>
    <w:rsid w:val="0052306A"/>
    <w:rsid w:val="005241CC"/>
    <w:rsid w:val="00525CB5"/>
    <w:rsid w:val="00525E91"/>
    <w:rsid w:val="00530DAB"/>
    <w:rsid w:val="00530ECA"/>
    <w:rsid w:val="005312C8"/>
    <w:rsid w:val="00531BF5"/>
    <w:rsid w:val="00532506"/>
    <w:rsid w:val="00533812"/>
    <w:rsid w:val="00533CA9"/>
    <w:rsid w:val="005348DB"/>
    <w:rsid w:val="00537354"/>
    <w:rsid w:val="0054215C"/>
    <w:rsid w:val="005433B3"/>
    <w:rsid w:val="00543D97"/>
    <w:rsid w:val="00545C79"/>
    <w:rsid w:val="00546173"/>
    <w:rsid w:val="005469F3"/>
    <w:rsid w:val="00547B96"/>
    <w:rsid w:val="00550791"/>
    <w:rsid w:val="0055236A"/>
    <w:rsid w:val="00552A33"/>
    <w:rsid w:val="005533A9"/>
    <w:rsid w:val="0055504F"/>
    <w:rsid w:val="00555270"/>
    <w:rsid w:val="005568AB"/>
    <w:rsid w:val="0056334C"/>
    <w:rsid w:val="00563C47"/>
    <w:rsid w:val="00565DEB"/>
    <w:rsid w:val="005661DF"/>
    <w:rsid w:val="005702A1"/>
    <w:rsid w:val="00570431"/>
    <w:rsid w:val="00570F2F"/>
    <w:rsid w:val="00572BE4"/>
    <w:rsid w:val="005730D9"/>
    <w:rsid w:val="005731F8"/>
    <w:rsid w:val="005743A0"/>
    <w:rsid w:val="00575E34"/>
    <w:rsid w:val="00577AF2"/>
    <w:rsid w:val="00581AE9"/>
    <w:rsid w:val="00581B07"/>
    <w:rsid w:val="00582907"/>
    <w:rsid w:val="00582BAB"/>
    <w:rsid w:val="00583450"/>
    <w:rsid w:val="00583888"/>
    <w:rsid w:val="00584FDC"/>
    <w:rsid w:val="00586739"/>
    <w:rsid w:val="00586C91"/>
    <w:rsid w:val="00592BD5"/>
    <w:rsid w:val="00592D19"/>
    <w:rsid w:val="00592F14"/>
    <w:rsid w:val="00593178"/>
    <w:rsid w:val="00593219"/>
    <w:rsid w:val="005934E9"/>
    <w:rsid w:val="00593DF7"/>
    <w:rsid w:val="00594DB4"/>
    <w:rsid w:val="005960A6"/>
    <w:rsid w:val="005971CB"/>
    <w:rsid w:val="005977CA"/>
    <w:rsid w:val="005A22B5"/>
    <w:rsid w:val="005A2715"/>
    <w:rsid w:val="005A2FA8"/>
    <w:rsid w:val="005A3623"/>
    <w:rsid w:val="005A4261"/>
    <w:rsid w:val="005A47B3"/>
    <w:rsid w:val="005A56DD"/>
    <w:rsid w:val="005A7DDC"/>
    <w:rsid w:val="005B166E"/>
    <w:rsid w:val="005B1D0B"/>
    <w:rsid w:val="005B200F"/>
    <w:rsid w:val="005B2352"/>
    <w:rsid w:val="005B2C93"/>
    <w:rsid w:val="005B351F"/>
    <w:rsid w:val="005B5AAE"/>
    <w:rsid w:val="005B61B2"/>
    <w:rsid w:val="005B630C"/>
    <w:rsid w:val="005B7C0C"/>
    <w:rsid w:val="005C046A"/>
    <w:rsid w:val="005C1767"/>
    <w:rsid w:val="005C229B"/>
    <w:rsid w:val="005C2E14"/>
    <w:rsid w:val="005C393D"/>
    <w:rsid w:val="005C3A3A"/>
    <w:rsid w:val="005C475B"/>
    <w:rsid w:val="005C48C5"/>
    <w:rsid w:val="005D0C17"/>
    <w:rsid w:val="005D152A"/>
    <w:rsid w:val="005D1827"/>
    <w:rsid w:val="005D27EE"/>
    <w:rsid w:val="005D540F"/>
    <w:rsid w:val="005D5CA2"/>
    <w:rsid w:val="005D6FC5"/>
    <w:rsid w:val="005D7732"/>
    <w:rsid w:val="005D7974"/>
    <w:rsid w:val="005D7BB0"/>
    <w:rsid w:val="005E062E"/>
    <w:rsid w:val="005E249C"/>
    <w:rsid w:val="005E24BA"/>
    <w:rsid w:val="005E5FEA"/>
    <w:rsid w:val="005E745C"/>
    <w:rsid w:val="005F09BB"/>
    <w:rsid w:val="005F273C"/>
    <w:rsid w:val="005F4C9B"/>
    <w:rsid w:val="005F72FE"/>
    <w:rsid w:val="00600FDB"/>
    <w:rsid w:val="006010FB"/>
    <w:rsid w:val="00601712"/>
    <w:rsid w:val="0060282A"/>
    <w:rsid w:val="00604EA7"/>
    <w:rsid w:val="00605F36"/>
    <w:rsid w:val="006070E2"/>
    <w:rsid w:val="00607B88"/>
    <w:rsid w:val="00607F65"/>
    <w:rsid w:val="00610906"/>
    <w:rsid w:val="00610B14"/>
    <w:rsid w:val="00611E3C"/>
    <w:rsid w:val="006124C1"/>
    <w:rsid w:val="00612E97"/>
    <w:rsid w:val="00614E33"/>
    <w:rsid w:val="00615930"/>
    <w:rsid w:val="00616787"/>
    <w:rsid w:val="00616947"/>
    <w:rsid w:val="00616AE8"/>
    <w:rsid w:val="006171AA"/>
    <w:rsid w:val="006172DC"/>
    <w:rsid w:val="00617CB0"/>
    <w:rsid w:val="00620369"/>
    <w:rsid w:val="00622F2E"/>
    <w:rsid w:val="00623503"/>
    <w:rsid w:val="00624CAB"/>
    <w:rsid w:val="00624FDF"/>
    <w:rsid w:val="006256A2"/>
    <w:rsid w:val="006265E2"/>
    <w:rsid w:val="00626DD8"/>
    <w:rsid w:val="00627DCF"/>
    <w:rsid w:val="00630953"/>
    <w:rsid w:val="00631CA0"/>
    <w:rsid w:val="00632432"/>
    <w:rsid w:val="00634456"/>
    <w:rsid w:val="006362A6"/>
    <w:rsid w:val="00636C51"/>
    <w:rsid w:val="00637982"/>
    <w:rsid w:val="00637E54"/>
    <w:rsid w:val="00637F29"/>
    <w:rsid w:val="00640D4F"/>
    <w:rsid w:val="00642534"/>
    <w:rsid w:val="006427B7"/>
    <w:rsid w:val="00643993"/>
    <w:rsid w:val="00643A76"/>
    <w:rsid w:val="00643F49"/>
    <w:rsid w:val="00644493"/>
    <w:rsid w:val="00644DD1"/>
    <w:rsid w:val="00644F92"/>
    <w:rsid w:val="00646A62"/>
    <w:rsid w:val="006504E8"/>
    <w:rsid w:val="006505B9"/>
    <w:rsid w:val="0065080B"/>
    <w:rsid w:val="006512AB"/>
    <w:rsid w:val="00652D12"/>
    <w:rsid w:val="00655983"/>
    <w:rsid w:val="00656B86"/>
    <w:rsid w:val="00660F88"/>
    <w:rsid w:val="00661BA7"/>
    <w:rsid w:val="00662045"/>
    <w:rsid w:val="0066213D"/>
    <w:rsid w:val="0066288F"/>
    <w:rsid w:val="006637C1"/>
    <w:rsid w:val="00663B3F"/>
    <w:rsid w:val="00664E2E"/>
    <w:rsid w:val="006654CB"/>
    <w:rsid w:val="00666EFB"/>
    <w:rsid w:val="00667C76"/>
    <w:rsid w:val="00667F59"/>
    <w:rsid w:val="0067010D"/>
    <w:rsid w:val="00671177"/>
    <w:rsid w:val="00671FB3"/>
    <w:rsid w:val="00673BD9"/>
    <w:rsid w:val="006740BF"/>
    <w:rsid w:val="0067486C"/>
    <w:rsid w:val="00675484"/>
    <w:rsid w:val="00676832"/>
    <w:rsid w:val="0067776D"/>
    <w:rsid w:val="00681D01"/>
    <w:rsid w:val="006822B7"/>
    <w:rsid w:val="0068327F"/>
    <w:rsid w:val="00685403"/>
    <w:rsid w:val="00685A56"/>
    <w:rsid w:val="0068672B"/>
    <w:rsid w:val="00686F65"/>
    <w:rsid w:val="00691C00"/>
    <w:rsid w:val="0069250A"/>
    <w:rsid w:val="00692949"/>
    <w:rsid w:val="006929F1"/>
    <w:rsid w:val="00692BCC"/>
    <w:rsid w:val="0069399D"/>
    <w:rsid w:val="00696C25"/>
    <w:rsid w:val="006A226C"/>
    <w:rsid w:val="006A2459"/>
    <w:rsid w:val="006A3CCE"/>
    <w:rsid w:val="006A4C0F"/>
    <w:rsid w:val="006A5183"/>
    <w:rsid w:val="006A5C5C"/>
    <w:rsid w:val="006A62DF"/>
    <w:rsid w:val="006A640B"/>
    <w:rsid w:val="006A75EB"/>
    <w:rsid w:val="006A7794"/>
    <w:rsid w:val="006B0A14"/>
    <w:rsid w:val="006B6461"/>
    <w:rsid w:val="006C0B45"/>
    <w:rsid w:val="006C0CBB"/>
    <w:rsid w:val="006C1391"/>
    <w:rsid w:val="006C20D1"/>
    <w:rsid w:val="006C223B"/>
    <w:rsid w:val="006C2CE0"/>
    <w:rsid w:val="006C305A"/>
    <w:rsid w:val="006C47CB"/>
    <w:rsid w:val="006C54BE"/>
    <w:rsid w:val="006C62CE"/>
    <w:rsid w:val="006C728A"/>
    <w:rsid w:val="006D0BCE"/>
    <w:rsid w:val="006D100D"/>
    <w:rsid w:val="006D1082"/>
    <w:rsid w:val="006D1FA4"/>
    <w:rsid w:val="006D2C44"/>
    <w:rsid w:val="006D4D4D"/>
    <w:rsid w:val="006D5AF9"/>
    <w:rsid w:val="006D6903"/>
    <w:rsid w:val="006D69FC"/>
    <w:rsid w:val="006D7456"/>
    <w:rsid w:val="006E330D"/>
    <w:rsid w:val="006E4EA0"/>
    <w:rsid w:val="006E6F3C"/>
    <w:rsid w:val="006E7AF7"/>
    <w:rsid w:val="006F0190"/>
    <w:rsid w:val="006F0497"/>
    <w:rsid w:val="006F1072"/>
    <w:rsid w:val="006F1E5A"/>
    <w:rsid w:val="006F2127"/>
    <w:rsid w:val="006F2F0F"/>
    <w:rsid w:val="006F505C"/>
    <w:rsid w:val="006F5322"/>
    <w:rsid w:val="006F6E58"/>
    <w:rsid w:val="006F758F"/>
    <w:rsid w:val="0070077D"/>
    <w:rsid w:val="00701050"/>
    <w:rsid w:val="007015A5"/>
    <w:rsid w:val="00701872"/>
    <w:rsid w:val="00701B29"/>
    <w:rsid w:val="007042FD"/>
    <w:rsid w:val="007046FF"/>
    <w:rsid w:val="00704CA4"/>
    <w:rsid w:val="00705C24"/>
    <w:rsid w:val="0070639A"/>
    <w:rsid w:val="0070658E"/>
    <w:rsid w:val="0070682A"/>
    <w:rsid w:val="00706AF2"/>
    <w:rsid w:val="00706B75"/>
    <w:rsid w:val="00707393"/>
    <w:rsid w:val="00707927"/>
    <w:rsid w:val="00710ABF"/>
    <w:rsid w:val="00710AF3"/>
    <w:rsid w:val="0071239C"/>
    <w:rsid w:val="00713577"/>
    <w:rsid w:val="007136A8"/>
    <w:rsid w:val="00715314"/>
    <w:rsid w:val="007174BB"/>
    <w:rsid w:val="00717C1F"/>
    <w:rsid w:val="00721325"/>
    <w:rsid w:val="00721669"/>
    <w:rsid w:val="00721987"/>
    <w:rsid w:val="0072445D"/>
    <w:rsid w:val="00725F76"/>
    <w:rsid w:val="00726109"/>
    <w:rsid w:val="007264A9"/>
    <w:rsid w:val="007264EC"/>
    <w:rsid w:val="00726A8B"/>
    <w:rsid w:val="00727174"/>
    <w:rsid w:val="00730150"/>
    <w:rsid w:val="00731840"/>
    <w:rsid w:val="00735622"/>
    <w:rsid w:val="007357EC"/>
    <w:rsid w:val="0073587B"/>
    <w:rsid w:val="00735DD0"/>
    <w:rsid w:val="00735FE0"/>
    <w:rsid w:val="007361FB"/>
    <w:rsid w:val="00737086"/>
    <w:rsid w:val="00737DE1"/>
    <w:rsid w:val="00740D75"/>
    <w:rsid w:val="0074172D"/>
    <w:rsid w:val="007426B5"/>
    <w:rsid w:val="00744F13"/>
    <w:rsid w:val="00745296"/>
    <w:rsid w:val="00745FEB"/>
    <w:rsid w:val="0074673B"/>
    <w:rsid w:val="00747206"/>
    <w:rsid w:val="00750401"/>
    <w:rsid w:val="00750FDB"/>
    <w:rsid w:val="007525E5"/>
    <w:rsid w:val="00752C2A"/>
    <w:rsid w:val="00752D2A"/>
    <w:rsid w:val="00752DC2"/>
    <w:rsid w:val="00753AA4"/>
    <w:rsid w:val="00753F24"/>
    <w:rsid w:val="00754D50"/>
    <w:rsid w:val="007550B1"/>
    <w:rsid w:val="00755E77"/>
    <w:rsid w:val="00756043"/>
    <w:rsid w:val="007562BA"/>
    <w:rsid w:val="00757EB2"/>
    <w:rsid w:val="00761951"/>
    <w:rsid w:val="00761C89"/>
    <w:rsid w:val="00762375"/>
    <w:rsid w:val="00762E86"/>
    <w:rsid w:val="00763244"/>
    <w:rsid w:val="00763A3B"/>
    <w:rsid w:val="00764354"/>
    <w:rsid w:val="00764715"/>
    <w:rsid w:val="007678CD"/>
    <w:rsid w:val="00767F04"/>
    <w:rsid w:val="0077244C"/>
    <w:rsid w:val="00773AEC"/>
    <w:rsid w:val="0077769A"/>
    <w:rsid w:val="00781BF7"/>
    <w:rsid w:val="00781D94"/>
    <w:rsid w:val="00783D46"/>
    <w:rsid w:val="00785BA0"/>
    <w:rsid w:val="00785C9E"/>
    <w:rsid w:val="00785CA6"/>
    <w:rsid w:val="00786893"/>
    <w:rsid w:val="007900E2"/>
    <w:rsid w:val="00790C5D"/>
    <w:rsid w:val="00790FB8"/>
    <w:rsid w:val="0079197D"/>
    <w:rsid w:val="007926E1"/>
    <w:rsid w:val="0079296C"/>
    <w:rsid w:val="00792C32"/>
    <w:rsid w:val="0079379E"/>
    <w:rsid w:val="00795D9C"/>
    <w:rsid w:val="00797870"/>
    <w:rsid w:val="007A04B9"/>
    <w:rsid w:val="007A04DB"/>
    <w:rsid w:val="007A1A4C"/>
    <w:rsid w:val="007A1CBB"/>
    <w:rsid w:val="007A22A3"/>
    <w:rsid w:val="007A3078"/>
    <w:rsid w:val="007A3772"/>
    <w:rsid w:val="007A3E30"/>
    <w:rsid w:val="007A4A69"/>
    <w:rsid w:val="007A50ED"/>
    <w:rsid w:val="007A550A"/>
    <w:rsid w:val="007A6393"/>
    <w:rsid w:val="007A7158"/>
    <w:rsid w:val="007A7E18"/>
    <w:rsid w:val="007B0F6B"/>
    <w:rsid w:val="007B122F"/>
    <w:rsid w:val="007B1EFA"/>
    <w:rsid w:val="007B2362"/>
    <w:rsid w:val="007B3148"/>
    <w:rsid w:val="007B49B0"/>
    <w:rsid w:val="007C0DD3"/>
    <w:rsid w:val="007C0E99"/>
    <w:rsid w:val="007C0F72"/>
    <w:rsid w:val="007C1415"/>
    <w:rsid w:val="007C1710"/>
    <w:rsid w:val="007C4D83"/>
    <w:rsid w:val="007C4DD7"/>
    <w:rsid w:val="007C67C5"/>
    <w:rsid w:val="007D1480"/>
    <w:rsid w:val="007D18CE"/>
    <w:rsid w:val="007D1A77"/>
    <w:rsid w:val="007D1BC8"/>
    <w:rsid w:val="007D47D9"/>
    <w:rsid w:val="007D4F10"/>
    <w:rsid w:val="007E0674"/>
    <w:rsid w:val="007E2D76"/>
    <w:rsid w:val="007E33A8"/>
    <w:rsid w:val="007E4E4B"/>
    <w:rsid w:val="007E538F"/>
    <w:rsid w:val="007E6CAA"/>
    <w:rsid w:val="007E768E"/>
    <w:rsid w:val="007F1583"/>
    <w:rsid w:val="007F5963"/>
    <w:rsid w:val="007F6612"/>
    <w:rsid w:val="0080052B"/>
    <w:rsid w:val="008013A0"/>
    <w:rsid w:val="00801BE4"/>
    <w:rsid w:val="008025E1"/>
    <w:rsid w:val="00805E86"/>
    <w:rsid w:val="0080799B"/>
    <w:rsid w:val="00807D92"/>
    <w:rsid w:val="00807F8F"/>
    <w:rsid w:val="008113A0"/>
    <w:rsid w:val="008127B2"/>
    <w:rsid w:val="00812A28"/>
    <w:rsid w:val="00816178"/>
    <w:rsid w:val="0082126C"/>
    <w:rsid w:val="00821BE2"/>
    <w:rsid w:val="00823432"/>
    <w:rsid w:val="008234CA"/>
    <w:rsid w:val="00823F70"/>
    <w:rsid w:val="008245BF"/>
    <w:rsid w:val="00825233"/>
    <w:rsid w:val="008256F7"/>
    <w:rsid w:val="008257BD"/>
    <w:rsid w:val="00825FB2"/>
    <w:rsid w:val="00826BC2"/>
    <w:rsid w:val="00827025"/>
    <w:rsid w:val="008319B2"/>
    <w:rsid w:val="00831BFC"/>
    <w:rsid w:val="00832831"/>
    <w:rsid w:val="00833A9B"/>
    <w:rsid w:val="00833D08"/>
    <w:rsid w:val="00835C59"/>
    <w:rsid w:val="0083672F"/>
    <w:rsid w:val="00837730"/>
    <w:rsid w:val="00837EC5"/>
    <w:rsid w:val="00837EF5"/>
    <w:rsid w:val="0084014A"/>
    <w:rsid w:val="00840BD6"/>
    <w:rsid w:val="00844E33"/>
    <w:rsid w:val="0084613D"/>
    <w:rsid w:val="00846D8D"/>
    <w:rsid w:val="008471F2"/>
    <w:rsid w:val="008479D3"/>
    <w:rsid w:val="00850C4C"/>
    <w:rsid w:val="00850D8A"/>
    <w:rsid w:val="0085225A"/>
    <w:rsid w:val="00852E7D"/>
    <w:rsid w:val="00854461"/>
    <w:rsid w:val="00855D00"/>
    <w:rsid w:val="00855E1C"/>
    <w:rsid w:val="00860DB3"/>
    <w:rsid w:val="00860F4B"/>
    <w:rsid w:val="00861EAF"/>
    <w:rsid w:val="00863F26"/>
    <w:rsid w:val="008656A5"/>
    <w:rsid w:val="00865929"/>
    <w:rsid w:val="00867931"/>
    <w:rsid w:val="0087147E"/>
    <w:rsid w:val="00874ECA"/>
    <w:rsid w:val="00875432"/>
    <w:rsid w:val="00875ACA"/>
    <w:rsid w:val="00876490"/>
    <w:rsid w:val="008837B5"/>
    <w:rsid w:val="00883F6C"/>
    <w:rsid w:val="0088525F"/>
    <w:rsid w:val="00887762"/>
    <w:rsid w:val="00890043"/>
    <w:rsid w:val="0089008C"/>
    <w:rsid w:val="0089143F"/>
    <w:rsid w:val="00891709"/>
    <w:rsid w:val="008921FF"/>
    <w:rsid w:val="008925EE"/>
    <w:rsid w:val="008941AC"/>
    <w:rsid w:val="008952E5"/>
    <w:rsid w:val="00897A1C"/>
    <w:rsid w:val="00897D5D"/>
    <w:rsid w:val="008A2B0C"/>
    <w:rsid w:val="008A310B"/>
    <w:rsid w:val="008A3D97"/>
    <w:rsid w:val="008A40D2"/>
    <w:rsid w:val="008A642D"/>
    <w:rsid w:val="008A68AB"/>
    <w:rsid w:val="008A6CFF"/>
    <w:rsid w:val="008A6E93"/>
    <w:rsid w:val="008A74A1"/>
    <w:rsid w:val="008A7CB3"/>
    <w:rsid w:val="008B0060"/>
    <w:rsid w:val="008B0CC5"/>
    <w:rsid w:val="008B1F68"/>
    <w:rsid w:val="008B345C"/>
    <w:rsid w:val="008B58D5"/>
    <w:rsid w:val="008B72F6"/>
    <w:rsid w:val="008C0458"/>
    <w:rsid w:val="008C0697"/>
    <w:rsid w:val="008C15A0"/>
    <w:rsid w:val="008C1F6C"/>
    <w:rsid w:val="008C1FD3"/>
    <w:rsid w:val="008C2DA1"/>
    <w:rsid w:val="008C370F"/>
    <w:rsid w:val="008C4B1C"/>
    <w:rsid w:val="008C4C54"/>
    <w:rsid w:val="008C4CF5"/>
    <w:rsid w:val="008C56BB"/>
    <w:rsid w:val="008C6B00"/>
    <w:rsid w:val="008C7506"/>
    <w:rsid w:val="008D3545"/>
    <w:rsid w:val="008D39AF"/>
    <w:rsid w:val="008D4607"/>
    <w:rsid w:val="008D5AD6"/>
    <w:rsid w:val="008E1604"/>
    <w:rsid w:val="008E1A17"/>
    <w:rsid w:val="008E3932"/>
    <w:rsid w:val="008E4713"/>
    <w:rsid w:val="008E5DB0"/>
    <w:rsid w:val="008E67B4"/>
    <w:rsid w:val="008E757D"/>
    <w:rsid w:val="008E7929"/>
    <w:rsid w:val="008E7EDB"/>
    <w:rsid w:val="008F164D"/>
    <w:rsid w:val="008F1E24"/>
    <w:rsid w:val="008F42E9"/>
    <w:rsid w:val="008F6410"/>
    <w:rsid w:val="009005EF"/>
    <w:rsid w:val="00903053"/>
    <w:rsid w:val="0090371D"/>
    <w:rsid w:val="00903DF6"/>
    <w:rsid w:val="0090453B"/>
    <w:rsid w:val="009057CD"/>
    <w:rsid w:val="009066CB"/>
    <w:rsid w:val="00906973"/>
    <w:rsid w:val="009072FB"/>
    <w:rsid w:val="009073BE"/>
    <w:rsid w:val="00911F62"/>
    <w:rsid w:val="00914361"/>
    <w:rsid w:val="0091486C"/>
    <w:rsid w:val="009152DC"/>
    <w:rsid w:val="009153C8"/>
    <w:rsid w:val="009156AF"/>
    <w:rsid w:val="00916019"/>
    <w:rsid w:val="009202B9"/>
    <w:rsid w:val="00920754"/>
    <w:rsid w:val="009208EE"/>
    <w:rsid w:val="0092313F"/>
    <w:rsid w:val="00924527"/>
    <w:rsid w:val="00927608"/>
    <w:rsid w:val="00930C52"/>
    <w:rsid w:val="00933121"/>
    <w:rsid w:val="00933362"/>
    <w:rsid w:val="00933DCF"/>
    <w:rsid w:val="009350AC"/>
    <w:rsid w:val="00936D6F"/>
    <w:rsid w:val="009372FE"/>
    <w:rsid w:val="00937CB6"/>
    <w:rsid w:val="00937E75"/>
    <w:rsid w:val="009408A8"/>
    <w:rsid w:val="00940D06"/>
    <w:rsid w:val="00940FE1"/>
    <w:rsid w:val="00942A35"/>
    <w:rsid w:val="00942B09"/>
    <w:rsid w:val="0094427F"/>
    <w:rsid w:val="00944ACE"/>
    <w:rsid w:val="0094522B"/>
    <w:rsid w:val="00945BBA"/>
    <w:rsid w:val="0094631C"/>
    <w:rsid w:val="009513D7"/>
    <w:rsid w:val="00952C34"/>
    <w:rsid w:val="00953048"/>
    <w:rsid w:val="0095530B"/>
    <w:rsid w:val="00955B52"/>
    <w:rsid w:val="0095689E"/>
    <w:rsid w:val="009576B9"/>
    <w:rsid w:val="00960DAA"/>
    <w:rsid w:val="00960E11"/>
    <w:rsid w:val="009614AB"/>
    <w:rsid w:val="00961B40"/>
    <w:rsid w:val="009622C9"/>
    <w:rsid w:val="00963D0F"/>
    <w:rsid w:val="00964022"/>
    <w:rsid w:val="009649D3"/>
    <w:rsid w:val="00964D64"/>
    <w:rsid w:val="0096501D"/>
    <w:rsid w:val="00965475"/>
    <w:rsid w:val="009660AA"/>
    <w:rsid w:val="00967268"/>
    <w:rsid w:val="00970CDD"/>
    <w:rsid w:val="009713A9"/>
    <w:rsid w:val="00971C1D"/>
    <w:rsid w:val="00974163"/>
    <w:rsid w:val="0097428C"/>
    <w:rsid w:val="009744E0"/>
    <w:rsid w:val="0097542B"/>
    <w:rsid w:val="00976010"/>
    <w:rsid w:val="00976E0A"/>
    <w:rsid w:val="009806D7"/>
    <w:rsid w:val="00981603"/>
    <w:rsid w:val="00981846"/>
    <w:rsid w:val="00981F5E"/>
    <w:rsid w:val="0098322E"/>
    <w:rsid w:val="00983DD7"/>
    <w:rsid w:val="009848F6"/>
    <w:rsid w:val="009851D2"/>
    <w:rsid w:val="00987F1C"/>
    <w:rsid w:val="009903EF"/>
    <w:rsid w:val="00990F67"/>
    <w:rsid w:val="0099121C"/>
    <w:rsid w:val="00992A95"/>
    <w:rsid w:val="0099447E"/>
    <w:rsid w:val="009950CC"/>
    <w:rsid w:val="009959CD"/>
    <w:rsid w:val="00997FB2"/>
    <w:rsid w:val="009A2F5F"/>
    <w:rsid w:val="009A3D67"/>
    <w:rsid w:val="009A6BDD"/>
    <w:rsid w:val="009B169E"/>
    <w:rsid w:val="009B350F"/>
    <w:rsid w:val="009B4046"/>
    <w:rsid w:val="009B4F40"/>
    <w:rsid w:val="009B55B6"/>
    <w:rsid w:val="009B568E"/>
    <w:rsid w:val="009B631D"/>
    <w:rsid w:val="009B6363"/>
    <w:rsid w:val="009C1F81"/>
    <w:rsid w:val="009C213C"/>
    <w:rsid w:val="009C31C1"/>
    <w:rsid w:val="009C500B"/>
    <w:rsid w:val="009C5462"/>
    <w:rsid w:val="009C6FFA"/>
    <w:rsid w:val="009C7C1B"/>
    <w:rsid w:val="009D08DE"/>
    <w:rsid w:val="009D3D8F"/>
    <w:rsid w:val="009D5161"/>
    <w:rsid w:val="009D7513"/>
    <w:rsid w:val="009D7CB4"/>
    <w:rsid w:val="009D7E5A"/>
    <w:rsid w:val="009E2BF4"/>
    <w:rsid w:val="009E331A"/>
    <w:rsid w:val="009E4396"/>
    <w:rsid w:val="009E58D9"/>
    <w:rsid w:val="009E6798"/>
    <w:rsid w:val="009E6CF4"/>
    <w:rsid w:val="009E6E7F"/>
    <w:rsid w:val="009F127E"/>
    <w:rsid w:val="009F1B34"/>
    <w:rsid w:val="009F2031"/>
    <w:rsid w:val="009F2CC5"/>
    <w:rsid w:val="009F3120"/>
    <w:rsid w:val="009F343B"/>
    <w:rsid w:val="009F4F9D"/>
    <w:rsid w:val="009F54E0"/>
    <w:rsid w:val="009F5797"/>
    <w:rsid w:val="009F65D5"/>
    <w:rsid w:val="009F6B35"/>
    <w:rsid w:val="009F6EEE"/>
    <w:rsid w:val="00A00703"/>
    <w:rsid w:val="00A02145"/>
    <w:rsid w:val="00A02C34"/>
    <w:rsid w:val="00A03295"/>
    <w:rsid w:val="00A04C98"/>
    <w:rsid w:val="00A0787A"/>
    <w:rsid w:val="00A10199"/>
    <w:rsid w:val="00A12159"/>
    <w:rsid w:val="00A12EAD"/>
    <w:rsid w:val="00A13373"/>
    <w:rsid w:val="00A153CA"/>
    <w:rsid w:val="00A15D19"/>
    <w:rsid w:val="00A16020"/>
    <w:rsid w:val="00A1644A"/>
    <w:rsid w:val="00A16CD4"/>
    <w:rsid w:val="00A211B7"/>
    <w:rsid w:val="00A2149D"/>
    <w:rsid w:val="00A214C2"/>
    <w:rsid w:val="00A225E1"/>
    <w:rsid w:val="00A22687"/>
    <w:rsid w:val="00A2569B"/>
    <w:rsid w:val="00A27342"/>
    <w:rsid w:val="00A30B6B"/>
    <w:rsid w:val="00A30F3E"/>
    <w:rsid w:val="00A32350"/>
    <w:rsid w:val="00A32585"/>
    <w:rsid w:val="00A330AB"/>
    <w:rsid w:val="00A3364E"/>
    <w:rsid w:val="00A368F1"/>
    <w:rsid w:val="00A3795E"/>
    <w:rsid w:val="00A400F1"/>
    <w:rsid w:val="00A40C16"/>
    <w:rsid w:val="00A43CEF"/>
    <w:rsid w:val="00A43F23"/>
    <w:rsid w:val="00A44034"/>
    <w:rsid w:val="00A447DA"/>
    <w:rsid w:val="00A448E9"/>
    <w:rsid w:val="00A4534F"/>
    <w:rsid w:val="00A457F0"/>
    <w:rsid w:val="00A460FC"/>
    <w:rsid w:val="00A46A1E"/>
    <w:rsid w:val="00A46BA0"/>
    <w:rsid w:val="00A46EDD"/>
    <w:rsid w:val="00A47935"/>
    <w:rsid w:val="00A47F74"/>
    <w:rsid w:val="00A50D36"/>
    <w:rsid w:val="00A51477"/>
    <w:rsid w:val="00A53432"/>
    <w:rsid w:val="00A53A40"/>
    <w:rsid w:val="00A53EEC"/>
    <w:rsid w:val="00A54179"/>
    <w:rsid w:val="00A54228"/>
    <w:rsid w:val="00A556BB"/>
    <w:rsid w:val="00A5580C"/>
    <w:rsid w:val="00A55E64"/>
    <w:rsid w:val="00A56355"/>
    <w:rsid w:val="00A56E6A"/>
    <w:rsid w:val="00A57347"/>
    <w:rsid w:val="00A61280"/>
    <w:rsid w:val="00A61460"/>
    <w:rsid w:val="00A61DD4"/>
    <w:rsid w:val="00A63675"/>
    <w:rsid w:val="00A6389F"/>
    <w:rsid w:val="00A64EB7"/>
    <w:rsid w:val="00A6629E"/>
    <w:rsid w:val="00A70534"/>
    <w:rsid w:val="00A70F38"/>
    <w:rsid w:val="00A71530"/>
    <w:rsid w:val="00A71FE6"/>
    <w:rsid w:val="00A729E6"/>
    <w:rsid w:val="00A72AF3"/>
    <w:rsid w:val="00A730CA"/>
    <w:rsid w:val="00A736FD"/>
    <w:rsid w:val="00A75A85"/>
    <w:rsid w:val="00A762C6"/>
    <w:rsid w:val="00A76BBC"/>
    <w:rsid w:val="00A76CA8"/>
    <w:rsid w:val="00A81004"/>
    <w:rsid w:val="00A81FA2"/>
    <w:rsid w:val="00A8236C"/>
    <w:rsid w:val="00A83C7B"/>
    <w:rsid w:val="00A84290"/>
    <w:rsid w:val="00A847F3"/>
    <w:rsid w:val="00A84D63"/>
    <w:rsid w:val="00A84D79"/>
    <w:rsid w:val="00A84E1D"/>
    <w:rsid w:val="00A865DD"/>
    <w:rsid w:val="00A91654"/>
    <w:rsid w:val="00A9297B"/>
    <w:rsid w:val="00A93507"/>
    <w:rsid w:val="00A93DFD"/>
    <w:rsid w:val="00A95500"/>
    <w:rsid w:val="00A96B95"/>
    <w:rsid w:val="00A978F1"/>
    <w:rsid w:val="00AA0653"/>
    <w:rsid w:val="00AA06AF"/>
    <w:rsid w:val="00AA1657"/>
    <w:rsid w:val="00AA168E"/>
    <w:rsid w:val="00AA3A8D"/>
    <w:rsid w:val="00AA40E5"/>
    <w:rsid w:val="00AA5532"/>
    <w:rsid w:val="00AA6B32"/>
    <w:rsid w:val="00AA6B35"/>
    <w:rsid w:val="00AA703C"/>
    <w:rsid w:val="00AB0945"/>
    <w:rsid w:val="00AB0B88"/>
    <w:rsid w:val="00AB20B9"/>
    <w:rsid w:val="00AB27DB"/>
    <w:rsid w:val="00AB28E3"/>
    <w:rsid w:val="00AB4B34"/>
    <w:rsid w:val="00AB62E7"/>
    <w:rsid w:val="00AB633F"/>
    <w:rsid w:val="00AB65B7"/>
    <w:rsid w:val="00AC04D8"/>
    <w:rsid w:val="00AC14D1"/>
    <w:rsid w:val="00AC1776"/>
    <w:rsid w:val="00AC1811"/>
    <w:rsid w:val="00AC225A"/>
    <w:rsid w:val="00AC273B"/>
    <w:rsid w:val="00AC2AE1"/>
    <w:rsid w:val="00AC4A23"/>
    <w:rsid w:val="00AC519C"/>
    <w:rsid w:val="00AC705D"/>
    <w:rsid w:val="00AC74FC"/>
    <w:rsid w:val="00AC7D82"/>
    <w:rsid w:val="00AD2C63"/>
    <w:rsid w:val="00AD3AB4"/>
    <w:rsid w:val="00AD41A3"/>
    <w:rsid w:val="00AD46CC"/>
    <w:rsid w:val="00AD4B5D"/>
    <w:rsid w:val="00AD4CC7"/>
    <w:rsid w:val="00AD5CA0"/>
    <w:rsid w:val="00AD6907"/>
    <w:rsid w:val="00AD71A0"/>
    <w:rsid w:val="00AD74EC"/>
    <w:rsid w:val="00AD791A"/>
    <w:rsid w:val="00AD7B63"/>
    <w:rsid w:val="00AE2708"/>
    <w:rsid w:val="00AE4AD1"/>
    <w:rsid w:val="00AE5374"/>
    <w:rsid w:val="00AE553D"/>
    <w:rsid w:val="00AE5969"/>
    <w:rsid w:val="00AE661C"/>
    <w:rsid w:val="00AE6876"/>
    <w:rsid w:val="00AE74AB"/>
    <w:rsid w:val="00AE774C"/>
    <w:rsid w:val="00AF4076"/>
    <w:rsid w:val="00AF5834"/>
    <w:rsid w:val="00AF5F01"/>
    <w:rsid w:val="00AF61CF"/>
    <w:rsid w:val="00AF74B3"/>
    <w:rsid w:val="00B0345C"/>
    <w:rsid w:val="00B04547"/>
    <w:rsid w:val="00B04CF2"/>
    <w:rsid w:val="00B054BA"/>
    <w:rsid w:val="00B05932"/>
    <w:rsid w:val="00B05AE0"/>
    <w:rsid w:val="00B05DCB"/>
    <w:rsid w:val="00B063A6"/>
    <w:rsid w:val="00B11AB8"/>
    <w:rsid w:val="00B13891"/>
    <w:rsid w:val="00B139DD"/>
    <w:rsid w:val="00B13DF0"/>
    <w:rsid w:val="00B161FB"/>
    <w:rsid w:val="00B1728C"/>
    <w:rsid w:val="00B1794F"/>
    <w:rsid w:val="00B17BD4"/>
    <w:rsid w:val="00B20493"/>
    <w:rsid w:val="00B218E7"/>
    <w:rsid w:val="00B22EF2"/>
    <w:rsid w:val="00B23D4B"/>
    <w:rsid w:val="00B25088"/>
    <w:rsid w:val="00B25230"/>
    <w:rsid w:val="00B2706F"/>
    <w:rsid w:val="00B313E5"/>
    <w:rsid w:val="00B31F03"/>
    <w:rsid w:val="00B3221A"/>
    <w:rsid w:val="00B3352B"/>
    <w:rsid w:val="00B33853"/>
    <w:rsid w:val="00B35798"/>
    <w:rsid w:val="00B368FE"/>
    <w:rsid w:val="00B40334"/>
    <w:rsid w:val="00B41106"/>
    <w:rsid w:val="00B4274B"/>
    <w:rsid w:val="00B433A1"/>
    <w:rsid w:val="00B43FB1"/>
    <w:rsid w:val="00B4593C"/>
    <w:rsid w:val="00B45982"/>
    <w:rsid w:val="00B46544"/>
    <w:rsid w:val="00B4720E"/>
    <w:rsid w:val="00B5285D"/>
    <w:rsid w:val="00B535A0"/>
    <w:rsid w:val="00B538EB"/>
    <w:rsid w:val="00B5472F"/>
    <w:rsid w:val="00B5542C"/>
    <w:rsid w:val="00B5566C"/>
    <w:rsid w:val="00B57F2D"/>
    <w:rsid w:val="00B60A40"/>
    <w:rsid w:val="00B6428B"/>
    <w:rsid w:val="00B64D7B"/>
    <w:rsid w:val="00B65E27"/>
    <w:rsid w:val="00B6628E"/>
    <w:rsid w:val="00B664B9"/>
    <w:rsid w:val="00B6699E"/>
    <w:rsid w:val="00B66B2E"/>
    <w:rsid w:val="00B700DA"/>
    <w:rsid w:val="00B701B4"/>
    <w:rsid w:val="00B726BD"/>
    <w:rsid w:val="00B72F75"/>
    <w:rsid w:val="00B7320F"/>
    <w:rsid w:val="00B751A2"/>
    <w:rsid w:val="00B75D0F"/>
    <w:rsid w:val="00B76A7E"/>
    <w:rsid w:val="00B76BAE"/>
    <w:rsid w:val="00B76ED4"/>
    <w:rsid w:val="00B76F38"/>
    <w:rsid w:val="00B777DE"/>
    <w:rsid w:val="00B81448"/>
    <w:rsid w:val="00B82E63"/>
    <w:rsid w:val="00B82FE6"/>
    <w:rsid w:val="00B835A6"/>
    <w:rsid w:val="00B8547B"/>
    <w:rsid w:val="00B85DAE"/>
    <w:rsid w:val="00B862D7"/>
    <w:rsid w:val="00B86B83"/>
    <w:rsid w:val="00B86E46"/>
    <w:rsid w:val="00B87122"/>
    <w:rsid w:val="00B90127"/>
    <w:rsid w:val="00B90BB0"/>
    <w:rsid w:val="00B91108"/>
    <w:rsid w:val="00B911A2"/>
    <w:rsid w:val="00B9291D"/>
    <w:rsid w:val="00B93090"/>
    <w:rsid w:val="00B947A6"/>
    <w:rsid w:val="00B953CC"/>
    <w:rsid w:val="00B97589"/>
    <w:rsid w:val="00BA0475"/>
    <w:rsid w:val="00BA1090"/>
    <w:rsid w:val="00BA115D"/>
    <w:rsid w:val="00BA2AC7"/>
    <w:rsid w:val="00BA3821"/>
    <w:rsid w:val="00BA399F"/>
    <w:rsid w:val="00BA691F"/>
    <w:rsid w:val="00BA6D31"/>
    <w:rsid w:val="00BA70D8"/>
    <w:rsid w:val="00BB0894"/>
    <w:rsid w:val="00BB3742"/>
    <w:rsid w:val="00BB39CC"/>
    <w:rsid w:val="00BB3B3C"/>
    <w:rsid w:val="00BB3F82"/>
    <w:rsid w:val="00BB545A"/>
    <w:rsid w:val="00BB5EC2"/>
    <w:rsid w:val="00BB7711"/>
    <w:rsid w:val="00BB7B01"/>
    <w:rsid w:val="00BB7D8A"/>
    <w:rsid w:val="00BB7E76"/>
    <w:rsid w:val="00BC0A21"/>
    <w:rsid w:val="00BC0EC6"/>
    <w:rsid w:val="00BC1606"/>
    <w:rsid w:val="00BC2277"/>
    <w:rsid w:val="00BC58EB"/>
    <w:rsid w:val="00BC677F"/>
    <w:rsid w:val="00BC7147"/>
    <w:rsid w:val="00BC7827"/>
    <w:rsid w:val="00BD67BF"/>
    <w:rsid w:val="00BD6B0C"/>
    <w:rsid w:val="00BD6BD3"/>
    <w:rsid w:val="00BD6CB5"/>
    <w:rsid w:val="00BD6D74"/>
    <w:rsid w:val="00BD6DD5"/>
    <w:rsid w:val="00BE0425"/>
    <w:rsid w:val="00BE2EFF"/>
    <w:rsid w:val="00BE39B3"/>
    <w:rsid w:val="00BE446A"/>
    <w:rsid w:val="00BE4CCE"/>
    <w:rsid w:val="00BE524E"/>
    <w:rsid w:val="00BE580B"/>
    <w:rsid w:val="00BE69BC"/>
    <w:rsid w:val="00BF0DEC"/>
    <w:rsid w:val="00BF0E24"/>
    <w:rsid w:val="00BF2DA3"/>
    <w:rsid w:val="00BF4320"/>
    <w:rsid w:val="00BF56E5"/>
    <w:rsid w:val="00BF59CE"/>
    <w:rsid w:val="00BF74A6"/>
    <w:rsid w:val="00BF74D6"/>
    <w:rsid w:val="00BF7A75"/>
    <w:rsid w:val="00C01C2C"/>
    <w:rsid w:val="00C02F11"/>
    <w:rsid w:val="00C03351"/>
    <w:rsid w:val="00C06166"/>
    <w:rsid w:val="00C11983"/>
    <w:rsid w:val="00C13579"/>
    <w:rsid w:val="00C15AD5"/>
    <w:rsid w:val="00C16C3C"/>
    <w:rsid w:val="00C17D98"/>
    <w:rsid w:val="00C17DAF"/>
    <w:rsid w:val="00C273F5"/>
    <w:rsid w:val="00C304FE"/>
    <w:rsid w:val="00C30C66"/>
    <w:rsid w:val="00C30D5B"/>
    <w:rsid w:val="00C31BCD"/>
    <w:rsid w:val="00C3217F"/>
    <w:rsid w:val="00C3338D"/>
    <w:rsid w:val="00C33831"/>
    <w:rsid w:val="00C33A19"/>
    <w:rsid w:val="00C358D6"/>
    <w:rsid w:val="00C3736B"/>
    <w:rsid w:val="00C40AE9"/>
    <w:rsid w:val="00C4486E"/>
    <w:rsid w:val="00C45B83"/>
    <w:rsid w:val="00C46927"/>
    <w:rsid w:val="00C47C9B"/>
    <w:rsid w:val="00C514A0"/>
    <w:rsid w:val="00C522D7"/>
    <w:rsid w:val="00C53CB5"/>
    <w:rsid w:val="00C54B4A"/>
    <w:rsid w:val="00C55C77"/>
    <w:rsid w:val="00C56387"/>
    <w:rsid w:val="00C56617"/>
    <w:rsid w:val="00C57CA1"/>
    <w:rsid w:val="00C57DA6"/>
    <w:rsid w:val="00C60A79"/>
    <w:rsid w:val="00C63CCE"/>
    <w:rsid w:val="00C65082"/>
    <w:rsid w:val="00C655D6"/>
    <w:rsid w:val="00C660F2"/>
    <w:rsid w:val="00C666BC"/>
    <w:rsid w:val="00C66931"/>
    <w:rsid w:val="00C71162"/>
    <w:rsid w:val="00C7294D"/>
    <w:rsid w:val="00C74846"/>
    <w:rsid w:val="00C74A7F"/>
    <w:rsid w:val="00C74C8A"/>
    <w:rsid w:val="00C75253"/>
    <w:rsid w:val="00C804A9"/>
    <w:rsid w:val="00C80691"/>
    <w:rsid w:val="00C8089B"/>
    <w:rsid w:val="00C80AD6"/>
    <w:rsid w:val="00C847E2"/>
    <w:rsid w:val="00C8484C"/>
    <w:rsid w:val="00C84BA6"/>
    <w:rsid w:val="00C84C22"/>
    <w:rsid w:val="00C85C7E"/>
    <w:rsid w:val="00C86C7E"/>
    <w:rsid w:val="00C904B9"/>
    <w:rsid w:val="00C90688"/>
    <w:rsid w:val="00C90C98"/>
    <w:rsid w:val="00C91E2E"/>
    <w:rsid w:val="00C926E9"/>
    <w:rsid w:val="00C9374E"/>
    <w:rsid w:val="00C94EFB"/>
    <w:rsid w:val="00C97F46"/>
    <w:rsid w:val="00CA17EA"/>
    <w:rsid w:val="00CA22B4"/>
    <w:rsid w:val="00CA5036"/>
    <w:rsid w:val="00CA6C3F"/>
    <w:rsid w:val="00CB0E1D"/>
    <w:rsid w:val="00CB1050"/>
    <w:rsid w:val="00CB48AC"/>
    <w:rsid w:val="00CB5E01"/>
    <w:rsid w:val="00CB785D"/>
    <w:rsid w:val="00CC1D39"/>
    <w:rsid w:val="00CC3386"/>
    <w:rsid w:val="00CC3FEB"/>
    <w:rsid w:val="00CC4C94"/>
    <w:rsid w:val="00CC5540"/>
    <w:rsid w:val="00CC6930"/>
    <w:rsid w:val="00CC7635"/>
    <w:rsid w:val="00CD01BA"/>
    <w:rsid w:val="00CD0B73"/>
    <w:rsid w:val="00CD0F51"/>
    <w:rsid w:val="00CD27CB"/>
    <w:rsid w:val="00CD3380"/>
    <w:rsid w:val="00CD3A54"/>
    <w:rsid w:val="00CD3DD9"/>
    <w:rsid w:val="00CD3FD8"/>
    <w:rsid w:val="00CD72C4"/>
    <w:rsid w:val="00CE247A"/>
    <w:rsid w:val="00CE34D8"/>
    <w:rsid w:val="00CE45CD"/>
    <w:rsid w:val="00CE6172"/>
    <w:rsid w:val="00CE62F8"/>
    <w:rsid w:val="00CE6D21"/>
    <w:rsid w:val="00CE760A"/>
    <w:rsid w:val="00CE7DE1"/>
    <w:rsid w:val="00CF24D3"/>
    <w:rsid w:val="00CF290E"/>
    <w:rsid w:val="00CF291A"/>
    <w:rsid w:val="00CF673B"/>
    <w:rsid w:val="00CF6E8A"/>
    <w:rsid w:val="00CF7608"/>
    <w:rsid w:val="00D0017C"/>
    <w:rsid w:val="00D00EA1"/>
    <w:rsid w:val="00D0271D"/>
    <w:rsid w:val="00D02A87"/>
    <w:rsid w:val="00D0362C"/>
    <w:rsid w:val="00D04D5D"/>
    <w:rsid w:val="00D0507A"/>
    <w:rsid w:val="00D052E8"/>
    <w:rsid w:val="00D054AB"/>
    <w:rsid w:val="00D054FB"/>
    <w:rsid w:val="00D05F48"/>
    <w:rsid w:val="00D06975"/>
    <w:rsid w:val="00D07C35"/>
    <w:rsid w:val="00D10C04"/>
    <w:rsid w:val="00D12236"/>
    <w:rsid w:val="00D12321"/>
    <w:rsid w:val="00D1417F"/>
    <w:rsid w:val="00D146BF"/>
    <w:rsid w:val="00D171A7"/>
    <w:rsid w:val="00D17C87"/>
    <w:rsid w:val="00D2166F"/>
    <w:rsid w:val="00D22229"/>
    <w:rsid w:val="00D23922"/>
    <w:rsid w:val="00D24162"/>
    <w:rsid w:val="00D24264"/>
    <w:rsid w:val="00D2627C"/>
    <w:rsid w:val="00D266C3"/>
    <w:rsid w:val="00D26894"/>
    <w:rsid w:val="00D26C79"/>
    <w:rsid w:val="00D27236"/>
    <w:rsid w:val="00D27265"/>
    <w:rsid w:val="00D27E69"/>
    <w:rsid w:val="00D3074E"/>
    <w:rsid w:val="00D30FBC"/>
    <w:rsid w:val="00D33118"/>
    <w:rsid w:val="00D33B05"/>
    <w:rsid w:val="00D354CE"/>
    <w:rsid w:val="00D370E5"/>
    <w:rsid w:val="00D37E64"/>
    <w:rsid w:val="00D40AB9"/>
    <w:rsid w:val="00D41A6C"/>
    <w:rsid w:val="00D42A00"/>
    <w:rsid w:val="00D44B72"/>
    <w:rsid w:val="00D47BED"/>
    <w:rsid w:val="00D50853"/>
    <w:rsid w:val="00D50A90"/>
    <w:rsid w:val="00D51434"/>
    <w:rsid w:val="00D52BD7"/>
    <w:rsid w:val="00D53563"/>
    <w:rsid w:val="00D54324"/>
    <w:rsid w:val="00D54402"/>
    <w:rsid w:val="00D546C6"/>
    <w:rsid w:val="00D5556F"/>
    <w:rsid w:val="00D562DA"/>
    <w:rsid w:val="00D60499"/>
    <w:rsid w:val="00D61903"/>
    <w:rsid w:val="00D628DE"/>
    <w:rsid w:val="00D63D8F"/>
    <w:rsid w:val="00D64067"/>
    <w:rsid w:val="00D64218"/>
    <w:rsid w:val="00D6455E"/>
    <w:rsid w:val="00D64D38"/>
    <w:rsid w:val="00D65BC5"/>
    <w:rsid w:val="00D6682C"/>
    <w:rsid w:val="00D67321"/>
    <w:rsid w:val="00D67720"/>
    <w:rsid w:val="00D7106D"/>
    <w:rsid w:val="00D73429"/>
    <w:rsid w:val="00D73926"/>
    <w:rsid w:val="00D73B0D"/>
    <w:rsid w:val="00D742EE"/>
    <w:rsid w:val="00D74F51"/>
    <w:rsid w:val="00D75331"/>
    <w:rsid w:val="00D7566A"/>
    <w:rsid w:val="00D75BA8"/>
    <w:rsid w:val="00D76B64"/>
    <w:rsid w:val="00D82AC0"/>
    <w:rsid w:val="00D8447A"/>
    <w:rsid w:val="00D8550E"/>
    <w:rsid w:val="00D86B0D"/>
    <w:rsid w:val="00D86C7A"/>
    <w:rsid w:val="00D87DAA"/>
    <w:rsid w:val="00D9127F"/>
    <w:rsid w:val="00D91D98"/>
    <w:rsid w:val="00D921AB"/>
    <w:rsid w:val="00D9551D"/>
    <w:rsid w:val="00D96396"/>
    <w:rsid w:val="00D9678C"/>
    <w:rsid w:val="00D96813"/>
    <w:rsid w:val="00D9775C"/>
    <w:rsid w:val="00DA02D8"/>
    <w:rsid w:val="00DA0566"/>
    <w:rsid w:val="00DA0AEE"/>
    <w:rsid w:val="00DA12B9"/>
    <w:rsid w:val="00DA585B"/>
    <w:rsid w:val="00DA5938"/>
    <w:rsid w:val="00DA63E7"/>
    <w:rsid w:val="00DA697E"/>
    <w:rsid w:val="00DA7BB8"/>
    <w:rsid w:val="00DA7DC5"/>
    <w:rsid w:val="00DB0B7E"/>
    <w:rsid w:val="00DB0F06"/>
    <w:rsid w:val="00DB1617"/>
    <w:rsid w:val="00DB18B4"/>
    <w:rsid w:val="00DB2BBB"/>
    <w:rsid w:val="00DB39CD"/>
    <w:rsid w:val="00DB42C7"/>
    <w:rsid w:val="00DB62EA"/>
    <w:rsid w:val="00DB6FED"/>
    <w:rsid w:val="00DB7745"/>
    <w:rsid w:val="00DB786B"/>
    <w:rsid w:val="00DB7C8D"/>
    <w:rsid w:val="00DC1CC7"/>
    <w:rsid w:val="00DC1ED8"/>
    <w:rsid w:val="00DC2651"/>
    <w:rsid w:val="00DC48B3"/>
    <w:rsid w:val="00DC5901"/>
    <w:rsid w:val="00DC5B1F"/>
    <w:rsid w:val="00DC5C2B"/>
    <w:rsid w:val="00DC7230"/>
    <w:rsid w:val="00DC72BE"/>
    <w:rsid w:val="00DC7358"/>
    <w:rsid w:val="00DD2088"/>
    <w:rsid w:val="00DD2505"/>
    <w:rsid w:val="00DD3B3D"/>
    <w:rsid w:val="00DD647D"/>
    <w:rsid w:val="00DD77CC"/>
    <w:rsid w:val="00DD7BE4"/>
    <w:rsid w:val="00DD7FA8"/>
    <w:rsid w:val="00DE0432"/>
    <w:rsid w:val="00DE0533"/>
    <w:rsid w:val="00DE08E9"/>
    <w:rsid w:val="00DE1D01"/>
    <w:rsid w:val="00DE2722"/>
    <w:rsid w:val="00DE3F9F"/>
    <w:rsid w:val="00DE408A"/>
    <w:rsid w:val="00DE64CE"/>
    <w:rsid w:val="00DE77B4"/>
    <w:rsid w:val="00DE7A7B"/>
    <w:rsid w:val="00DF13CC"/>
    <w:rsid w:val="00DF1F94"/>
    <w:rsid w:val="00DF2808"/>
    <w:rsid w:val="00DF3726"/>
    <w:rsid w:val="00DF4AC2"/>
    <w:rsid w:val="00DF62FD"/>
    <w:rsid w:val="00DF7452"/>
    <w:rsid w:val="00DF789A"/>
    <w:rsid w:val="00E0034C"/>
    <w:rsid w:val="00E02688"/>
    <w:rsid w:val="00E02FA0"/>
    <w:rsid w:val="00E06675"/>
    <w:rsid w:val="00E067BD"/>
    <w:rsid w:val="00E06F4B"/>
    <w:rsid w:val="00E07FE1"/>
    <w:rsid w:val="00E10B00"/>
    <w:rsid w:val="00E10E2D"/>
    <w:rsid w:val="00E1134D"/>
    <w:rsid w:val="00E119BC"/>
    <w:rsid w:val="00E127F2"/>
    <w:rsid w:val="00E12B17"/>
    <w:rsid w:val="00E12C6C"/>
    <w:rsid w:val="00E13485"/>
    <w:rsid w:val="00E14ED4"/>
    <w:rsid w:val="00E20E52"/>
    <w:rsid w:val="00E23053"/>
    <w:rsid w:val="00E24386"/>
    <w:rsid w:val="00E26474"/>
    <w:rsid w:val="00E271AF"/>
    <w:rsid w:val="00E273F6"/>
    <w:rsid w:val="00E2748A"/>
    <w:rsid w:val="00E274A5"/>
    <w:rsid w:val="00E30203"/>
    <w:rsid w:val="00E30209"/>
    <w:rsid w:val="00E32E61"/>
    <w:rsid w:val="00E33156"/>
    <w:rsid w:val="00E335A7"/>
    <w:rsid w:val="00E34175"/>
    <w:rsid w:val="00E35300"/>
    <w:rsid w:val="00E35772"/>
    <w:rsid w:val="00E3767C"/>
    <w:rsid w:val="00E416A7"/>
    <w:rsid w:val="00E430F7"/>
    <w:rsid w:val="00E433D0"/>
    <w:rsid w:val="00E4355F"/>
    <w:rsid w:val="00E44A05"/>
    <w:rsid w:val="00E458F2"/>
    <w:rsid w:val="00E461C7"/>
    <w:rsid w:val="00E4659B"/>
    <w:rsid w:val="00E4777C"/>
    <w:rsid w:val="00E500D4"/>
    <w:rsid w:val="00E50E0C"/>
    <w:rsid w:val="00E51503"/>
    <w:rsid w:val="00E515DC"/>
    <w:rsid w:val="00E51AEA"/>
    <w:rsid w:val="00E51EBD"/>
    <w:rsid w:val="00E531E9"/>
    <w:rsid w:val="00E553C3"/>
    <w:rsid w:val="00E55A4F"/>
    <w:rsid w:val="00E573E1"/>
    <w:rsid w:val="00E57DD4"/>
    <w:rsid w:val="00E60C6D"/>
    <w:rsid w:val="00E60EFF"/>
    <w:rsid w:val="00E64E80"/>
    <w:rsid w:val="00E65A2A"/>
    <w:rsid w:val="00E666C1"/>
    <w:rsid w:val="00E70F8C"/>
    <w:rsid w:val="00E710B7"/>
    <w:rsid w:val="00E74B0F"/>
    <w:rsid w:val="00E766F3"/>
    <w:rsid w:val="00E76F9E"/>
    <w:rsid w:val="00E775B0"/>
    <w:rsid w:val="00E7771A"/>
    <w:rsid w:val="00E815A0"/>
    <w:rsid w:val="00E81E6F"/>
    <w:rsid w:val="00E81FE5"/>
    <w:rsid w:val="00E82E7A"/>
    <w:rsid w:val="00E82EF3"/>
    <w:rsid w:val="00E833EA"/>
    <w:rsid w:val="00E8355A"/>
    <w:rsid w:val="00E8389E"/>
    <w:rsid w:val="00E839D6"/>
    <w:rsid w:val="00E84444"/>
    <w:rsid w:val="00E850EF"/>
    <w:rsid w:val="00E85A40"/>
    <w:rsid w:val="00E86952"/>
    <w:rsid w:val="00E90EF9"/>
    <w:rsid w:val="00E91750"/>
    <w:rsid w:val="00E92A13"/>
    <w:rsid w:val="00E93F62"/>
    <w:rsid w:val="00E9432B"/>
    <w:rsid w:val="00E94B6E"/>
    <w:rsid w:val="00E978BE"/>
    <w:rsid w:val="00EA11A2"/>
    <w:rsid w:val="00EA1255"/>
    <w:rsid w:val="00EA22E9"/>
    <w:rsid w:val="00EA2D94"/>
    <w:rsid w:val="00EA3C02"/>
    <w:rsid w:val="00EA59EB"/>
    <w:rsid w:val="00EA5CBF"/>
    <w:rsid w:val="00EA609A"/>
    <w:rsid w:val="00EA6352"/>
    <w:rsid w:val="00EA6D49"/>
    <w:rsid w:val="00EB0D7B"/>
    <w:rsid w:val="00EB19C1"/>
    <w:rsid w:val="00EB48C0"/>
    <w:rsid w:val="00EB6165"/>
    <w:rsid w:val="00EB6F5D"/>
    <w:rsid w:val="00EB740A"/>
    <w:rsid w:val="00EB7F38"/>
    <w:rsid w:val="00EC2594"/>
    <w:rsid w:val="00EC2B92"/>
    <w:rsid w:val="00EC2BEB"/>
    <w:rsid w:val="00EC33D0"/>
    <w:rsid w:val="00EC6361"/>
    <w:rsid w:val="00EC6975"/>
    <w:rsid w:val="00ED0754"/>
    <w:rsid w:val="00ED1775"/>
    <w:rsid w:val="00ED3496"/>
    <w:rsid w:val="00ED6061"/>
    <w:rsid w:val="00ED63F3"/>
    <w:rsid w:val="00ED6543"/>
    <w:rsid w:val="00EE020E"/>
    <w:rsid w:val="00EE0527"/>
    <w:rsid w:val="00EE1D7C"/>
    <w:rsid w:val="00EE1E8A"/>
    <w:rsid w:val="00EE2D59"/>
    <w:rsid w:val="00EE6B41"/>
    <w:rsid w:val="00EE7E82"/>
    <w:rsid w:val="00EF0605"/>
    <w:rsid w:val="00EF084E"/>
    <w:rsid w:val="00EF0C7E"/>
    <w:rsid w:val="00EF0D08"/>
    <w:rsid w:val="00EF1711"/>
    <w:rsid w:val="00EF321D"/>
    <w:rsid w:val="00EF3DDE"/>
    <w:rsid w:val="00EF4825"/>
    <w:rsid w:val="00EF55A0"/>
    <w:rsid w:val="00EF731A"/>
    <w:rsid w:val="00F01063"/>
    <w:rsid w:val="00F020B4"/>
    <w:rsid w:val="00F02666"/>
    <w:rsid w:val="00F02B78"/>
    <w:rsid w:val="00F1121E"/>
    <w:rsid w:val="00F113B9"/>
    <w:rsid w:val="00F11D8C"/>
    <w:rsid w:val="00F127CF"/>
    <w:rsid w:val="00F12AED"/>
    <w:rsid w:val="00F12C5D"/>
    <w:rsid w:val="00F13220"/>
    <w:rsid w:val="00F15B36"/>
    <w:rsid w:val="00F2105D"/>
    <w:rsid w:val="00F230BA"/>
    <w:rsid w:val="00F23512"/>
    <w:rsid w:val="00F25DC1"/>
    <w:rsid w:val="00F279FA"/>
    <w:rsid w:val="00F301C2"/>
    <w:rsid w:val="00F3091B"/>
    <w:rsid w:val="00F30F32"/>
    <w:rsid w:val="00F3161F"/>
    <w:rsid w:val="00F33F71"/>
    <w:rsid w:val="00F35909"/>
    <w:rsid w:val="00F3595C"/>
    <w:rsid w:val="00F36ADA"/>
    <w:rsid w:val="00F36DF2"/>
    <w:rsid w:val="00F37F0A"/>
    <w:rsid w:val="00F40575"/>
    <w:rsid w:val="00F407AC"/>
    <w:rsid w:val="00F408EC"/>
    <w:rsid w:val="00F40B8C"/>
    <w:rsid w:val="00F41457"/>
    <w:rsid w:val="00F418D9"/>
    <w:rsid w:val="00F42BA4"/>
    <w:rsid w:val="00F43474"/>
    <w:rsid w:val="00F4531F"/>
    <w:rsid w:val="00F5108D"/>
    <w:rsid w:val="00F52967"/>
    <w:rsid w:val="00F5384B"/>
    <w:rsid w:val="00F56219"/>
    <w:rsid w:val="00F5657A"/>
    <w:rsid w:val="00F57202"/>
    <w:rsid w:val="00F60357"/>
    <w:rsid w:val="00F60906"/>
    <w:rsid w:val="00F60F29"/>
    <w:rsid w:val="00F61824"/>
    <w:rsid w:val="00F61AF4"/>
    <w:rsid w:val="00F6239C"/>
    <w:rsid w:val="00F62489"/>
    <w:rsid w:val="00F62698"/>
    <w:rsid w:val="00F63145"/>
    <w:rsid w:val="00F635A6"/>
    <w:rsid w:val="00F63764"/>
    <w:rsid w:val="00F6460F"/>
    <w:rsid w:val="00F64DA9"/>
    <w:rsid w:val="00F64EAA"/>
    <w:rsid w:val="00F658FF"/>
    <w:rsid w:val="00F671D6"/>
    <w:rsid w:val="00F70D53"/>
    <w:rsid w:val="00F7143D"/>
    <w:rsid w:val="00F727A5"/>
    <w:rsid w:val="00F7528F"/>
    <w:rsid w:val="00F75738"/>
    <w:rsid w:val="00F75767"/>
    <w:rsid w:val="00F75C46"/>
    <w:rsid w:val="00F77086"/>
    <w:rsid w:val="00F80475"/>
    <w:rsid w:val="00F80ADD"/>
    <w:rsid w:val="00F80D2A"/>
    <w:rsid w:val="00F8352F"/>
    <w:rsid w:val="00F841BC"/>
    <w:rsid w:val="00F848A5"/>
    <w:rsid w:val="00F84B23"/>
    <w:rsid w:val="00F858CC"/>
    <w:rsid w:val="00F85D5F"/>
    <w:rsid w:val="00F86869"/>
    <w:rsid w:val="00F86AB1"/>
    <w:rsid w:val="00F878C0"/>
    <w:rsid w:val="00F87C69"/>
    <w:rsid w:val="00F914EE"/>
    <w:rsid w:val="00F92CDD"/>
    <w:rsid w:val="00F938D1"/>
    <w:rsid w:val="00F9485F"/>
    <w:rsid w:val="00F964F4"/>
    <w:rsid w:val="00F97AB7"/>
    <w:rsid w:val="00FA00A4"/>
    <w:rsid w:val="00FA29BA"/>
    <w:rsid w:val="00FA31FD"/>
    <w:rsid w:val="00FA6ED5"/>
    <w:rsid w:val="00FA7161"/>
    <w:rsid w:val="00FB0F0D"/>
    <w:rsid w:val="00FB1110"/>
    <w:rsid w:val="00FB153A"/>
    <w:rsid w:val="00FB2308"/>
    <w:rsid w:val="00FB23E8"/>
    <w:rsid w:val="00FB2494"/>
    <w:rsid w:val="00FB3273"/>
    <w:rsid w:val="00FB3634"/>
    <w:rsid w:val="00FB377E"/>
    <w:rsid w:val="00FB466D"/>
    <w:rsid w:val="00FB4F6B"/>
    <w:rsid w:val="00FB522E"/>
    <w:rsid w:val="00FB534F"/>
    <w:rsid w:val="00FB621F"/>
    <w:rsid w:val="00FB6260"/>
    <w:rsid w:val="00FC0705"/>
    <w:rsid w:val="00FC1144"/>
    <w:rsid w:val="00FC2F0F"/>
    <w:rsid w:val="00FC3004"/>
    <w:rsid w:val="00FC3627"/>
    <w:rsid w:val="00FC4AB2"/>
    <w:rsid w:val="00FC678B"/>
    <w:rsid w:val="00FC684E"/>
    <w:rsid w:val="00FC68A7"/>
    <w:rsid w:val="00FC7500"/>
    <w:rsid w:val="00FD19C1"/>
    <w:rsid w:val="00FD1EA3"/>
    <w:rsid w:val="00FD1EC1"/>
    <w:rsid w:val="00FD3263"/>
    <w:rsid w:val="00FD400D"/>
    <w:rsid w:val="00FD4F58"/>
    <w:rsid w:val="00FD559D"/>
    <w:rsid w:val="00FD5AED"/>
    <w:rsid w:val="00FD5DE9"/>
    <w:rsid w:val="00FD63D8"/>
    <w:rsid w:val="00FD69DC"/>
    <w:rsid w:val="00FD7762"/>
    <w:rsid w:val="00FD7E4C"/>
    <w:rsid w:val="00FE02B5"/>
    <w:rsid w:val="00FE406C"/>
    <w:rsid w:val="00FE50CE"/>
    <w:rsid w:val="00FE532B"/>
    <w:rsid w:val="00FE6FF1"/>
    <w:rsid w:val="00FF0B23"/>
    <w:rsid w:val="00FF1274"/>
    <w:rsid w:val="00FF197B"/>
    <w:rsid w:val="00FF1D35"/>
    <w:rsid w:val="00FF32E1"/>
    <w:rsid w:val="00FF3CD0"/>
    <w:rsid w:val="00FF5190"/>
    <w:rsid w:val="01E33A41"/>
    <w:rsid w:val="01E967CE"/>
    <w:rsid w:val="028133E5"/>
    <w:rsid w:val="029E0C4F"/>
    <w:rsid w:val="02A4486A"/>
    <w:rsid w:val="02B11603"/>
    <w:rsid w:val="02E85A15"/>
    <w:rsid w:val="03907AB8"/>
    <w:rsid w:val="03B14800"/>
    <w:rsid w:val="03FC4880"/>
    <w:rsid w:val="047452B2"/>
    <w:rsid w:val="055F6735"/>
    <w:rsid w:val="05621755"/>
    <w:rsid w:val="056A0776"/>
    <w:rsid w:val="05E20B93"/>
    <w:rsid w:val="0605141F"/>
    <w:rsid w:val="06255238"/>
    <w:rsid w:val="06BE443B"/>
    <w:rsid w:val="088508C0"/>
    <w:rsid w:val="089407F1"/>
    <w:rsid w:val="0989117A"/>
    <w:rsid w:val="09A2756E"/>
    <w:rsid w:val="0A6458F0"/>
    <w:rsid w:val="0A76519F"/>
    <w:rsid w:val="0AB42B1E"/>
    <w:rsid w:val="0B4415FD"/>
    <w:rsid w:val="0B69228E"/>
    <w:rsid w:val="0BC72D19"/>
    <w:rsid w:val="0CA7078E"/>
    <w:rsid w:val="0D35483E"/>
    <w:rsid w:val="0D9A12AF"/>
    <w:rsid w:val="0E3E3DC7"/>
    <w:rsid w:val="0E5F14EE"/>
    <w:rsid w:val="0EDA2B36"/>
    <w:rsid w:val="0EE55043"/>
    <w:rsid w:val="10F7469F"/>
    <w:rsid w:val="126264A6"/>
    <w:rsid w:val="12884C1B"/>
    <w:rsid w:val="12FB03D7"/>
    <w:rsid w:val="13DA0DEA"/>
    <w:rsid w:val="14123992"/>
    <w:rsid w:val="14132C9C"/>
    <w:rsid w:val="14AF3CB3"/>
    <w:rsid w:val="15605D8E"/>
    <w:rsid w:val="163430D7"/>
    <w:rsid w:val="16570429"/>
    <w:rsid w:val="16FA7BFB"/>
    <w:rsid w:val="175B3CF9"/>
    <w:rsid w:val="17F74C43"/>
    <w:rsid w:val="1827353D"/>
    <w:rsid w:val="18385D32"/>
    <w:rsid w:val="18E91F58"/>
    <w:rsid w:val="18F70714"/>
    <w:rsid w:val="18FB1565"/>
    <w:rsid w:val="193B65C4"/>
    <w:rsid w:val="1A9D6A7B"/>
    <w:rsid w:val="1AA46F3C"/>
    <w:rsid w:val="1AAA0317"/>
    <w:rsid w:val="1BAE4FA6"/>
    <w:rsid w:val="1BBB686B"/>
    <w:rsid w:val="1BD4084F"/>
    <w:rsid w:val="1BF77AB8"/>
    <w:rsid w:val="1C1D5AAA"/>
    <w:rsid w:val="1C662D1E"/>
    <w:rsid w:val="1CC53F63"/>
    <w:rsid w:val="1D286A8D"/>
    <w:rsid w:val="1D9A2A80"/>
    <w:rsid w:val="1E055DA0"/>
    <w:rsid w:val="1E28464C"/>
    <w:rsid w:val="1E313362"/>
    <w:rsid w:val="1E703866"/>
    <w:rsid w:val="1EBF2F95"/>
    <w:rsid w:val="1FA020F7"/>
    <w:rsid w:val="1FAB0107"/>
    <w:rsid w:val="1FD66E20"/>
    <w:rsid w:val="1FD81EE2"/>
    <w:rsid w:val="20A025BE"/>
    <w:rsid w:val="21575478"/>
    <w:rsid w:val="2166739C"/>
    <w:rsid w:val="218F02F6"/>
    <w:rsid w:val="21D76855"/>
    <w:rsid w:val="225117CD"/>
    <w:rsid w:val="22B90C34"/>
    <w:rsid w:val="22CB0CD6"/>
    <w:rsid w:val="242A25A3"/>
    <w:rsid w:val="249C2957"/>
    <w:rsid w:val="25251A37"/>
    <w:rsid w:val="252A17D1"/>
    <w:rsid w:val="25B8645F"/>
    <w:rsid w:val="26253567"/>
    <w:rsid w:val="266809AF"/>
    <w:rsid w:val="27217917"/>
    <w:rsid w:val="27231911"/>
    <w:rsid w:val="27564F66"/>
    <w:rsid w:val="275C76E1"/>
    <w:rsid w:val="27613575"/>
    <w:rsid w:val="27910238"/>
    <w:rsid w:val="27C570C1"/>
    <w:rsid w:val="27DC4682"/>
    <w:rsid w:val="283B3F4C"/>
    <w:rsid w:val="284C5969"/>
    <w:rsid w:val="28C16881"/>
    <w:rsid w:val="28F75297"/>
    <w:rsid w:val="290916D3"/>
    <w:rsid w:val="296306BA"/>
    <w:rsid w:val="29C509AD"/>
    <w:rsid w:val="2A0D7DC0"/>
    <w:rsid w:val="2A3D097F"/>
    <w:rsid w:val="2A953259"/>
    <w:rsid w:val="2B276356"/>
    <w:rsid w:val="2BA01401"/>
    <w:rsid w:val="2BC630BD"/>
    <w:rsid w:val="2BFA2DE1"/>
    <w:rsid w:val="2BFA49B1"/>
    <w:rsid w:val="2C524AA6"/>
    <w:rsid w:val="2D3D0FE8"/>
    <w:rsid w:val="2D722949"/>
    <w:rsid w:val="2DF50AEF"/>
    <w:rsid w:val="2F5B0AFA"/>
    <w:rsid w:val="2FA85CA5"/>
    <w:rsid w:val="303D7EDF"/>
    <w:rsid w:val="30DB2B52"/>
    <w:rsid w:val="3123791C"/>
    <w:rsid w:val="31512242"/>
    <w:rsid w:val="31DC42D0"/>
    <w:rsid w:val="32B62A76"/>
    <w:rsid w:val="336D74A4"/>
    <w:rsid w:val="33983BF4"/>
    <w:rsid w:val="33B543C3"/>
    <w:rsid w:val="33C93BF2"/>
    <w:rsid w:val="34537F93"/>
    <w:rsid w:val="34C1722F"/>
    <w:rsid w:val="35927757"/>
    <w:rsid w:val="35AE31EC"/>
    <w:rsid w:val="35CC03A9"/>
    <w:rsid w:val="362B5177"/>
    <w:rsid w:val="36945760"/>
    <w:rsid w:val="373371EB"/>
    <w:rsid w:val="38590AF1"/>
    <w:rsid w:val="388447FD"/>
    <w:rsid w:val="389D4F83"/>
    <w:rsid w:val="38EB6E67"/>
    <w:rsid w:val="3913188B"/>
    <w:rsid w:val="39664303"/>
    <w:rsid w:val="39776F1C"/>
    <w:rsid w:val="39D54E9C"/>
    <w:rsid w:val="3A394A25"/>
    <w:rsid w:val="3A6B62E7"/>
    <w:rsid w:val="3A885E0D"/>
    <w:rsid w:val="3AA54C0B"/>
    <w:rsid w:val="3B1101EF"/>
    <w:rsid w:val="3B1E448E"/>
    <w:rsid w:val="3B36601C"/>
    <w:rsid w:val="3BE85EC7"/>
    <w:rsid w:val="3C381B1F"/>
    <w:rsid w:val="3C3A0A5C"/>
    <w:rsid w:val="3CB83200"/>
    <w:rsid w:val="3CD728D0"/>
    <w:rsid w:val="3CE60FC5"/>
    <w:rsid w:val="3CEB50D4"/>
    <w:rsid w:val="3D6F7B79"/>
    <w:rsid w:val="3D98205B"/>
    <w:rsid w:val="3DFA3C70"/>
    <w:rsid w:val="3E225623"/>
    <w:rsid w:val="3E325480"/>
    <w:rsid w:val="3EAD1890"/>
    <w:rsid w:val="3EB4170C"/>
    <w:rsid w:val="3EC64316"/>
    <w:rsid w:val="3ED349A7"/>
    <w:rsid w:val="3F6F5B41"/>
    <w:rsid w:val="3F89279D"/>
    <w:rsid w:val="3FBF3EA8"/>
    <w:rsid w:val="40271112"/>
    <w:rsid w:val="40DB7577"/>
    <w:rsid w:val="40E417C5"/>
    <w:rsid w:val="40F615AF"/>
    <w:rsid w:val="41264FAE"/>
    <w:rsid w:val="41357C3A"/>
    <w:rsid w:val="419B6374"/>
    <w:rsid w:val="41A9774B"/>
    <w:rsid w:val="42A577A2"/>
    <w:rsid w:val="432229A5"/>
    <w:rsid w:val="43331245"/>
    <w:rsid w:val="43345115"/>
    <w:rsid w:val="4345293E"/>
    <w:rsid w:val="4358611B"/>
    <w:rsid w:val="43D3458F"/>
    <w:rsid w:val="44082203"/>
    <w:rsid w:val="449D0B22"/>
    <w:rsid w:val="44DC7E14"/>
    <w:rsid w:val="44E32C13"/>
    <w:rsid w:val="452E49DD"/>
    <w:rsid w:val="453E3E76"/>
    <w:rsid w:val="455E1469"/>
    <w:rsid w:val="45B746D4"/>
    <w:rsid w:val="46154212"/>
    <w:rsid w:val="47515D86"/>
    <w:rsid w:val="4793179D"/>
    <w:rsid w:val="47A85730"/>
    <w:rsid w:val="47C251C9"/>
    <w:rsid w:val="48512837"/>
    <w:rsid w:val="48DA24E0"/>
    <w:rsid w:val="49913A46"/>
    <w:rsid w:val="4A8E3A40"/>
    <w:rsid w:val="4B5518EA"/>
    <w:rsid w:val="4B6E2351"/>
    <w:rsid w:val="4BE92720"/>
    <w:rsid w:val="4C3110B4"/>
    <w:rsid w:val="4C3B30B0"/>
    <w:rsid w:val="4C8B1413"/>
    <w:rsid w:val="4CE53DAC"/>
    <w:rsid w:val="4D33568E"/>
    <w:rsid w:val="4D723164"/>
    <w:rsid w:val="4DFB1C26"/>
    <w:rsid w:val="4E141973"/>
    <w:rsid w:val="4E815ED8"/>
    <w:rsid w:val="4E8F79E3"/>
    <w:rsid w:val="4EC0268C"/>
    <w:rsid w:val="501C0D25"/>
    <w:rsid w:val="51996BF9"/>
    <w:rsid w:val="51DF2EE0"/>
    <w:rsid w:val="52076EBA"/>
    <w:rsid w:val="52AD4542"/>
    <w:rsid w:val="52EB3A9E"/>
    <w:rsid w:val="532A209B"/>
    <w:rsid w:val="538B5E0C"/>
    <w:rsid w:val="53DF1988"/>
    <w:rsid w:val="546174D1"/>
    <w:rsid w:val="549C5B1A"/>
    <w:rsid w:val="553D57DD"/>
    <w:rsid w:val="55A9107C"/>
    <w:rsid w:val="55E436EC"/>
    <w:rsid w:val="560E6604"/>
    <w:rsid w:val="5636233B"/>
    <w:rsid w:val="575C740C"/>
    <w:rsid w:val="579D4BBD"/>
    <w:rsid w:val="58023207"/>
    <w:rsid w:val="58573336"/>
    <w:rsid w:val="58856476"/>
    <w:rsid w:val="58973A56"/>
    <w:rsid w:val="589D41F3"/>
    <w:rsid w:val="58F446FE"/>
    <w:rsid w:val="590D75BA"/>
    <w:rsid w:val="5930294D"/>
    <w:rsid w:val="59B46480"/>
    <w:rsid w:val="59DB5D20"/>
    <w:rsid w:val="59FD0715"/>
    <w:rsid w:val="5A260327"/>
    <w:rsid w:val="5A460199"/>
    <w:rsid w:val="5A656453"/>
    <w:rsid w:val="5B8A3E33"/>
    <w:rsid w:val="5BF7646B"/>
    <w:rsid w:val="5C447CC6"/>
    <w:rsid w:val="5D2416CF"/>
    <w:rsid w:val="5E9743A9"/>
    <w:rsid w:val="5EA57195"/>
    <w:rsid w:val="5EBB35D7"/>
    <w:rsid w:val="5ECB2098"/>
    <w:rsid w:val="5EE70D26"/>
    <w:rsid w:val="5FDC5F98"/>
    <w:rsid w:val="5FFB66EC"/>
    <w:rsid w:val="60930FD6"/>
    <w:rsid w:val="60AF35AA"/>
    <w:rsid w:val="60C76A65"/>
    <w:rsid w:val="610E13C7"/>
    <w:rsid w:val="6115340C"/>
    <w:rsid w:val="616D37BD"/>
    <w:rsid w:val="62403515"/>
    <w:rsid w:val="628E6A72"/>
    <w:rsid w:val="62A03CC8"/>
    <w:rsid w:val="62B675A1"/>
    <w:rsid w:val="637E4485"/>
    <w:rsid w:val="63F97580"/>
    <w:rsid w:val="6432721B"/>
    <w:rsid w:val="64BB185A"/>
    <w:rsid w:val="64BF42DF"/>
    <w:rsid w:val="64CD2CBD"/>
    <w:rsid w:val="65030624"/>
    <w:rsid w:val="651650B5"/>
    <w:rsid w:val="652A1A5B"/>
    <w:rsid w:val="65B82BE6"/>
    <w:rsid w:val="65FA01FE"/>
    <w:rsid w:val="66471942"/>
    <w:rsid w:val="67623B23"/>
    <w:rsid w:val="68492AC3"/>
    <w:rsid w:val="68BF2B43"/>
    <w:rsid w:val="68D836B7"/>
    <w:rsid w:val="69707442"/>
    <w:rsid w:val="697C606A"/>
    <w:rsid w:val="69807730"/>
    <w:rsid w:val="69BB78E8"/>
    <w:rsid w:val="6A612733"/>
    <w:rsid w:val="6AB75883"/>
    <w:rsid w:val="6B414B06"/>
    <w:rsid w:val="6BB24CDA"/>
    <w:rsid w:val="6BFA2099"/>
    <w:rsid w:val="6C463944"/>
    <w:rsid w:val="6D4E1C88"/>
    <w:rsid w:val="6DE15B77"/>
    <w:rsid w:val="6E5B6573"/>
    <w:rsid w:val="6F5074E6"/>
    <w:rsid w:val="6FAE1C80"/>
    <w:rsid w:val="6FF63BBB"/>
    <w:rsid w:val="70FB11BF"/>
    <w:rsid w:val="713230E1"/>
    <w:rsid w:val="71833A60"/>
    <w:rsid w:val="720F3122"/>
    <w:rsid w:val="72EC63E5"/>
    <w:rsid w:val="73782982"/>
    <w:rsid w:val="73785FF4"/>
    <w:rsid w:val="73CC2930"/>
    <w:rsid w:val="75757BAC"/>
    <w:rsid w:val="757812B3"/>
    <w:rsid w:val="757E6430"/>
    <w:rsid w:val="7583644A"/>
    <w:rsid w:val="76376EC5"/>
    <w:rsid w:val="76380E90"/>
    <w:rsid w:val="778621A8"/>
    <w:rsid w:val="77BF7E38"/>
    <w:rsid w:val="77F13791"/>
    <w:rsid w:val="77FC3A9A"/>
    <w:rsid w:val="780B5C56"/>
    <w:rsid w:val="7840306D"/>
    <w:rsid w:val="786B1A37"/>
    <w:rsid w:val="78C57846"/>
    <w:rsid w:val="78DE0104"/>
    <w:rsid w:val="79533A8F"/>
    <w:rsid w:val="795906BD"/>
    <w:rsid w:val="79F24A72"/>
    <w:rsid w:val="7AF9359C"/>
    <w:rsid w:val="7B1C6C0B"/>
    <w:rsid w:val="7B43016F"/>
    <w:rsid w:val="7B4B7663"/>
    <w:rsid w:val="7B4F7611"/>
    <w:rsid w:val="7BA612E0"/>
    <w:rsid w:val="7C9C49AA"/>
    <w:rsid w:val="7D834960"/>
    <w:rsid w:val="7D8E6DB6"/>
    <w:rsid w:val="7DC31492"/>
    <w:rsid w:val="7DF71C0A"/>
    <w:rsid w:val="7E1B23FA"/>
    <w:rsid w:val="7EB81A1B"/>
    <w:rsid w:val="7F0526DD"/>
    <w:rsid w:val="7F916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iPriority="99"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iPriority="99"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30" w:lineRule="exact"/>
      <w:jc w:val="both"/>
    </w:pPr>
    <w:rPr>
      <w:rFonts w:ascii="Palatino" w:hAnsi="Palatino" w:cs="Times New Roman" w:eastAsiaTheme="minorEastAsia"/>
      <w:kern w:val="16"/>
      <w:sz w:val="19"/>
      <w:lang w:val="en-US" w:eastAsia="en-US" w:bidi="ar-SA"/>
    </w:rPr>
  </w:style>
  <w:style w:type="paragraph" w:styleId="2">
    <w:name w:val="heading 1"/>
    <w:basedOn w:val="3"/>
    <w:next w:val="4"/>
    <w:link w:val="84"/>
    <w:qFormat/>
    <w:uiPriority w:val="0"/>
    <w:pPr>
      <w:keepNext/>
      <w:suppressAutoHyphens/>
      <w:spacing w:before="320" w:after="80" w:line="260" w:lineRule="exact"/>
      <w:ind w:left="320" w:hanging="320"/>
      <w:jc w:val="left"/>
      <w:outlineLvl w:val="0"/>
    </w:pPr>
    <w:rPr>
      <w:rFonts w:ascii="Helvetica" w:hAnsi="Helvetica"/>
      <w:b/>
      <w:smallCaps/>
      <w:sz w:val="23"/>
    </w:rPr>
  </w:style>
  <w:style w:type="paragraph" w:styleId="5">
    <w:name w:val="heading 2"/>
    <w:basedOn w:val="1"/>
    <w:next w:val="1"/>
    <w:link w:val="85"/>
    <w:qFormat/>
    <w:uiPriority w:val="0"/>
    <w:pPr>
      <w:spacing w:before="160" w:after="40" w:line="220" w:lineRule="exact"/>
      <w:ind w:left="360" w:hanging="360"/>
      <w:outlineLvl w:val="1"/>
    </w:pPr>
    <w:rPr>
      <w:sz w:val="20"/>
    </w:rPr>
  </w:style>
  <w:style w:type="paragraph" w:styleId="6">
    <w:name w:val="heading 3"/>
    <w:basedOn w:val="5"/>
    <w:next w:val="4"/>
    <w:link w:val="86"/>
    <w:qFormat/>
    <w:uiPriority w:val="0"/>
    <w:pPr>
      <w:ind w:left="520" w:hanging="520"/>
      <w:outlineLvl w:val="2"/>
    </w:pPr>
    <w:rPr>
      <w:i/>
    </w:rPr>
  </w:style>
  <w:style w:type="paragraph" w:styleId="7">
    <w:name w:val="heading 4"/>
    <w:basedOn w:val="1"/>
    <w:next w:val="4"/>
    <w:link w:val="87"/>
    <w:qFormat/>
    <w:uiPriority w:val="0"/>
    <w:pPr>
      <w:spacing w:line="240" w:lineRule="exact"/>
      <w:ind w:left="360" w:firstLine="216"/>
      <w:outlineLvl w:val="3"/>
    </w:pPr>
    <w:rPr>
      <w:rFonts w:ascii="Times New Roman" w:hAnsi="Times New Roman"/>
      <w:sz w:val="24"/>
      <w:u w:val="single"/>
    </w:rPr>
  </w:style>
  <w:style w:type="character" w:default="1" w:styleId="21">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3">
    <w:name w:val="PARAGRAPH"/>
    <w:basedOn w:val="1"/>
    <w:qFormat/>
    <w:uiPriority w:val="0"/>
    <w:pPr>
      <w:ind w:firstLine="240"/>
    </w:pPr>
  </w:style>
  <w:style w:type="paragraph" w:customStyle="1" w:styleId="4">
    <w:name w:val="PARAGRAPH (no indent)"/>
    <w:basedOn w:val="3"/>
    <w:next w:val="3"/>
    <w:qFormat/>
    <w:uiPriority w:val="0"/>
    <w:pPr>
      <w:ind w:firstLine="0"/>
    </w:pPr>
  </w:style>
  <w:style w:type="paragraph" w:styleId="8">
    <w:name w:val="caption"/>
    <w:basedOn w:val="1"/>
    <w:next w:val="1"/>
    <w:unhideWhenUsed/>
    <w:qFormat/>
    <w:uiPriority w:val="35"/>
    <w:pPr>
      <w:spacing w:line="240" w:lineRule="auto"/>
      <w:jc w:val="left"/>
    </w:pPr>
    <w:rPr>
      <w:rFonts w:eastAsia="黑体" w:asciiTheme="majorHAnsi" w:hAnsiTheme="majorHAnsi" w:cstheme="majorBidi"/>
      <w:kern w:val="2"/>
      <w:sz w:val="20"/>
      <w:lang w:eastAsia="zh-CN"/>
    </w:rPr>
  </w:style>
  <w:style w:type="paragraph" w:styleId="9">
    <w:name w:val="annotation text"/>
    <w:basedOn w:val="1"/>
    <w:link w:val="72"/>
    <w:qFormat/>
    <w:uiPriority w:val="0"/>
    <w:rPr>
      <w:sz w:val="20"/>
    </w:rPr>
  </w:style>
  <w:style w:type="paragraph" w:styleId="10">
    <w:name w:val="Body Text"/>
    <w:basedOn w:val="1"/>
    <w:link w:val="102"/>
    <w:unhideWhenUsed/>
    <w:qFormat/>
    <w:uiPriority w:val="99"/>
    <w:pPr>
      <w:spacing w:after="120" w:line="240" w:lineRule="auto"/>
    </w:pPr>
    <w:rPr>
      <w:rFonts w:asciiTheme="minorHAnsi" w:hAnsiTheme="minorHAnsi" w:cstheme="minorBidi"/>
      <w:kern w:val="2"/>
      <w:sz w:val="21"/>
      <w:szCs w:val="24"/>
      <w:lang w:eastAsia="zh-CN"/>
    </w:rPr>
  </w:style>
  <w:style w:type="paragraph" w:styleId="11">
    <w:name w:val="Date"/>
    <w:basedOn w:val="1"/>
    <w:next w:val="1"/>
    <w:link w:val="89"/>
    <w:semiHidden/>
    <w:unhideWhenUsed/>
    <w:qFormat/>
    <w:uiPriority w:val="0"/>
    <w:pPr>
      <w:ind w:left="100" w:leftChars="2500"/>
    </w:pPr>
  </w:style>
  <w:style w:type="paragraph" w:styleId="12">
    <w:name w:val="Balloon Text"/>
    <w:basedOn w:val="1"/>
    <w:link w:val="75"/>
    <w:qFormat/>
    <w:uiPriority w:val="0"/>
    <w:pPr>
      <w:spacing w:line="240" w:lineRule="auto"/>
    </w:pPr>
    <w:rPr>
      <w:rFonts w:ascii="Tahoma" w:hAnsi="Tahoma" w:cs="Tahoma"/>
      <w:sz w:val="16"/>
      <w:szCs w:val="16"/>
    </w:rPr>
  </w:style>
  <w:style w:type="paragraph" w:styleId="13">
    <w:name w:val="footer"/>
    <w:basedOn w:val="1"/>
    <w:link w:val="82"/>
    <w:qFormat/>
    <w:uiPriority w:val="0"/>
    <w:pPr>
      <w:tabs>
        <w:tab w:val="center" w:pos="4320"/>
        <w:tab w:val="right" w:pos="8640"/>
      </w:tabs>
    </w:pPr>
  </w:style>
  <w:style w:type="paragraph" w:styleId="14">
    <w:name w:val="header"/>
    <w:basedOn w:val="1"/>
    <w:link w:val="81"/>
    <w:qFormat/>
    <w:uiPriority w:val="0"/>
    <w:pPr>
      <w:tabs>
        <w:tab w:val="right" w:pos="10200"/>
      </w:tabs>
      <w:spacing w:line="220" w:lineRule="exact"/>
    </w:pPr>
    <w:rPr>
      <w:rFonts w:ascii="Helvetica" w:hAnsi="Helvetica"/>
      <w:caps/>
      <w:sz w:val="14"/>
    </w:rPr>
  </w:style>
  <w:style w:type="paragraph" w:styleId="15">
    <w:name w:val="footnote text"/>
    <w:basedOn w:val="4"/>
    <w:link w:val="88"/>
    <w:semiHidden/>
    <w:qFormat/>
    <w:uiPriority w:val="0"/>
    <w:pPr>
      <w:framePr w:w="5040" w:vSpace="200" w:wrap="notBeside" w:vAnchor="margin" w:hAnchor="text" w:xAlign="center" w:yAlign="bottom"/>
      <w:spacing w:line="170" w:lineRule="exact"/>
      <w:ind w:firstLine="144"/>
    </w:pPr>
    <w:rPr>
      <w:sz w:val="15"/>
    </w:rPr>
  </w:style>
  <w:style w:type="paragraph" w:styleId="16">
    <w:name w:val="Normal (Web)"/>
    <w:basedOn w:val="1"/>
    <w:qFormat/>
    <w:uiPriority w:val="99"/>
    <w:pPr>
      <w:widowControl/>
      <w:spacing w:before="100" w:beforeAutospacing="1" w:after="100" w:afterAutospacing="1" w:line="240" w:lineRule="auto"/>
      <w:jc w:val="left"/>
    </w:pPr>
    <w:rPr>
      <w:rFonts w:ascii="Arial" w:hAnsi="Arial" w:eastAsia="Arial Unicode MS" w:cs="Arial"/>
      <w:kern w:val="0"/>
      <w:sz w:val="24"/>
      <w:szCs w:val="24"/>
    </w:rPr>
  </w:style>
  <w:style w:type="paragraph" w:styleId="17">
    <w:name w:val="annotation subject"/>
    <w:basedOn w:val="9"/>
    <w:next w:val="9"/>
    <w:link w:val="73"/>
    <w:qFormat/>
    <w:uiPriority w:val="0"/>
    <w:rPr>
      <w:b/>
      <w:bCs/>
    </w:rPr>
  </w:style>
  <w:style w:type="table" w:styleId="19">
    <w:name w:val="Table Grid"/>
    <w:basedOn w:val="18"/>
    <w:qFormat/>
    <w:uiPriority w:val="39"/>
    <w:rPr>
      <w:rFonts w:asciiTheme="minorHAnsi" w:hAnsiTheme="minorHAnsi" w:cstheme="minorBidi"/>
      <w:kern w:val="2"/>
      <w:sz w:val="24"/>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Simple 1"/>
    <w:basedOn w:val="18"/>
    <w:semiHidden/>
    <w:unhideWhenUsed/>
    <w:qFormat/>
    <w:uiPriority w:val="9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22">
    <w:name w:val="Strong"/>
    <w:basedOn w:val="21"/>
    <w:qFormat/>
    <w:uiPriority w:val="0"/>
    <w:rPr>
      <w:b/>
      <w:bCs/>
    </w:rPr>
  </w:style>
  <w:style w:type="character" w:styleId="23">
    <w:name w:val="page number"/>
    <w:basedOn w:val="21"/>
    <w:qFormat/>
    <w:uiPriority w:val="0"/>
  </w:style>
  <w:style w:type="character" w:styleId="24">
    <w:name w:val="FollowedHyperlink"/>
    <w:basedOn w:val="21"/>
    <w:qFormat/>
    <w:uiPriority w:val="0"/>
    <w:rPr>
      <w:color w:val="800080"/>
      <w:u w:val="single"/>
    </w:rPr>
  </w:style>
  <w:style w:type="character" w:styleId="25">
    <w:name w:val="Hyperlink"/>
    <w:basedOn w:val="21"/>
    <w:qFormat/>
    <w:uiPriority w:val="99"/>
    <w:rPr>
      <w:rFonts w:hint="default" w:ascii="Arial" w:hAnsi="Arial" w:cs="Arial"/>
      <w:color w:val="003399"/>
      <w:u w:val="single"/>
    </w:rPr>
  </w:style>
  <w:style w:type="character" w:styleId="26">
    <w:name w:val="HTML Code"/>
    <w:basedOn w:val="21"/>
    <w:semiHidden/>
    <w:unhideWhenUsed/>
    <w:qFormat/>
    <w:uiPriority w:val="0"/>
    <w:rPr>
      <w:rFonts w:ascii="Courier New" w:hAnsi="Courier New"/>
      <w:sz w:val="20"/>
    </w:rPr>
  </w:style>
  <w:style w:type="character" w:styleId="27">
    <w:name w:val="annotation reference"/>
    <w:basedOn w:val="21"/>
    <w:qFormat/>
    <w:uiPriority w:val="0"/>
    <w:rPr>
      <w:sz w:val="16"/>
      <w:szCs w:val="16"/>
    </w:rPr>
  </w:style>
  <w:style w:type="character" w:styleId="28">
    <w:name w:val="footnote reference"/>
    <w:semiHidden/>
    <w:qFormat/>
    <w:uiPriority w:val="0"/>
    <w:rPr>
      <w:position w:val="0"/>
      <w:vertAlign w:val="superscript"/>
    </w:rPr>
  </w:style>
  <w:style w:type="character" w:customStyle="1" w:styleId="29">
    <w:name w:val="Program Code"/>
    <w:qFormat/>
    <w:uiPriority w:val="0"/>
    <w:rPr>
      <w:rFonts w:ascii="ProgramThree" w:hAnsi="ProgramThree"/>
      <w:color w:val="008080"/>
      <w:sz w:val="18"/>
    </w:rPr>
  </w:style>
  <w:style w:type="character" w:customStyle="1" w:styleId="30">
    <w:name w:val="Table (reference to)"/>
    <w:qFormat/>
    <w:uiPriority w:val="0"/>
    <w:rPr>
      <w:color w:val="00FF00"/>
    </w:rPr>
  </w:style>
  <w:style w:type="paragraph" w:customStyle="1" w:styleId="31">
    <w:name w:val="ARTICLE TITLE"/>
    <w:basedOn w:val="4"/>
    <w:qFormat/>
    <w:uiPriority w:val="0"/>
    <w:pPr>
      <w:suppressAutoHyphens/>
      <w:spacing w:after="160" w:line="560" w:lineRule="exact"/>
      <w:jc w:val="center"/>
    </w:pPr>
    <w:rPr>
      <w:rFonts w:ascii="Helvetica" w:hAnsi="Helvetica"/>
      <w:spacing w:val="6"/>
      <w:sz w:val="48"/>
    </w:rPr>
  </w:style>
  <w:style w:type="paragraph" w:customStyle="1" w:styleId="32">
    <w:name w:val="AUTHOR"/>
    <w:basedOn w:val="31"/>
    <w:next w:val="1"/>
    <w:qFormat/>
    <w:uiPriority w:val="0"/>
    <w:pPr>
      <w:spacing w:after="480" w:line="280" w:lineRule="exact"/>
    </w:pPr>
    <w:rPr>
      <w:spacing w:val="5"/>
      <w:sz w:val="22"/>
    </w:rPr>
  </w:style>
  <w:style w:type="paragraph" w:customStyle="1" w:styleId="33">
    <w:name w:val="TABLE FOOTNOTE"/>
    <w:basedOn w:val="1"/>
    <w:qFormat/>
    <w:uiPriority w:val="0"/>
    <w:pPr>
      <w:jc w:val="left"/>
    </w:pPr>
    <w:rPr>
      <w:i/>
      <w:sz w:val="16"/>
    </w:rPr>
  </w:style>
  <w:style w:type="paragraph" w:customStyle="1" w:styleId="34">
    <w:name w:val="ABSTRACT"/>
    <w:basedOn w:val="3"/>
    <w:qFormat/>
    <w:uiPriority w:val="0"/>
    <w:pPr>
      <w:suppressAutoHyphens/>
      <w:spacing w:after="240" w:line="210" w:lineRule="exact"/>
      <w:ind w:left="480" w:right="480" w:firstLine="0"/>
      <w:jc w:val="left"/>
    </w:pPr>
    <w:rPr>
      <w:rFonts w:ascii="Helvetica" w:hAnsi="Helvetica"/>
      <w:sz w:val="16"/>
    </w:rPr>
  </w:style>
  <w:style w:type="paragraph" w:customStyle="1" w:styleId="35">
    <w:name w:val="TABLE ROW"/>
    <w:basedOn w:val="1"/>
    <w:qFormat/>
    <w:uiPriority w:val="0"/>
    <w:pPr>
      <w:spacing w:before="20" w:after="20" w:line="180" w:lineRule="exact"/>
      <w:jc w:val="center"/>
    </w:pPr>
    <w:rPr>
      <w:rFonts w:ascii="Helvetica" w:hAnsi="Helvetica"/>
      <w:sz w:val="16"/>
    </w:rPr>
  </w:style>
  <w:style w:type="paragraph" w:customStyle="1" w:styleId="36">
    <w:name w:val="TABLE COLUMN HEADER"/>
    <w:basedOn w:val="35"/>
    <w:next w:val="35"/>
    <w:qFormat/>
    <w:uiPriority w:val="0"/>
    <w:pPr>
      <w:spacing w:before="40" w:after="40"/>
    </w:pPr>
    <w:rPr>
      <w:sz w:val="18"/>
    </w:rPr>
  </w:style>
  <w:style w:type="paragraph" w:customStyle="1" w:styleId="37">
    <w:name w:val="TABLE TITLE"/>
    <w:basedOn w:val="1"/>
    <w:next w:val="36"/>
    <w:qFormat/>
    <w:uiPriority w:val="0"/>
    <w:pPr>
      <w:keepNext/>
      <w:framePr w:w="5040" w:wrap="around" w:vAnchor="page" w:hAnchor="page" w:x="5999" w:y="1203"/>
      <w:spacing w:after="80" w:line="200" w:lineRule="exact"/>
      <w:jc w:val="center"/>
    </w:pPr>
    <w:rPr>
      <w:rFonts w:ascii="Helvetica" w:hAnsi="Helvetica"/>
      <w:smallCaps/>
      <w:color w:val="000000"/>
    </w:rPr>
  </w:style>
  <w:style w:type="paragraph" w:customStyle="1" w:styleId="38">
    <w:name w:val="FIGURE CAPTION"/>
    <w:basedOn w:val="4"/>
    <w:qFormat/>
    <w:uiPriority w:val="0"/>
    <w:pPr>
      <w:spacing w:after="320" w:line="180" w:lineRule="exact"/>
    </w:pPr>
    <w:rPr>
      <w:rFonts w:ascii="Helvetica" w:hAnsi="Helvetica"/>
      <w:sz w:val="16"/>
    </w:rPr>
  </w:style>
  <w:style w:type="paragraph" w:customStyle="1" w:styleId="39">
    <w:name w:val="QUOTATION BLOCK STYLE"/>
    <w:basedOn w:val="4"/>
    <w:qFormat/>
    <w:uiPriority w:val="0"/>
    <w:pPr>
      <w:spacing w:before="80" w:after="80"/>
      <w:ind w:left="240" w:right="240"/>
    </w:pPr>
    <w:rPr>
      <w:sz w:val="16"/>
    </w:rPr>
  </w:style>
  <w:style w:type="paragraph" w:customStyle="1" w:styleId="40">
    <w:name w:val="LIST TYPE 2a (Number)"/>
    <w:basedOn w:val="41"/>
    <w:next w:val="41"/>
    <w:qFormat/>
    <w:uiPriority w:val="0"/>
    <w:pPr>
      <w:spacing w:before="80"/>
    </w:pPr>
  </w:style>
  <w:style w:type="paragraph" w:customStyle="1" w:styleId="41">
    <w:name w:val="LIST TYPE 2 (Number)"/>
    <w:basedOn w:val="42"/>
    <w:qFormat/>
    <w:uiPriority w:val="0"/>
    <w:pPr/>
  </w:style>
  <w:style w:type="paragraph" w:customStyle="1" w:styleId="42">
    <w:name w:val="LIST TYPE 1 (Bullet)"/>
    <w:basedOn w:val="3"/>
    <w:qFormat/>
    <w:uiPriority w:val="0"/>
    <w:pPr>
      <w:numPr>
        <w:ilvl w:val="0"/>
        <w:numId w:val="1"/>
      </w:numPr>
      <w:tabs>
        <w:tab w:val="clear" w:pos="576"/>
      </w:tabs>
      <w:ind w:left="480" w:hanging="240"/>
    </w:pPr>
  </w:style>
  <w:style w:type="paragraph" w:customStyle="1" w:styleId="43">
    <w:name w:val="BIB. REF. TEXT"/>
    <w:basedOn w:val="4"/>
    <w:qFormat/>
    <w:uiPriority w:val="0"/>
    <w:pPr>
      <w:widowControl/>
      <w:tabs>
        <w:tab w:val="left" w:pos="432"/>
      </w:tabs>
      <w:spacing w:line="180" w:lineRule="exact"/>
      <w:ind w:left="360" w:hanging="360"/>
    </w:pPr>
    <w:rPr>
      <w:sz w:val="16"/>
    </w:rPr>
  </w:style>
  <w:style w:type="paragraph" w:customStyle="1" w:styleId="44">
    <w:name w:val="CCC LINE"/>
    <w:basedOn w:val="4"/>
    <w:qFormat/>
    <w:uiPriority w:val="0"/>
    <w:pPr>
      <w:framePr w:vSpace="240" w:wrap="notBeside" w:vAnchor="page" w:hAnchor="margin" w:xAlign="center" w:y="15121"/>
      <w:spacing w:line="160" w:lineRule="exact"/>
      <w:jc w:val="center"/>
    </w:pPr>
    <w:rPr>
      <w:rFonts w:ascii="Helvetica" w:hAnsi="Helvetica"/>
      <w:spacing w:val="6"/>
      <w:sz w:val="12"/>
    </w:rPr>
  </w:style>
  <w:style w:type="paragraph" w:customStyle="1" w:styleId="45">
    <w:name w:val="PROGRAM SEGMENT"/>
    <w:basedOn w:val="4"/>
    <w:qFormat/>
    <w:uiPriority w:val="0"/>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46">
    <w:name w:val="LIST TYPE 1a (Bullet)"/>
    <w:basedOn w:val="42"/>
    <w:next w:val="42"/>
    <w:qFormat/>
    <w:uiPriority w:val="0"/>
    <w:pPr>
      <w:spacing w:before="80"/>
    </w:pPr>
  </w:style>
  <w:style w:type="paragraph" w:customStyle="1" w:styleId="47">
    <w:name w:val="LIST TYPE 2z (Number)"/>
    <w:basedOn w:val="41"/>
    <w:next w:val="3"/>
    <w:qFormat/>
    <w:uiPriority w:val="0"/>
    <w:pPr>
      <w:spacing w:after="80"/>
    </w:pPr>
  </w:style>
  <w:style w:type="paragraph" w:customStyle="1" w:styleId="48">
    <w:name w:val="VITA"/>
    <w:basedOn w:val="4"/>
    <w:qFormat/>
    <w:uiPriority w:val="0"/>
    <w:pPr>
      <w:tabs>
        <w:tab w:val="left" w:pos="216"/>
      </w:tabs>
      <w:spacing w:line="180" w:lineRule="exact"/>
    </w:pPr>
    <w:rPr>
      <w:rFonts w:ascii="Helvetica" w:hAnsi="Helvetica"/>
      <w:sz w:val="16"/>
    </w:rPr>
  </w:style>
  <w:style w:type="paragraph" w:customStyle="1" w:styleId="49">
    <w:name w:val="LIST TYPE 1z (Bullet)"/>
    <w:basedOn w:val="42"/>
    <w:next w:val="3"/>
    <w:qFormat/>
    <w:uiPriority w:val="0"/>
    <w:pPr>
      <w:spacing w:after="80"/>
    </w:pPr>
  </w:style>
  <w:style w:type="paragraph" w:customStyle="1" w:styleId="50">
    <w:name w:val="FIGURE BODY"/>
    <w:basedOn w:val="45"/>
    <w:qFormat/>
    <w:uiPriority w:val="0"/>
    <w:pPr>
      <w:spacing w:line="180" w:lineRule="exact"/>
    </w:pPr>
    <w:rPr>
      <w:rFonts w:ascii="Palatino" w:hAnsi="Palatino"/>
      <w:sz w:val="16"/>
    </w:rPr>
  </w:style>
  <w:style w:type="paragraph" w:customStyle="1" w:styleId="51">
    <w:name w:val="FORMULA"/>
    <w:basedOn w:val="1"/>
    <w:qFormat/>
    <w:uiPriority w:val="0"/>
    <w:pPr>
      <w:spacing w:before="80" w:after="80" w:line="240" w:lineRule="atLeast"/>
      <w:jc w:val="center"/>
    </w:pPr>
  </w:style>
  <w:style w:type="character" w:customStyle="1" w:styleId="52">
    <w:name w:val="Url"/>
    <w:basedOn w:val="21"/>
    <w:qFormat/>
    <w:uiPriority w:val="0"/>
    <w:rPr>
      <w:rFonts w:ascii="Helvetica Condensed" w:hAnsi="Helvetica Condensed"/>
      <w:color w:val="008000"/>
      <w:sz w:val="18"/>
    </w:rPr>
  </w:style>
  <w:style w:type="paragraph" w:customStyle="1" w:styleId="53">
    <w:name w:val="ACK. HEAD"/>
    <w:basedOn w:val="2"/>
    <w:next w:val="54"/>
    <w:qFormat/>
    <w:uiPriority w:val="0"/>
    <w:pPr>
      <w:outlineLvl w:val="9"/>
    </w:pPr>
  </w:style>
  <w:style w:type="paragraph" w:customStyle="1" w:styleId="54">
    <w:name w:val="ACKNOWLEDGMENTS"/>
    <w:basedOn w:val="4"/>
    <w:qFormat/>
    <w:uiPriority w:val="0"/>
  </w:style>
  <w:style w:type="paragraph" w:customStyle="1" w:styleId="55">
    <w:name w:val="ART"/>
    <w:basedOn w:val="1"/>
    <w:next w:val="1"/>
    <w:qFormat/>
    <w:uiPriority w:val="0"/>
    <w:pPr>
      <w:keepNext/>
      <w:spacing w:before="240" w:after="160" w:line="220" w:lineRule="atLeast"/>
      <w:jc w:val="center"/>
    </w:pPr>
  </w:style>
  <w:style w:type="paragraph" w:customStyle="1" w:styleId="56">
    <w:name w:val="AUTHOR AFFILIATION"/>
    <w:basedOn w:val="4"/>
    <w:qFormat/>
    <w:uiPriority w:val="0"/>
    <w:pPr>
      <w:framePr w:w="5040" w:vSpace="200" w:wrap="around" w:vAnchor="margin" w:hAnchor="text" w:yAlign="bottom"/>
      <w:spacing w:line="180" w:lineRule="exact"/>
    </w:pPr>
    <w:rPr>
      <w:i/>
      <w:sz w:val="16"/>
    </w:rPr>
  </w:style>
  <w:style w:type="paragraph" w:customStyle="1" w:styleId="57">
    <w:name w:val="BIB. HEAD"/>
    <w:basedOn w:val="2"/>
    <w:next w:val="43"/>
    <w:qFormat/>
    <w:uiPriority w:val="0"/>
    <w:pPr>
      <w:outlineLvl w:val="9"/>
    </w:pPr>
  </w:style>
  <w:style w:type="character" w:customStyle="1" w:styleId="58">
    <w:name w:val="Bib. Ref."/>
    <w:qFormat/>
    <w:uiPriority w:val="0"/>
    <w:rPr>
      <w:color w:val="800080"/>
    </w:rPr>
  </w:style>
  <w:style w:type="paragraph" w:customStyle="1" w:styleId="59">
    <w:name w:val="CONCLUSION"/>
    <w:basedOn w:val="4"/>
    <w:next w:val="3"/>
    <w:qFormat/>
    <w:uiPriority w:val="0"/>
  </w:style>
  <w:style w:type="character" w:customStyle="1" w:styleId="60">
    <w:name w:val="Figure (reference to)"/>
    <w:qFormat/>
    <w:uiPriority w:val="0"/>
    <w:rPr>
      <w:color w:val="FF0000"/>
    </w:rPr>
  </w:style>
  <w:style w:type="paragraph" w:customStyle="1" w:styleId="61">
    <w:name w:val="FOOTNOTE"/>
    <w:basedOn w:val="15"/>
    <w:qFormat/>
    <w:uiPriority w:val="0"/>
  </w:style>
  <w:style w:type="character" w:customStyle="1" w:styleId="62">
    <w:name w:val="Footnote (reference to)"/>
    <w:basedOn w:val="28"/>
    <w:qFormat/>
    <w:uiPriority w:val="0"/>
    <w:rPr>
      <w:color w:val="008000"/>
      <w:position w:val="-2"/>
      <w:sz w:val="25"/>
      <w:vertAlign w:val="superscript"/>
    </w:rPr>
  </w:style>
  <w:style w:type="paragraph" w:customStyle="1" w:styleId="63">
    <w:name w:val="INTRODUCTION"/>
    <w:basedOn w:val="4"/>
    <w:next w:val="3"/>
    <w:qFormat/>
    <w:uiPriority w:val="0"/>
  </w:style>
  <w:style w:type="paragraph" w:customStyle="1" w:styleId="64">
    <w:name w:val="KEY WORD"/>
    <w:basedOn w:val="34"/>
    <w:next w:val="1"/>
    <w:qFormat/>
    <w:uiPriority w:val="0"/>
    <w:pPr>
      <w:spacing w:after="0"/>
    </w:pPr>
  </w:style>
  <w:style w:type="character" w:customStyle="1" w:styleId="65">
    <w:name w:val="MemberType"/>
    <w:basedOn w:val="21"/>
    <w:qFormat/>
    <w:uiPriority w:val="0"/>
    <w:rPr>
      <w:rFonts w:ascii="Times New Roman" w:hAnsi="Times New Roman" w:cs="Times New Roman"/>
      <w:i/>
      <w:iCs/>
      <w:sz w:val="22"/>
      <w:szCs w:val="22"/>
    </w:rPr>
  </w:style>
  <w:style w:type="paragraph" w:customStyle="1" w:styleId="66">
    <w:name w:val="Figure Caption"/>
    <w:basedOn w:val="1"/>
    <w:qFormat/>
    <w:uiPriority w:val="0"/>
    <w:pPr>
      <w:widowControl/>
      <w:autoSpaceDE w:val="0"/>
      <w:autoSpaceDN w:val="0"/>
      <w:spacing w:line="240" w:lineRule="auto"/>
    </w:pPr>
    <w:rPr>
      <w:rFonts w:ascii="Times New Roman" w:hAnsi="Times New Roman"/>
      <w:kern w:val="0"/>
      <w:sz w:val="16"/>
      <w:szCs w:val="16"/>
    </w:rPr>
  </w:style>
  <w:style w:type="paragraph" w:customStyle="1" w:styleId="67">
    <w:name w:val="Text"/>
    <w:basedOn w:val="1"/>
    <w:qFormat/>
    <w:uiPriority w:val="0"/>
    <w:pPr>
      <w:autoSpaceDE w:val="0"/>
      <w:autoSpaceDN w:val="0"/>
      <w:spacing w:line="252" w:lineRule="auto"/>
      <w:ind w:firstLine="202"/>
    </w:pPr>
    <w:rPr>
      <w:rFonts w:ascii="Times New Roman" w:hAnsi="Times New Roman"/>
      <w:kern w:val="0"/>
      <w:sz w:val="20"/>
    </w:rPr>
  </w:style>
  <w:style w:type="paragraph" w:customStyle="1" w:styleId="68">
    <w:name w:val="Equation"/>
    <w:basedOn w:val="1"/>
    <w:next w:val="1"/>
    <w:qFormat/>
    <w:uiPriority w:val="0"/>
    <w:pPr>
      <w:tabs>
        <w:tab w:val="right" w:pos="5040"/>
      </w:tabs>
      <w:autoSpaceDE w:val="0"/>
      <w:autoSpaceDN w:val="0"/>
      <w:spacing w:line="252" w:lineRule="auto"/>
    </w:pPr>
    <w:rPr>
      <w:rFonts w:ascii="Times New Roman" w:hAnsi="Times New Roman"/>
      <w:kern w:val="0"/>
      <w:sz w:val="20"/>
    </w:rPr>
  </w:style>
  <w:style w:type="paragraph" w:customStyle="1" w:styleId="69">
    <w:name w:val="Reference Head"/>
    <w:basedOn w:val="2"/>
    <w:qFormat/>
    <w:uiPriority w:val="0"/>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70">
    <w:name w:val="References"/>
    <w:basedOn w:val="1"/>
    <w:qFormat/>
    <w:uiPriority w:val="0"/>
    <w:pPr>
      <w:widowControl/>
      <w:autoSpaceDE w:val="0"/>
      <w:autoSpaceDN w:val="0"/>
      <w:spacing w:line="240" w:lineRule="auto"/>
    </w:pPr>
    <w:rPr>
      <w:rFonts w:ascii="Times New Roman" w:hAnsi="Times New Roman"/>
      <w:kern w:val="0"/>
      <w:sz w:val="16"/>
      <w:szCs w:val="16"/>
    </w:rPr>
  </w:style>
  <w:style w:type="paragraph" w:customStyle="1" w:styleId="71">
    <w:name w:val="Table Title"/>
    <w:basedOn w:val="1"/>
    <w:qFormat/>
    <w:uiPriority w:val="0"/>
    <w:pPr>
      <w:widowControl/>
      <w:autoSpaceDE w:val="0"/>
      <w:autoSpaceDN w:val="0"/>
      <w:spacing w:line="240" w:lineRule="auto"/>
      <w:jc w:val="center"/>
    </w:pPr>
    <w:rPr>
      <w:rFonts w:ascii="Times New Roman" w:hAnsi="Times New Roman"/>
      <w:smallCaps/>
      <w:kern w:val="0"/>
      <w:sz w:val="16"/>
      <w:szCs w:val="16"/>
    </w:rPr>
  </w:style>
  <w:style w:type="character" w:customStyle="1" w:styleId="72">
    <w:name w:val="批注文字 字符"/>
    <w:basedOn w:val="21"/>
    <w:link w:val="9"/>
    <w:qFormat/>
    <w:uiPriority w:val="0"/>
    <w:rPr>
      <w:rFonts w:ascii="Palatino" w:hAnsi="Palatino"/>
      <w:kern w:val="16"/>
    </w:rPr>
  </w:style>
  <w:style w:type="character" w:customStyle="1" w:styleId="73">
    <w:name w:val="批注主题 字符"/>
    <w:basedOn w:val="72"/>
    <w:link w:val="17"/>
    <w:qFormat/>
    <w:uiPriority w:val="0"/>
    <w:rPr>
      <w:rFonts w:ascii="Palatino" w:hAnsi="Palatino"/>
      <w:b/>
      <w:bCs/>
      <w:kern w:val="16"/>
    </w:rPr>
  </w:style>
  <w:style w:type="paragraph" w:customStyle="1" w:styleId="74">
    <w:name w:val="修订1"/>
    <w:hidden/>
    <w:semiHidden/>
    <w:qFormat/>
    <w:uiPriority w:val="99"/>
    <w:rPr>
      <w:rFonts w:ascii="Palatino" w:hAnsi="Palatino" w:cs="Times New Roman" w:eastAsiaTheme="minorEastAsia"/>
      <w:kern w:val="16"/>
      <w:sz w:val="19"/>
      <w:lang w:val="en-US" w:eastAsia="en-US" w:bidi="ar-SA"/>
    </w:rPr>
  </w:style>
  <w:style w:type="character" w:customStyle="1" w:styleId="75">
    <w:name w:val="批注框文本 字符"/>
    <w:basedOn w:val="21"/>
    <w:link w:val="12"/>
    <w:qFormat/>
    <w:uiPriority w:val="0"/>
    <w:rPr>
      <w:rFonts w:ascii="Tahoma" w:hAnsi="Tahoma" w:cs="Tahoma"/>
      <w:kern w:val="16"/>
      <w:sz w:val="16"/>
      <w:szCs w:val="16"/>
    </w:rPr>
  </w:style>
  <w:style w:type="character" w:customStyle="1" w:styleId="76">
    <w:name w:val="transsent"/>
    <w:basedOn w:val="21"/>
    <w:qFormat/>
    <w:uiPriority w:val="0"/>
  </w:style>
  <w:style w:type="paragraph" w:styleId="77">
    <w:name w:val="List Paragraph"/>
    <w:basedOn w:val="1"/>
    <w:qFormat/>
    <w:uiPriority w:val="34"/>
    <w:pPr>
      <w:spacing w:line="240" w:lineRule="auto"/>
      <w:ind w:firstLine="420" w:firstLineChars="200"/>
    </w:pPr>
    <w:rPr>
      <w:rFonts w:asciiTheme="minorHAnsi" w:hAnsiTheme="minorHAnsi" w:cstheme="minorBidi"/>
      <w:kern w:val="2"/>
      <w:sz w:val="21"/>
      <w:szCs w:val="22"/>
      <w:lang w:eastAsia="zh-CN"/>
    </w:rPr>
  </w:style>
  <w:style w:type="character" w:customStyle="1" w:styleId="78">
    <w:name w:val="tgt"/>
    <w:basedOn w:val="21"/>
    <w:qFormat/>
    <w:uiPriority w:val="0"/>
  </w:style>
  <w:style w:type="character" w:styleId="79">
    <w:name w:val="Placeholder Text"/>
    <w:basedOn w:val="21"/>
    <w:semiHidden/>
    <w:qFormat/>
    <w:uiPriority w:val="99"/>
    <w:rPr>
      <w:color w:val="808080"/>
    </w:rPr>
  </w:style>
  <w:style w:type="table" w:customStyle="1" w:styleId="80">
    <w:name w:val="网格表 5 深色 - 着色 51"/>
    <w:basedOn w:val="18"/>
    <w:qFormat/>
    <w:uiPriority w:val="50"/>
    <w:rPr>
      <w:rFonts w:asciiTheme="minorHAnsi" w:hAnsiTheme="minorHAnsi" w:cstheme="minorBid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character" w:customStyle="1" w:styleId="81">
    <w:name w:val="页眉 字符"/>
    <w:basedOn w:val="21"/>
    <w:link w:val="14"/>
    <w:qFormat/>
    <w:uiPriority w:val="0"/>
    <w:rPr>
      <w:rFonts w:ascii="Helvetica" w:hAnsi="Helvetica"/>
      <w:caps/>
      <w:kern w:val="16"/>
      <w:sz w:val="14"/>
    </w:rPr>
  </w:style>
  <w:style w:type="character" w:customStyle="1" w:styleId="82">
    <w:name w:val="页脚 字符"/>
    <w:basedOn w:val="21"/>
    <w:link w:val="13"/>
    <w:qFormat/>
    <w:uiPriority w:val="0"/>
    <w:rPr>
      <w:rFonts w:ascii="Palatino" w:hAnsi="Palatino"/>
      <w:kern w:val="16"/>
      <w:sz w:val="19"/>
    </w:rPr>
  </w:style>
  <w:style w:type="table" w:customStyle="1" w:styleId="83">
    <w:name w:val="无格式表格 41"/>
    <w:basedOn w:val="18"/>
    <w:qFormat/>
    <w:uiPriority w:val="44"/>
    <w:rPr>
      <w:rFonts w:asciiTheme="minorHAnsi" w:hAnsiTheme="minorHAnsi" w:cstheme="minorBidi"/>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84">
    <w:name w:val="标题 1 字符"/>
    <w:basedOn w:val="21"/>
    <w:link w:val="2"/>
    <w:qFormat/>
    <w:uiPriority w:val="0"/>
    <w:rPr>
      <w:rFonts w:ascii="Helvetica" w:hAnsi="Helvetica"/>
      <w:b/>
      <w:smallCaps/>
      <w:kern w:val="16"/>
      <w:sz w:val="23"/>
    </w:rPr>
  </w:style>
  <w:style w:type="character" w:customStyle="1" w:styleId="85">
    <w:name w:val="标题 2 字符"/>
    <w:basedOn w:val="21"/>
    <w:link w:val="5"/>
    <w:qFormat/>
    <w:uiPriority w:val="0"/>
    <w:rPr>
      <w:rFonts w:ascii="Helvetica" w:hAnsi="Helvetica"/>
      <w:b/>
      <w:kern w:val="16"/>
    </w:rPr>
  </w:style>
  <w:style w:type="character" w:customStyle="1" w:styleId="86">
    <w:name w:val="标题 3 字符"/>
    <w:basedOn w:val="21"/>
    <w:link w:val="6"/>
    <w:qFormat/>
    <w:uiPriority w:val="0"/>
    <w:rPr>
      <w:rFonts w:ascii="Helvetica" w:hAnsi="Helvetica"/>
      <w:i/>
      <w:kern w:val="16"/>
    </w:rPr>
  </w:style>
  <w:style w:type="character" w:customStyle="1" w:styleId="87">
    <w:name w:val="标题 4 字符"/>
    <w:basedOn w:val="21"/>
    <w:link w:val="7"/>
    <w:qFormat/>
    <w:uiPriority w:val="0"/>
    <w:rPr>
      <w:kern w:val="16"/>
      <w:sz w:val="24"/>
      <w:u w:val="single"/>
    </w:rPr>
  </w:style>
  <w:style w:type="character" w:customStyle="1" w:styleId="88">
    <w:name w:val="脚注文本 字符"/>
    <w:basedOn w:val="21"/>
    <w:link w:val="15"/>
    <w:semiHidden/>
    <w:qFormat/>
    <w:uiPriority w:val="0"/>
    <w:rPr>
      <w:rFonts w:ascii="Palatino" w:hAnsi="Palatino"/>
      <w:kern w:val="16"/>
      <w:sz w:val="15"/>
    </w:rPr>
  </w:style>
  <w:style w:type="character" w:customStyle="1" w:styleId="89">
    <w:name w:val="日期 字符"/>
    <w:basedOn w:val="21"/>
    <w:link w:val="11"/>
    <w:semiHidden/>
    <w:qFormat/>
    <w:uiPriority w:val="0"/>
    <w:rPr>
      <w:rFonts w:ascii="Palatino" w:hAnsi="Palatino"/>
      <w:kern w:val="16"/>
      <w:sz w:val="19"/>
    </w:rPr>
  </w:style>
  <w:style w:type="table" w:customStyle="1" w:styleId="90">
    <w:name w:val="网格型1"/>
    <w:basedOn w:val="18"/>
    <w:qFormat/>
    <w:uiPriority w:val="39"/>
    <w:rPr>
      <w:rFonts w:asciiTheme="minorHAnsi" w:hAnsiTheme="minorHAnsi" w:cstheme="minorBidi"/>
      <w:kern w:val="2"/>
      <w:sz w:val="24"/>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1">
    <w:name w:val="msonormal"/>
    <w:basedOn w:val="1"/>
    <w:qFormat/>
    <w:uiPriority w:val="0"/>
    <w:pPr>
      <w:widowControl/>
      <w:spacing w:before="100" w:beforeAutospacing="1" w:after="100" w:afterAutospacing="1" w:line="240" w:lineRule="auto"/>
      <w:jc w:val="left"/>
    </w:pPr>
    <w:rPr>
      <w:rFonts w:ascii="宋体" w:hAnsi="宋体" w:eastAsia="宋体" w:cs="宋体"/>
      <w:kern w:val="0"/>
      <w:sz w:val="24"/>
      <w:szCs w:val="24"/>
      <w:lang w:eastAsia="zh-CN"/>
    </w:rPr>
  </w:style>
  <w:style w:type="table" w:customStyle="1" w:styleId="92">
    <w:name w:val="网格表 4 - 着色 51"/>
    <w:basedOn w:val="18"/>
    <w:qFormat/>
    <w:uiPriority w:val="49"/>
    <w:rPr>
      <w:rFonts w:asciiTheme="minorHAnsi" w:hAnsiTheme="minorHAnsi"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93">
    <w:name w:val="网格表 6 彩色1"/>
    <w:basedOn w:val="1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4">
    <w:name w:val="清单表 1 浅色1"/>
    <w:basedOn w:val="1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5">
    <w:name w:val="清单表 3 - 着色 11"/>
    <w:basedOn w:val="18"/>
    <w:qFormat/>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 w:type="table" w:customStyle="1" w:styleId="96">
    <w:name w:val="清单表 41"/>
    <w:basedOn w:val="1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7">
    <w:name w:val="无格式表格 21"/>
    <w:basedOn w:val="1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8">
    <w:name w:val="网格表 1 浅色 - 着色 41"/>
    <w:basedOn w:val="18"/>
    <w:qFormat/>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table" w:customStyle="1" w:styleId="99">
    <w:name w:val="网格表 41"/>
    <w:basedOn w:val="1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0">
    <w:name w:val="网格表 1 浅色1"/>
    <w:basedOn w:val="1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101">
    <w:name w:val="apple-converted-space"/>
    <w:basedOn w:val="21"/>
    <w:qFormat/>
    <w:uiPriority w:val="0"/>
  </w:style>
  <w:style w:type="character" w:customStyle="1" w:styleId="102">
    <w:name w:val="正文文本 字符"/>
    <w:basedOn w:val="21"/>
    <w:link w:val="10"/>
    <w:qFormat/>
    <w:uiPriority w:val="99"/>
    <w:rPr>
      <w:rFonts w:asciiTheme="minorHAnsi" w:hAnsiTheme="minorHAnsi" w:cstheme="minorBidi"/>
      <w:kern w:val="2"/>
      <w:sz w:val="21"/>
      <w:szCs w:val="24"/>
    </w:rPr>
  </w:style>
  <w:style w:type="character" w:customStyle="1" w:styleId="103">
    <w:name w:val="15"/>
    <w:basedOn w:val="21"/>
    <w:qFormat/>
    <w:uiPriority w:val="0"/>
    <w:rPr>
      <w:rFonts w:hint="default" w:ascii="Times New Roman" w:hAnsi="Times New Roman" w:cs="Times New Roman"/>
      <w:color w:val="FF0000"/>
    </w:rPr>
  </w:style>
  <w:style w:type="paragraph" w:customStyle="1" w:styleId="104">
    <w:name w:val="修订2"/>
    <w:hidden/>
    <w:semiHidden/>
    <w:qFormat/>
    <w:uiPriority w:val="99"/>
    <w:rPr>
      <w:rFonts w:ascii="Palatino" w:hAnsi="Palatino" w:cs="Times New Roman" w:eastAsiaTheme="minorEastAsia"/>
      <w:kern w:val="16"/>
      <w:sz w:val="19"/>
      <w:lang w:val="en-US" w:eastAsia="en-US" w:bidi="ar-SA"/>
    </w:rPr>
  </w:style>
  <w:style w:type="paragraph" w:customStyle="1" w:styleId="105">
    <w:name w:val="修订3"/>
    <w:hidden/>
    <w:semiHidden/>
    <w:qFormat/>
    <w:uiPriority w:val="99"/>
    <w:rPr>
      <w:rFonts w:ascii="Palatino" w:hAnsi="Palatino" w:cs="Times New Roman" w:eastAsiaTheme="minorEastAsia"/>
      <w:kern w:val="16"/>
      <w:sz w:val="19"/>
      <w:lang w:val="en-US" w:eastAsia="en-US" w:bidi="ar-SA"/>
    </w:rPr>
  </w:style>
  <w:style w:type="paragraph" w:customStyle="1" w:styleId="106">
    <w:name w:val="修订4"/>
    <w:hidden/>
    <w:semiHidden/>
    <w:qFormat/>
    <w:uiPriority w:val="99"/>
    <w:rPr>
      <w:rFonts w:ascii="Palatino" w:hAnsi="Palatino" w:cs="Times New Roman" w:eastAsiaTheme="minorEastAsia"/>
      <w:kern w:val="16"/>
      <w:sz w:val="19"/>
      <w:lang w:val="en-US" w:eastAsia="en-US" w:bidi="ar-SA"/>
    </w:rPr>
  </w:style>
  <w:style w:type="paragraph" w:customStyle="1" w:styleId="107">
    <w:name w:val="修订5"/>
    <w:hidden/>
    <w:semiHidden/>
    <w:qFormat/>
    <w:uiPriority w:val="99"/>
    <w:rPr>
      <w:rFonts w:ascii="Palatino" w:hAnsi="Palatino" w:cs="Times New Roman" w:eastAsiaTheme="minorEastAsia"/>
      <w:kern w:val="16"/>
      <w:sz w:val="19"/>
      <w:lang w:val="en-US" w:eastAsia="en-US" w:bidi="ar-SA"/>
    </w:rPr>
  </w:style>
  <w:style w:type="table" w:customStyle="1" w:styleId="108">
    <w:name w:val="样式1"/>
    <w:basedOn w:val="20"/>
    <w:qFormat/>
    <w:uiPriority w:val="99"/>
    <w:tblPr>
      <w:tblBorders>
        <w:top w:val="single" w:color="000000" w:themeColor="text1" w:sz="12" w:space="0"/>
        <w:bottom w:val="single" w:color="000000" w:themeColor="text1" w:sz="12" w:space="0"/>
      </w:tblBorders>
    </w:tblPr>
    <w:tcPr>
      <w:shd w:val="clear" w:color="auto" w:fill="auto"/>
    </w:tc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24.jpeg"/><Relationship Id="rId43" Type="http://schemas.openxmlformats.org/officeDocument/2006/relationships/image" Target="media/image23.jpe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jpeg"/><Relationship Id="rId4" Type="http://schemas.microsoft.com/office/2011/relationships/commentsExtended" Target="commentsExtended.xml"/><Relationship Id="rId39" Type="http://schemas.openxmlformats.org/officeDocument/2006/relationships/image" Target="media/image19.jpeg"/><Relationship Id="rId38" Type="http://schemas.openxmlformats.org/officeDocument/2006/relationships/image" Target="media/image18.jpeg"/><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emf"/><Relationship Id="rId3" Type="http://schemas.openxmlformats.org/officeDocument/2006/relationships/comments" Target="comments.xml"/><Relationship Id="rId29" Type="http://schemas.openxmlformats.org/officeDocument/2006/relationships/oleObject" Target="embeddings/oleObject2.bin"/><Relationship Id="rId28" Type="http://schemas.openxmlformats.org/officeDocument/2006/relationships/image" Target="media/image9.emf"/><Relationship Id="rId27" Type="http://schemas.openxmlformats.org/officeDocument/2006/relationships/oleObject" Target="embeddings/oleObject1.bin"/><Relationship Id="rId26" Type="http://schemas.openxmlformats.org/officeDocument/2006/relationships/image" Target="media/image8.emf"/><Relationship Id="rId25" Type="http://schemas.openxmlformats.org/officeDocument/2006/relationships/package" Target="embeddings/Microsoft_Visio___1.vsdx"/><Relationship Id="rId24" Type="http://schemas.openxmlformats.org/officeDocument/2006/relationships/image" Target="media/image7.pn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E9C96-40EE-489F-82B4-2F788DFCEC58}">
  <ds:schemaRefs/>
</ds:datastoreItem>
</file>

<file path=docProps/app.xml><?xml version="1.0" encoding="utf-8"?>
<Properties xmlns="http://schemas.openxmlformats.org/officeDocument/2006/extended-properties" xmlns:vt="http://schemas.openxmlformats.org/officeDocument/2006/docPropsVTypes">
  <Template>Trans_final_submission</Template>
  <Company>IEEE Computer Society</Company>
  <Pages>16</Pages>
  <Words>5815</Words>
  <Characters>7415</Characters>
  <Lines>376</Lines>
  <Paragraphs>105</Paragraphs>
  <TotalTime>1738</TotalTime>
  <ScaleCrop>false</ScaleCrop>
  <LinksUpToDate>false</LinksUpToDate>
  <CharactersWithSpaces>7713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2021-08-05T15:33:00Z</dcterms:created>
  <dc:creator>Administrator</dc:creator>
  <cp:lastModifiedBy>王玺洲</cp:lastModifiedBy>
  <cp:lastPrinted>2003-04-30T17:12:00Z</cp:lastPrinted>
  <dcterms:modified xsi:type="dcterms:W3CDTF">2025-10-18T13:35:07Z</dcterms:modified>
  <dc:title>Transaction / Regular Paper Title</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E02571F23D4A47E69F96FD789E0378E0</vt:lpwstr>
  </property>
  <property fmtid="{D5CDD505-2E9C-101B-9397-08002B2CF9AE}" pid="4" name="commondata">
    <vt:lpwstr>eyJoZGlkIjoiYWZmMDNlMWE0NjNlOTQxMmNmYTk3NWZlYzFkZTdmODkifQ==</vt:lpwstr>
  </property>
  <property fmtid="{D5CDD505-2E9C-101B-9397-08002B2CF9AE}" pid="5" name="KSOTemplateDocerSaveRecord">
    <vt:lpwstr>eyJoZGlkIjoiN2RlNDIyYjUyMTA4ZWYzZjY4MDFkNzkzMDNhMzJiY2QiLCJ1c2VySWQiOiIxMDI5MzI2NjQ4In0=</vt:lpwstr>
  </property>
</Properties>
</file>